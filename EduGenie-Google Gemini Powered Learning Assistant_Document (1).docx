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657538232"/>
        <w:tag w:val="goog_rdk_20"/>
      </w:sdtPr>
      <w:sdtContent>
        <w:p w:rsidR="00000000" w:rsidDel="00000000" w:rsidP="00000000" w:rsidRDefault="00000000" w:rsidRPr="00000000" w14:paraId="00000001">
          <w:pPr>
            <w:pStyle w:val="Heading1"/>
            <w:numPr>
              <w:ilvl w:val="0"/>
              <w:numId w:val="22"/>
            </w:numPr>
            <w:ind w:left="720" w:hanging="360"/>
            <w:rPr>
              <w:ins w:author="Itx Mithilan" w:id="10" w:date="2026-09-29T10:03:51Z"/>
              <w:u w:val="none"/>
              <w:rPrChange w:author="Bhavi Riya" w:id="11" w:date="2026-09-30T13:00:30Z">
                <w:rPr>
                  <w:rFonts w:ascii="Arial" w:cs="Arial" w:eastAsia="Arial" w:hAnsi="Arial"/>
                  <w:b w:val="0"/>
                  <w:bCs w:val="0"/>
                  <w:i w:val="0"/>
                  <w:iCs w:val="0"/>
                  <w:smallCaps w:val="0"/>
                  <w:strike w:val="0"/>
                  <w:color w:val="000000"/>
                  <w:sz w:val="22"/>
                  <w:szCs w:val="22"/>
                  <w:u w:val="none"/>
                  <w:shd w:fill="auto" w:val="clear"/>
                  <w:vertAlign w:val="baseline"/>
                </w:rPr>
              </w:rPrChange>
            </w:rPr>
            <w:pPrChange w:author="Bhavi Riya" w:id="0" w:date="2026-09-30T13:00:30Z">
              <w:pPr>
                <w:pStyle w:val="Heading1"/>
              </w:pPr>
            </w:pPrChange>
          </w:pPr>
          <w:sdt>
            <w:sdtPr>
              <w:id w:val="1126747521"/>
              <w:tag w:val="goog_rdk_1"/>
            </w:sdtPr>
            <w:sdtContent>
              <w:ins w:author="Kerithika" w:id="2" w:date="2026-09-30T13:53:34Z"/>
              <w:sdt>
                <w:sdtPr>
                  <w:id w:val="1894401694"/>
                  <w:tag w:val="goog_rdk_2"/>
                </w:sdtPr>
                <w:sdtContent>
                  <w:ins w:author="Kerithika" w:id="2" w:date="2026-09-30T13:53:34Z">
                    <w:r w:rsidDel="00000000" w:rsidR="00000000" w:rsidRPr="00000000">
                      <w:rPr>
                        <w:rtl w:val="0"/>
                        <w:rPrChange w:author="Kerithika" w:id="3" w:date="2026-09-30T13:53:34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Kerithika" w:id="2" w:date="2026-09-30T13:53:34Z"/>
            </w:sdtContent>
          </w:sdt>
          <w:sdt>
            <w:sdtPr>
              <w:id w:val="1674448530"/>
              <w:tag w:val="goog_rdk_3"/>
            </w:sdtPr>
            <w:sdtContent>
              <w:ins w:author="HARINI BK" w:id="4" w:date="2026-09-30T03:36:43Z">
                <w:sdt>
                  <w:sdtPr>
                    <w:id w:val="-96409957"/>
                    <w:tag w:val="goog_rdk_4"/>
                  </w:sdtPr>
                  <w:sdtContent>
                    <w:del w:author="abirami mani" w:id="5" w:date="2026-09-30T06:02:16Z"/>
                  </w:sdtContent>
                </w:sdt>
              </w:ins>
              <w:sdt>
                <w:sdtPr>
                  <w:id w:val="21682259"/>
                  <w:tag w:val="goog_rdk_5"/>
                </w:sdtPr>
                <w:sdtContent>
                  <w:ins w:author="HARINI BK" w:id="4" w:date="2026-09-30T03:36:43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INI BK" w:id="4" w:date="2026-09-30T03:36:43Z">
                <w:del w:author="abirami mani" w:id="5" w:date="2026-09-30T06:02:16Z"/>
              </w:ins>
            </w:sdtContent>
          </w:sdt>
          <w:sdt>
            <w:sdtPr>
              <w:id w:val="-1193666116"/>
              <w:tag w:val="goog_rdk_6"/>
            </w:sdtPr>
            <w:sdtContent>
              <w:del w:author="abirami mani" w:id="5" w:date="2026-09-30T06:02:16Z"/>
            </w:sdtContent>
          </w:sdt>
          <w:sdt>
            <w:sdtPr>
              <w:id w:val="1884367321"/>
              <w:tag w:val="goog_rdk_7"/>
            </w:sdtPr>
            <w:sdtContent>
              <w:ins w:author="Aswini Aswini" w:id="7" w:date="2026-09-29T14:30:37Z">
                <w:sdt>
                  <w:sdtPr>
                    <w:id w:val="-714791040"/>
                    <w:tag w:val="goog_rdk_8"/>
                  </w:sdtPr>
                  <w:sdtContent>
                    <w:del w:author="abirami mani" w:id="5" w:date="2026-09-30T06:02:16Z"/>
                  </w:sdtContent>
                </w:sdt>
              </w:ins>
              <w:sdt>
                <w:sdtPr>
                  <w:id w:val="-1119021941"/>
                  <w:tag w:val="goog_rdk_9"/>
                </w:sdtPr>
                <w:sdtContent>
                  <w:ins w:author="Aswini Aswini" w:id="7" w:date="2026-09-29T14:30:37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wsx</w:delText>
                      </w:r>
                    </w:del>
                  </w:ins>
                </w:sdtContent>
              </w:sdt>
              <w:ins w:author="Aswini Aswini" w:id="7" w:date="2026-09-29T14:30:37Z">
                <w:del w:author="abirami mani" w:id="5" w:date="2026-09-30T06:02:16Z"/>
              </w:ins>
            </w:sdtContent>
          </w:sdt>
          <w:sdt>
            <w:sdtPr>
              <w:id w:val="-419586423"/>
              <w:tag w:val="goog_rdk_10"/>
            </w:sdtPr>
            <w:sdtContent>
              <w:del w:author="abirami mani" w:id="5" w:date="2026-09-30T06:02:16Z"/>
            </w:sdtContent>
          </w:sdt>
          <w:sdt>
            <w:sdtPr>
              <w:id w:val="-1947279753"/>
              <w:tag w:val="goog_rdk_11"/>
            </w:sdtPr>
            <w:sdtContent>
              <w:ins w:author="mani mani" w:id="8" w:date="2026-09-29T10:33:50Z">
                <w:sdt>
                  <w:sdtPr>
                    <w:id w:val="-1785127003"/>
                    <w:tag w:val="goog_rdk_12"/>
                  </w:sdtPr>
                  <w:sdtContent>
                    <w:del w:author="abirami mani" w:id="5" w:date="2026-09-30T06:02:16Z"/>
                  </w:sdtContent>
                </w:sdt>
              </w:ins>
              <w:sdt>
                <w:sdtPr>
                  <w:id w:val="161745060"/>
                  <w:tag w:val="goog_rdk_13"/>
                </w:sdtPr>
                <w:sdtContent>
                  <w:ins w:author="mani mani" w:id="8" w:date="2026-09-29T10:33:50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401203</w:delText>
                      </w:r>
                    </w:del>
                  </w:ins>
                </w:sdtContent>
              </w:sdt>
              <w:ins w:author="mani mani" w:id="8" w:date="2026-09-29T10:33:50Z">
                <w:del w:author="abirami mani" w:id="5" w:date="2026-09-30T06:02:16Z"/>
              </w:ins>
            </w:sdtContent>
          </w:sdt>
          <w:sdt>
            <w:sdtPr>
              <w:id w:val="-1385162570"/>
              <w:tag w:val="goog_rdk_14"/>
            </w:sdtPr>
            <w:sdtContent>
              <w:del w:author="abirami mani" w:id="5" w:date="2026-09-30T06:02:16Z"/>
            </w:sdtContent>
          </w:sdt>
          <w:sdt>
            <w:sdtPr>
              <w:id w:val="476012539"/>
              <w:tag w:val="goog_rdk_15"/>
            </w:sdtPr>
            <w:sdtContent>
              <w:ins w:author="Mukesh" w:id="9" w:date="2026-09-29T10:05:57Z">
                <w:sdt>
                  <w:sdtPr>
                    <w:id w:val="-583519077"/>
                    <w:tag w:val="goog_rdk_16"/>
                  </w:sdtPr>
                  <w:sdtContent>
                    <w:del w:author="abirami mani" w:id="5" w:date="2026-09-30T06:02:16Z"/>
                  </w:sdtContent>
                </w:sdt>
              </w:ins>
              <w:sdt>
                <w:sdtPr>
                  <w:id w:val="1785625812"/>
                  <w:tag w:val="goog_rdk_17"/>
                </w:sdtPr>
                <w:sdtContent>
                  <w:ins w:author="Mukesh" w:id="9" w:date="2026-09-29T10:05:57Z">
                    <w:del w:author="abirami mani" w:id="5" w:date="2026-09-30T06:02:16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MPT</w:delText>
                      </w:r>
                    </w:del>
                  </w:ins>
                </w:sdtContent>
              </w:sdt>
              <w:ins w:author="Mukesh" w:id="9" w:date="2026-09-29T10:05:57Z">
                <w:del w:author="abirami mani" w:id="5" w:date="2026-09-30T06:02:16Z"/>
              </w:ins>
            </w:sdtContent>
          </w:sdt>
          <w:sdt>
            <w:sdtPr>
              <w:id w:val="1496286359"/>
              <w:tag w:val="goog_rdk_18"/>
            </w:sdtPr>
            <w:sdtContent>
              <w:ins w:author="Itx Mithilan" w:id="10" w:date="2026-09-29T10:03:51Z"/>
              <w:sdt>
                <w:sdtPr>
                  <w:id w:val="2065519892"/>
                  <w:tag w:val="goog_rdk_19"/>
                </w:sdtPr>
                <w:sdtContent>
                  <w:ins w:author="Itx Mithilan" w:id="10" w:date="2026-09-29T10:03:51Z">
                    <w:r w:rsidDel="00000000" w:rsidR="00000000" w:rsidRPr="00000000">
                      <w:rPr>
                        <w:rtl w:val="0"/>
                      </w:rPr>
                    </w:r>
                  </w:ins>
                </w:sdtContent>
              </w:sdt>
              <w:ins w:author="Itx Mithilan" w:id="10" w:date="2026-09-29T10:03:51Z">
                <w:bookmarkStart w:colFirst="0" w:colLast="0" w:name="_heading=h.lkuj7vtqphaq" w:id="0"/>
                <w:bookmarkEnd w:id="0"/>
              </w:ins>
            </w:sdtContent>
          </w:sdt>
        </w:p>
      </w:sdtContent>
    </w:sdt>
    <w:sdt>
      <w:sdtPr>
        <w:id w:val="536121500"/>
        <w:tag w:val="goog_rdk_23"/>
      </w:sdtPr>
      <w:sdtContent>
        <w:p w:rsidR="00000000" w:rsidDel="00000000" w:rsidP="00000000" w:rsidRDefault="00000000" w:rsidRPr="00000000" w14:paraId="0000000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86517453"/>
              <w:tag w:val="goog_rdk_21"/>
            </w:sdtPr>
            <w:sdtContent>
              <w:ins w:author="Itx Mithilan" w:id="10" w:date="2026-09-29T10:03:51Z"/>
              <w:sdt>
                <w:sdtPr>
                  <w:id w:val="-969201294"/>
                  <w:tag w:val="goog_rdk_22"/>
                </w:sdtPr>
                <w:sdtContent>
                  <w:ins w:author="Itx Mithilan" w:id="10" w:date="2026-09-29T10:03:51Z">
                    <w:r w:rsidDel="00000000" w:rsidR="00000000" w:rsidRPr="00000000">
                      <w:rPr>
                        <w:rtl w:val="0"/>
                      </w:rPr>
                    </w:r>
                  </w:ins>
                </w:sdtContent>
              </w:sdt>
              <w:ins w:author="Itx Mithilan" w:id="10" w:date="2026-09-29T10:03:51Z">
                <w:bookmarkStart w:colFirst="0" w:colLast="0" w:name="_heading=h.s02en3jyajp4" w:id="1"/>
                <w:bookmarkEnd w:id="1"/>
              </w:ins>
            </w:sdtContent>
          </w:sdt>
        </w:p>
      </w:sdtContent>
    </w:sdt>
    <w:sdt>
      <w:sdtPr>
        <w:id w:val="-677793976"/>
        <w:tag w:val="goog_rdk_28"/>
      </w:sdtPr>
      <w:sdtContent>
        <w:p w:rsidR="00000000" w:rsidDel="00000000" w:rsidP="00000000" w:rsidRDefault="00000000" w:rsidRPr="00000000" w14:paraId="00000003">
          <w:pPr>
            <w:pStyle w:val="Heading1"/>
            <w:rPr>
              <w:ins w:author="Itx Mithilan" w:id="10" w:date="2026-09-29T10:03:51Z"/>
              <w:del w:author="mani mani" w:id="12" w:date="2026-09-29T10:33:57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801579663"/>
              <w:tag w:val="goog_rdk_25"/>
            </w:sdtPr>
            <w:sdtContent>
              <w:ins w:author="Itx Mithilan" w:id="10" w:date="2026-09-29T10:03:51Z">
                <w:sdt>
                  <w:sdtPr>
                    <w:id w:val="171954124"/>
                    <w:tag w:val="goog_rdk_26"/>
                  </w:sdtPr>
                  <w:sdtContent>
                    <w:del w:author="mani mani" w:id="12" w:date="2026-09-29T10:33:57Z"/>
                  </w:sdtContent>
                </w:sdt>
              </w:ins>
              <w:sdt>
                <w:sdtPr>
                  <w:id w:val="-1017551909"/>
                  <w:tag w:val="goog_rdk_27"/>
                </w:sdtPr>
                <w:sdtContent>
                  <w:ins w:author="Itx Mithilan" w:id="10" w:date="2026-09-29T10:03:51Z">
                    <w:del w:author="mani mani" w:id="12" w:date="2026-09-29T10:33:57Z">
                      <w:r w:rsidDel="00000000" w:rsidR="00000000" w:rsidRPr="00000000">
                        <w:rPr>
                          <w:rtl w:val="0"/>
                        </w:rPr>
                      </w:r>
                    </w:del>
                  </w:ins>
                </w:sdtContent>
              </w:sdt>
              <w:ins w:author="Itx Mithilan" w:id="10" w:date="2026-09-29T10:03:51Z">
                <w:del w:author="mani mani" w:id="12" w:date="2026-09-29T10:33:57Z">
                  <w:bookmarkStart w:colFirst="0" w:colLast="0" w:name="_heading=h.88bmw8b8n61v" w:id="2"/>
                  <w:bookmarkEnd w:id="2"/>
                </w:del>
              </w:ins>
            </w:sdtContent>
          </w:sdt>
        </w:p>
      </w:sdtContent>
    </w:sdt>
    <w:sdt>
      <w:sdtPr>
        <w:id w:val="-1585676627"/>
        <w:tag w:val="goog_rdk_31"/>
      </w:sdtPr>
      <w:sdtContent>
        <w:p w:rsidR="00000000" w:rsidDel="00000000" w:rsidP="00000000" w:rsidRDefault="00000000" w:rsidRPr="00000000" w14:paraId="0000000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873365502"/>
              <w:tag w:val="goog_rdk_29"/>
            </w:sdtPr>
            <w:sdtContent>
              <w:ins w:author="Itx Mithilan" w:id="10" w:date="2026-09-29T10:03:51Z"/>
              <w:sdt>
                <w:sdtPr>
                  <w:id w:val="-2023958856"/>
                  <w:tag w:val="goog_rdk_30"/>
                </w:sdtPr>
                <w:sdtContent>
                  <w:ins w:author="Itx Mithilan" w:id="10" w:date="2026-09-29T10:03:51Z">
                    <w:r w:rsidDel="00000000" w:rsidR="00000000" w:rsidRPr="00000000">
                      <w:rPr>
                        <w:rtl w:val="0"/>
                      </w:rPr>
                    </w:r>
                  </w:ins>
                </w:sdtContent>
              </w:sdt>
              <w:ins w:author="Itx Mithilan" w:id="10" w:date="2026-09-29T10:03:51Z">
                <w:bookmarkStart w:colFirst="0" w:colLast="0" w:name="_heading=h.2chrximg1y5t" w:id="3"/>
                <w:bookmarkEnd w:id="3"/>
              </w:ins>
            </w:sdtContent>
          </w:sdt>
        </w:p>
      </w:sdtContent>
    </w:sdt>
    <w:sdt>
      <w:sdtPr>
        <w:id w:val="-575116845"/>
        <w:tag w:val="goog_rdk_36"/>
      </w:sdtPr>
      <w:sdtContent>
        <w:p w:rsidR="00000000" w:rsidDel="00000000" w:rsidP="00000000" w:rsidRDefault="00000000" w:rsidRPr="00000000" w14:paraId="00000005">
          <w:pPr>
            <w:pStyle w:val="Heading1"/>
            <w:rPr>
              <w:ins w:author="Itx Mithilan" w:id="10" w:date="2026-09-29T10:03:51Z"/>
              <w:del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653033206"/>
              <w:tag w:val="goog_rdk_33"/>
            </w:sdtPr>
            <w:sdtContent>
              <w:ins w:author="Itx Mithilan" w:id="10" w:date="2026-09-29T10:03:51Z">
                <w:sdt>
                  <w:sdtPr>
                    <w:id w:val="1677082205"/>
                    <w:tag w:val="goog_rdk_34"/>
                  </w:sdtPr>
                  <w:sdtContent>
                    <w:del w:author="Pugazh S Amudhan" w:id="13" w:date="2026-09-30T06:42:22Z"/>
                  </w:sdtContent>
                </w:sdt>
              </w:ins>
              <w:sdt>
                <w:sdtPr>
                  <w:id w:val="655567943"/>
                  <w:tag w:val="goog_rdk_35"/>
                </w:sdtPr>
                <w:sdtContent>
                  <w:ins w:author="Itx Mithilan" w:id="10" w:date="2026-09-29T10:03:51Z">
                    <w:del w:author="Pugazh S Amudhan" w:id="13" w:date="2026-09-30T06:42:22Z">
                      <w:r w:rsidDel="00000000" w:rsidR="00000000" w:rsidRPr="00000000">
                        <w:rPr>
                          <w:rtl w:val="0"/>
                        </w:rPr>
                      </w:r>
                    </w:del>
                  </w:ins>
                </w:sdtContent>
              </w:sdt>
              <w:ins w:author="Itx Mithilan" w:id="10" w:date="2026-09-29T10:03:51Z">
                <w:del w:author="Pugazh S Amudhan" w:id="13" w:date="2026-09-30T06:42:22Z">
                  <w:bookmarkStart w:colFirst="0" w:colLast="0" w:name="_heading=h.wjujba64khi" w:id="4"/>
                  <w:bookmarkEnd w:id="4"/>
                </w:del>
              </w:ins>
            </w:sdtContent>
          </w:sdt>
        </w:p>
      </w:sdtContent>
    </w:sdt>
    <w:sdt>
      <w:sdtPr>
        <w:id w:val="-1571400855"/>
        <w:tag w:val="goog_rdk_40"/>
      </w:sdtPr>
      <w:sdtContent>
        <w:p w:rsidR="00000000" w:rsidDel="00000000" w:rsidP="00000000" w:rsidRDefault="00000000" w:rsidRPr="00000000" w14:paraId="00000006">
          <w:pPr>
            <w:pStyle w:val="Heading1"/>
            <w:rPr>
              <w:ins w:author="Itx Mithilan" w:id="10" w:date="2026-09-29T10:03:51Z"/>
              <w:del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96094456"/>
              <w:tag w:val="goog_rdk_37"/>
            </w:sdtPr>
            <w:sdtContent>
              <w:ins w:author="Itx Mithilan" w:id="10" w:date="2026-09-29T10:03:51Z">
                <w:sdt>
                  <w:sdtPr>
                    <w:id w:val="-1862944023"/>
                    <w:tag w:val="goog_rdk_38"/>
                  </w:sdtPr>
                  <w:sdtContent>
                    <w:del w:author="Pugazh S Amudhan" w:id="13" w:date="2026-09-30T06:42:22Z"/>
                  </w:sdtContent>
                </w:sdt>
              </w:ins>
              <w:sdt>
                <w:sdtPr>
                  <w:id w:val="-755852997"/>
                  <w:tag w:val="goog_rdk_39"/>
                </w:sdtPr>
                <w:sdtContent>
                  <w:ins w:author="Itx Mithilan" w:id="10" w:date="2026-09-29T10:03:51Z">
                    <w:del w:author="Pugazh S Amudhan" w:id="13" w:date="2026-09-30T06:42:22Z">
                      <w:r w:rsidDel="00000000" w:rsidR="00000000" w:rsidRPr="00000000">
                        <w:rPr>
                          <w:rtl w:val="0"/>
                        </w:rPr>
                      </w:r>
                    </w:del>
                  </w:ins>
                </w:sdtContent>
              </w:sdt>
              <w:ins w:author="Itx Mithilan" w:id="10" w:date="2026-09-29T10:03:51Z">
                <w:del w:author="Pugazh S Amudhan" w:id="13" w:date="2026-09-30T06:42:22Z">
                  <w:bookmarkStart w:colFirst="0" w:colLast="0" w:name="_heading=h.w211xnmcvcmc" w:id="5"/>
                  <w:bookmarkEnd w:id="5"/>
                </w:del>
              </w:ins>
            </w:sdtContent>
          </w:sdt>
        </w:p>
      </w:sdtContent>
    </w:sdt>
    <w:sdt>
      <w:sdtPr>
        <w:id w:val="-1301393705"/>
        <w:tag w:val="goog_rdk_43"/>
      </w:sdtPr>
      <w:sdtContent>
        <w:p w:rsidR="00000000" w:rsidDel="00000000" w:rsidP="00000000" w:rsidRDefault="00000000" w:rsidRPr="00000000" w14:paraId="0000000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57165411"/>
              <w:tag w:val="goog_rdk_41"/>
            </w:sdtPr>
            <w:sdtContent>
              <w:ins w:author="Itx Mithilan" w:id="10" w:date="2026-09-29T10:03:51Z"/>
              <w:sdt>
                <w:sdtPr>
                  <w:id w:val="-151160967"/>
                  <w:tag w:val="goog_rdk_42"/>
                </w:sdtPr>
                <w:sdtContent>
                  <w:ins w:author="Itx Mithilan" w:id="10" w:date="2026-09-29T10:03:51Z">
                    <w:r w:rsidDel="00000000" w:rsidR="00000000" w:rsidRPr="00000000">
                      <w:rPr>
                        <w:rtl w:val="0"/>
                      </w:rPr>
                    </w:r>
                  </w:ins>
                </w:sdtContent>
              </w:sdt>
              <w:ins w:author="Itx Mithilan" w:id="10" w:date="2026-09-29T10:03:51Z">
                <w:bookmarkStart w:colFirst="0" w:colLast="0" w:name="_heading=h.8qu6ngol1c03" w:id="6"/>
                <w:bookmarkEnd w:id="6"/>
              </w:ins>
            </w:sdtContent>
          </w:sdt>
        </w:p>
      </w:sdtContent>
    </w:sdt>
    <w:sdt>
      <w:sdtPr>
        <w:id w:val="1645373121"/>
        <w:tag w:val="goog_rdk_46"/>
      </w:sdtPr>
      <w:sdtContent>
        <w:p w:rsidR="00000000" w:rsidDel="00000000" w:rsidP="00000000" w:rsidRDefault="00000000" w:rsidRPr="00000000" w14:paraId="0000000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156742593"/>
              <w:tag w:val="goog_rdk_44"/>
            </w:sdtPr>
            <w:sdtContent>
              <w:ins w:author="Itx Mithilan" w:id="10" w:date="2026-09-29T10:03:51Z"/>
              <w:sdt>
                <w:sdtPr>
                  <w:id w:val="-316895826"/>
                  <w:tag w:val="goog_rdk_45"/>
                </w:sdtPr>
                <w:sdtContent>
                  <w:ins w:author="Itx Mithilan" w:id="10" w:date="2026-09-29T10:03:51Z">
                    <w:r w:rsidDel="00000000" w:rsidR="00000000" w:rsidRPr="00000000">
                      <w:rPr>
                        <w:rtl w:val="0"/>
                      </w:rPr>
                    </w:r>
                  </w:ins>
                </w:sdtContent>
              </w:sdt>
              <w:ins w:author="Itx Mithilan" w:id="10" w:date="2026-09-29T10:03:51Z">
                <w:bookmarkStart w:colFirst="0" w:colLast="0" w:name="_heading=h.9rpt98q4u7j8" w:id="7"/>
                <w:bookmarkEnd w:id="7"/>
              </w:ins>
            </w:sdtContent>
          </w:sdt>
        </w:p>
      </w:sdtContent>
    </w:sdt>
    <w:sdt>
      <w:sdtPr>
        <w:id w:val="17683959"/>
        <w:tag w:val="goog_rdk_53"/>
      </w:sdtPr>
      <w:sdtContent>
        <w:p w:rsidR="00000000" w:rsidDel="00000000" w:rsidP="00000000" w:rsidRDefault="00000000" w:rsidRPr="00000000" w14:paraId="00000009">
          <w:pPr>
            <w:pStyle w:val="Heading1"/>
            <w:rPr>
              <w:ins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0541460"/>
              <w:tag w:val="goog_rdk_48"/>
            </w:sdtPr>
            <w:sdtContent>
              <w:ins w:author="Monisha A" w:id="14" w:date="2026-09-30T09:55:18Z"/>
              <w:sdt>
                <w:sdtPr>
                  <w:id w:val="413305259"/>
                  <w:tag w:val="goog_rdk_49"/>
                </w:sdtPr>
                <w:sdtContent>
                  <w:ins w:author="Monisha A" w:id="14" w:date="2026-09-30T09:55:18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Monisha A" w:id="14" w:date="2026-09-30T09:55:18Z"/>
            </w:sdtContent>
          </w:sdt>
          <w:sdt>
            <w:sdtPr>
              <w:id w:val="-623860796"/>
              <w:tag w:val="goog_rdk_50"/>
            </w:sdtPr>
            <w:sdtContent>
              <w:ins w:author="Itx Mithilan" w:id="10" w:date="2026-09-29T10:03:51Z"/>
            </w:sdtContent>
          </w:sdt>
          <w:sdt>
            <w:sdtPr>
              <w:id w:val="1600882940"/>
              <w:tag w:val="goog_rdk_51"/>
            </w:sdtPr>
            <w:sdtContent>
              <w:ins w:author="Pugazh S Amudhan" w:id="13" w:date="2026-09-30T06:42:22Z"/>
              <w:sdt>
                <w:sdtPr>
                  <w:id w:val="1247620197"/>
                  <w:tag w:val="goog_rdk_52"/>
                </w:sdtPr>
                <w:sdtContent>
                  <w:ins w:author="Pugazh S Amudhan" w:id="13" w:date="2026-09-30T06:42:22Z">
                    <w:r w:rsidDel="00000000" w:rsidR="00000000" w:rsidRPr="00000000">
                      <w:rPr>
                        <w:rtl w:val="0"/>
                      </w:rPr>
                    </w:r>
                  </w:ins>
                </w:sdtContent>
              </w:sdt>
              <w:ins w:author="Pugazh S Amudhan" w:id="13" w:date="2026-09-30T06:42:22Z">
                <w:bookmarkStart w:colFirst="0" w:colLast="0" w:name="_heading=h.wjujba64khi" w:id="4"/>
                <w:bookmarkEnd w:id="4"/>
              </w:ins>
            </w:sdtContent>
          </w:sdt>
        </w:p>
      </w:sdtContent>
    </w:sdt>
    <w:sdt>
      <w:sdtPr>
        <w:id w:val="573152403"/>
        <w:tag w:val="goog_rdk_56"/>
      </w:sdtPr>
      <w:sdtContent>
        <w:p w:rsidR="00000000" w:rsidDel="00000000" w:rsidP="00000000" w:rsidRDefault="00000000" w:rsidRPr="00000000" w14:paraId="0000000A">
          <w:pPr>
            <w:pStyle w:val="Heading1"/>
            <w:rPr>
              <w:ins w:author="Pugazh S Amudhan" w:id="13" w:date="2026-09-30T06:42:22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766204430"/>
              <w:tag w:val="goog_rdk_54"/>
            </w:sdtPr>
            <w:sdtContent>
              <w:ins w:author="Pugazh S Amudhan" w:id="13" w:date="2026-09-30T06:42:22Z"/>
              <w:sdt>
                <w:sdtPr>
                  <w:id w:val="-1903931624"/>
                  <w:tag w:val="goog_rdk_55"/>
                </w:sdtPr>
                <w:sdtContent>
                  <w:ins w:author="Pugazh S Amudhan" w:id="13" w:date="2026-09-30T06:42:22Z">
                    <w:r w:rsidDel="00000000" w:rsidR="00000000" w:rsidRPr="00000000">
                      <w:rPr>
                        <w:rtl w:val="0"/>
                      </w:rPr>
                    </w:r>
                  </w:ins>
                </w:sdtContent>
              </w:sdt>
              <w:ins w:author="Pugazh S Amudhan" w:id="13" w:date="2026-09-30T06:42:22Z">
                <w:bookmarkStart w:colFirst="0" w:colLast="0" w:name="_heading=h.w211xnmcvcmc" w:id="5"/>
                <w:bookmarkEnd w:id="5"/>
              </w:ins>
            </w:sdtContent>
          </w:sdt>
        </w:p>
      </w:sdtContent>
    </w:sdt>
    <w:sdt>
      <w:sdtPr>
        <w:id w:val="-963997941"/>
        <w:tag w:val="goog_rdk_60"/>
      </w:sdtPr>
      <w:sdtContent>
        <w:p w:rsidR="00000000" w:rsidDel="00000000" w:rsidP="00000000" w:rsidRDefault="00000000" w:rsidRPr="00000000" w14:paraId="0000000B">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973903374"/>
              <w:tag w:val="goog_rdk_58"/>
            </w:sdtPr>
            <w:sdtContent>
              <w:ins w:author="Itx Mithilan" w:id="10" w:date="2026-09-29T10:03:51Z"/>
              <w:sdt>
                <w:sdtPr>
                  <w:id w:val="1586646736"/>
                  <w:tag w:val="goog_rdk_59"/>
                </w:sdtPr>
                <w:sdtContent>
                  <w:ins w:author="Itx Mithilan" w:id="10" w:date="2026-09-29T10:03:51Z">
                    <w:r w:rsidDel="00000000" w:rsidR="00000000" w:rsidRPr="00000000">
                      <w:rPr>
                        <w:rtl w:val="0"/>
                      </w:rPr>
                    </w:r>
                  </w:ins>
                </w:sdtContent>
              </w:sdt>
              <w:ins w:author="Itx Mithilan" w:id="10" w:date="2026-09-29T10:03:51Z">
                <w:bookmarkStart w:colFirst="0" w:colLast="0" w:name="_heading=h.ko8ep06zhvtc" w:id="8"/>
                <w:bookmarkEnd w:id="8"/>
              </w:ins>
            </w:sdtContent>
          </w:sdt>
        </w:p>
      </w:sdtContent>
    </w:sdt>
    <w:sdt>
      <w:sdtPr>
        <w:id w:val="-1291222012"/>
        <w:tag w:val="goog_rdk_63"/>
      </w:sdtPr>
      <w:sdtContent>
        <w:p w:rsidR="00000000" w:rsidDel="00000000" w:rsidP="00000000" w:rsidRDefault="00000000" w:rsidRPr="00000000" w14:paraId="0000000C">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24275882"/>
              <w:tag w:val="goog_rdk_61"/>
            </w:sdtPr>
            <w:sdtContent>
              <w:ins w:author="Itx Mithilan" w:id="10" w:date="2026-09-29T10:03:51Z"/>
              <w:sdt>
                <w:sdtPr>
                  <w:id w:val="-845063867"/>
                  <w:tag w:val="goog_rdk_62"/>
                </w:sdtPr>
                <w:sdtContent>
                  <w:ins w:author="Itx Mithilan" w:id="10" w:date="2026-09-29T10:03:51Z">
                    <w:r w:rsidDel="00000000" w:rsidR="00000000" w:rsidRPr="00000000">
                      <w:rPr>
                        <w:rtl w:val="0"/>
                      </w:rPr>
                    </w:r>
                  </w:ins>
                </w:sdtContent>
              </w:sdt>
              <w:ins w:author="Itx Mithilan" w:id="10" w:date="2026-09-29T10:03:51Z">
                <w:bookmarkStart w:colFirst="0" w:colLast="0" w:name="_heading=h.vdw8xsh4ebu7" w:id="9"/>
                <w:bookmarkEnd w:id="9"/>
              </w:ins>
            </w:sdtContent>
          </w:sdt>
        </w:p>
      </w:sdtContent>
    </w:sdt>
    <w:sdt>
      <w:sdtPr>
        <w:id w:val="1471947975"/>
        <w:tag w:val="goog_rdk_66"/>
      </w:sdtPr>
      <w:sdtContent>
        <w:p w:rsidR="00000000" w:rsidDel="00000000" w:rsidP="00000000" w:rsidRDefault="00000000" w:rsidRPr="00000000" w14:paraId="0000000D">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368570993"/>
              <w:tag w:val="goog_rdk_64"/>
            </w:sdtPr>
            <w:sdtContent>
              <w:ins w:author="Itx Mithilan" w:id="10" w:date="2026-09-29T10:03:51Z"/>
              <w:sdt>
                <w:sdtPr>
                  <w:id w:val="422338370"/>
                  <w:tag w:val="goog_rdk_65"/>
                </w:sdtPr>
                <w:sdtContent>
                  <w:ins w:author="Itx Mithilan" w:id="10" w:date="2026-09-29T10:03:51Z">
                    <w:r w:rsidDel="00000000" w:rsidR="00000000" w:rsidRPr="00000000">
                      <w:rPr>
                        <w:rtl w:val="0"/>
                      </w:rPr>
                    </w:r>
                  </w:ins>
                </w:sdtContent>
              </w:sdt>
              <w:ins w:author="Itx Mithilan" w:id="10" w:date="2026-09-29T10:03:51Z">
                <w:bookmarkStart w:colFirst="0" w:colLast="0" w:name="_heading=h.yjplu3mlg7kd" w:id="10"/>
                <w:bookmarkEnd w:id="10"/>
              </w:ins>
            </w:sdtContent>
          </w:sdt>
        </w:p>
      </w:sdtContent>
    </w:sdt>
    <w:sdt>
      <w:sdtPr>
        <w:id w:val="21328277"/>
        <w:tag w:val="goog_rdk_69"/>
      </w:sdtPr>
      <w:sdtContent>
        <w:p w:rsidR="00000000" w:rsidDel="00000000" w:rsidP="00000000" w:rsidRDefault="00000000" w:rsidRPr="00000000" w14:paraId="0000000E">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224514424"/>
              <w:tag w:val="goog_rdk_67"/>
            </w:sdtPr>
            <w:sdtContent>
              <w:ins w:author="Itx Mithilan" w:id="10" w:date="2026-09-29T10:03:51Z"/>
              <w:sdt>
                <w:sdtPr>
                  <w:id w:val="-483466000"/>
                  <w:tag w:val="goog_rdk_68"/>
                </w:sdtPr>
                <w:sdtContent>
                  <w:ins w:author="Itx Mithilan" w:id="10" w:date="2026-09-29T10:03:51Z">
                    <w:r w:rsidDel="00000000" w:rsidR="00000000" w:rsidRPr="00000000">
                      <w:rPr>
                        <w:rtl w:val="0"/>
                      </w:rPr>
                    </w:r>
                  </w:ins>
                </w:sdtContent>
              </w:sdt>
              <w:ins w:author="Itx Mithilan" w:id="10" w:date="2026-09-29T10:03:51Z">
                <w:bookmarkStart w:colFirst="0" w:colLast="0" w:name="_heading=h.at605x5wuzs8" w:id="11"/>
                <w:bookmarkEnd w:id="11"/>
              </w:ins>
            </w:sdtContent>
          </w:sdt>
        </w:p>
      </w:sdtContent>
    </w:sdt>
    <w:sdt>
      <w:sdtPr>
        <w:id w:val="-1219824499"/>
        <w:tag w:val="goog_rdk_72"/>
      </w:sdtPr>
      <w:sdtContent>
        <w:p w:rsidR="00000000" w:rsidDel="00000000" w:rsidP="00000000" w:rsidRDefault="00000000" w:rsidRPr="00000000" w14:paraId="0000000F">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951474530"/>
              <w:tag w:val="goog_rdk_70"/>
            </w:sdtPr>
            <w:sdtContent>
              <w:ins w:author="Itx Mithilan" w:id="10" w:date="2026-09-29T10:03:51Z"/>
              <w:sdt>
                <w:sdtPr>
                  <w:id w:val="-629796637"/>
                  <w:tag w:val="goog_rdk_71"/>
                </w:sdtPr>
                <w:sdtContent>
                  <w:ins w:author="Itx Mithilan" w:id="10" w:date="2026-09-29T10:03:51Z">
                    <w:r w:rsidDel="00000000" w:rsidR="00000000" w:rsidRPr="00000000">
                      <w:rPr>
                        <w:rtl w:val="0"/>
                      </w:rPr>
                    </w:r>
                  </w:ins>
                </w:sdtContent>
              </w:sdt>
              <w:ins w:author="Itx Mithilan" w:id="10" w:date="2026-09-29T10:03:51Z">
                <w:bookmarkStart w:colFirst="0" w:colLast="0" w:name="_heading=h.xd3zgq5psw8u" w:id="12"/>
                <w:bookmarkEnd w:id="12"/>
              </w:ins>
            </w:sdtContent>
          </w:sdt>
        </w:p>
      </w:sdtContent>
    </w:sdt>
    <w:sdt>
      <w:sdtPr>
        <w:id w:val="-994992022"/>
        <w:tag w:val="goog_rdk_75"/>
      </w:sdtPr>
      <w:sdtContent>
        <w:p w:rsidR="00000000" w:rsidDel="00000000" w:rsidP="00000000" w:rsidRDefault="00000000" w:rsidRPr="00000000" w14:paraId="00000010">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22075305"/>
              <w:tag w:val="goog_rdk_73"/>
            </w:sdtPr>
            <w:sdtContent>
              <w:ins w:author="Itx Mithilan" w:id="10" w:date="2026-09-29T10:03:51Z"/>
              <w:sdt>
                <w:sdtPr>
                  <w:id w:val="-884948771"/>
                  <w:tag w:val="goog_rdk_74"/>
                </w:sdtPr>
                <w:sdtContent>
                  <w:ins w:author="Itx Mithilan" w:id="10" w:date="2026-09-29T10:03:51Z">
                    <w:r w:rsidDel="00000000" w:rsidR="00000000" w:rsidRPr="00000000">
                      <w:rPr>
                        <w:rtl w:val="0"/>
                      </w:rPr>
                    </w:r>
                  </w:ins>
                </w:sdtContent>
              </w:sdt>
              <w:ins w:author="Itx Mithilan" w:id="10" w:date="2026-09-29T10:03:51Z">
                <w:bookmarkStart w:colFirst="0" w:colLast="0" w:name="_heading=h.szoxmmbixne5" w:id="13"/>
                <w:bookmarkEnd w:id="13"/>
              </w:ins>
            </w:sdtContent>
          </w:sdt>
        </w:p>
      </w:sdtContent>
    </w:sdt>
    <w:sdt>
      <w:sdtPr>
        <w:id w:val="1927920393"/>
        <w:tag w:val="goog_rdk_78"/>
      </w:sdtPr>
      <w:sdtContent>
        <w:p w:rsidR="00000000" w:rsidDel="00000000" w:rsidP="00000000" w:rsidRDefault="00000000" w:rsidRPr="00000000" w14:paraId="00000011">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198092538"/>
              <w:tag w:val="goog_rdk_76"/>
            </w:sdtPr>
            <w:sdtContent>
              <w:ins w:author="Itx Mithilan" w:id="10" w:date="2026-09-29T10:03:51Z"/>
              <w:sdt>
                <w:sdtPr>
                  <w:id w:val="-1491226901"/>
                  <w:tag w:val="goog_rdk_77"/>
                </w:sdtPr>
                <w:sdtContent>
                  <w:ins w:author="Itx Mithilan" w:id="10" w:date="2026-09-29T10:03:51Z">
                    <w:r w:rsidDel="00000000" w:rsidR="00000000" w:rsidRPr="00000000">
                      <w:rPr>
                        <w:rtl w:val="0"/>
                      </w:rPr>
                    </w:r>
                  </w:ins>
                </w:sdtContent>
              </w:sdt>
              <w:ins w:author="Itx Mithilan" w:id="10" w:date="2026-09-29T10:03:51Z">
                <w:bookmarkStart w:colFirst="0" w:colLast="0" w:name="_heading=h.qlembodhigep" w:id="14"/>
                <w:bookmarkEnd w:id="14"/>
              </w:ins>
            </w:sdtContent>
          </w:sdt>
        </w:p>
      </w:sdtContent>
    </w:sdt>
    <w:sdt>
      <w:sdtPr>
        <w:id w:val="85711859"/>
        <w:tag w:val="goog_rdk_81"/>
      </w:sdtPr>
      <w:sdtContent>
        <w:p w:rsidR="00000000" w:rsidDel="00000000" w:rsidP="00000000" w:rsidRDefault="00000000" w:rsidRPr="00000000" w14:paraId="0000001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209028635"/>
              <w:tag w:val="goog_rdk_79"/>
            </w:sdtPr>
            <w:sdtContent>
              <w:ins w:author="Itx Mithilan" w:id="10" w:date="2026-09-29T10:03:51Z"/>
              <w:sdt>
                <w:sdtPr>
                  <w:id w:val="1203348747"/>
                  <w:tag w:val="goog_rdk_80"/>
                </w:sdtPr>
                <w:sdtContent>
                  <w:ins w:author="Itx Mithilan" w:id="10" w:date="2026-09-29T10:03:51Z">
                    <w:r w:rsidDel="00000000" w:rsidR="00000000" w:rsidRPr="00000000">
                      <w:rPr>
                        <w:rtl w:val="0"/>
                      </w:rPr>
                    </w:r>
                  </w:ins>
                </w:sdtContent>
              </w:sdt>
              <w:ins w:author="Itx Mithilan" w:id="10" w:date="2026-09-29T10:03:51Z">
                <w:bookmarkStart w:colFirst="0" w:colLast="0" w:name="_heading=h.4o3dtcpc5gtj" w:id="15"/>
                <w:bookmarkEnd w:id="15"/>
              </w:ins>
            </w:sdtContent>
          </w:sdt>
        </w:p>
      </w:sdtContent>
    </w:sdt>
    <w:sdt>
      <w:sdtPr>
        <w:id w:val="138999405"/>
        <w:tag w:val="goog_rdk_84"/>
      </w:sdtPr>
      <w:sdtContent>
        <w:p w:rsidR="00000000" w:rsidDel="00000000" w:rsidP="00000000" w:rsidRDefault="00000000" w:rsidRPr="00000000" w14:paraId="00000013">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913165852"/>
              <w:tag w:val="goog_rdk_82"/>
            </w:sdtPr>
            <w:sdtContent>
              <w:ins w:author="Itx Mithilan" w:id="10" w:date="2026-09-29T10:03:51Z"/>
              <w:sdt>
                <w:sdtPr>
                  <w:id w:val="-1265647167"/>
                  <w:tag w:val="goog_rdk_83"/>
                </w:sdtPr>
                <w:sdtContent>
                  <w:ins w:author="Itx Mithilan" w:id="10" w:date="2026-09-29T10:03:51Z">
                    <w:r w:rsidDel="00000000" w:rsidR="00000000" w:rsidRPr="00000000">
                      <w:rPr>
                        <w:rtl w:val="0"/>
                      </w:rPr>
                    </w:r>
                  </w:ins>
                </w:sdtContent>
              </w:sdt>
              <w:ins w:author="Itx Mithilan" w:id="10" w:date="2026-09-29T10:03:51Z">
                <w:bookmarkStart w:colFirst="0" w:colLast="0" w:name="_heading=h.xjc10i5o5kae" w:id="16"/>
                <w:bookmarkEnd w:id="16"/>
              </w:ins>
            </w:sdtContent>
          </w:sdt>
        </w:p>
      </w:sdtContent>
    </w:sdt>
    <w:sdt>
      <w:sdtPr>
        <w:id w:val="-575703163"/>
        <w:tag w:val="goog_rdk_87"/>
      </w:sdtPr>
      <w:sdtContent>
        <w:p w:rsidR="00000000" w:rsidDel="00000000" w:rsidP="00000000" w:rsidRDefault="00000000" w:rsidRPr="00000000" w14:paraId="0000001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281217426"/>
              <w:tag w:val="goog_rdk_85"/>
            </w:sdtPr>
            <w:sdtContent>
              <w:ins w:author="Itx Mithilan" w:id="10" w:date="2026-09-29T10:03:51Z"/>
              <w:sdt>
                <w:sdtPr>
                  <w:id w:val="-5386918"/>
                  <w:tag w:val="goog_rdk_86"/>
                </w:sdtPr>
                <w:sdtContent>
                  <w:ins w:author="Itx Mithilan" w:id="10" w:date="2026-09-29T10:03:51Z">
                    <w:r w:rsidDel="00000000" w:rsidR="00000000" w:rsidRPr="00000000">
                      <w:rPr>
                        <w:rtl w:val="0"/>
                      </w:rPr>
                    </w:r>
                  </w:ins>
                </w:sdtContent>
              </w:sdt>
              <w:ins w:author="Itx Mithilan" w:id="10" w:date="2026-09-29T10:03:51Z">
                <w:bookmarkStart w:colFirst="0" w:colLast="0" w:name="_heading=h.c42lg0x8pt4a" w:id="17"/>
                <w:bookmarkEnd w:id="17"/>
              </w:ins>
            </w:sdtContent>
          </w:sdt>
        </w:p>
      </w:sdtContent>
    </w:sdt>
    <w:sdt>
      <w:sdtPr>
        <w:id w:val="-49843360"/>
        <w:tag w:val="goog_rdk_90"/>
      </w:sdtPr>
      <w:sdtContent>
        <w:p w:rsidR="00000000" w:rsidDel="00000000" w:rsidP="00000000" w:rsidRDefault="00000000" w:rsidRPr="00000000" w14:paraId="00000015">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210256860"/>
              <w:tag w:val="goog_rdk_88"/>
            </w:sdtPr>
            <w:sdtContent>
              <w:ins w:author="Itx Mithilan" w:id="10" w:date="2026-09-29T10:03:51Z"/>
              <w:sdt>
                <w:sdtPr>
                  <w:id w:val="1644076444"/>
                  <w:tag w:val="goog_rdk_89"/>
                </w:sdtPr>
                <w:sdtContent>
                  <w:ins w:author="Itx Mithilan" w:id="10" w:date="2026-09-29T10:03:51Z">
                    <w:r w:rsidDel="00000000" w:rsidR="00000000" w:rsidRPr="00000000">
                      <w:rPr>
                        <w:rtl w:val="0"/>
                      </w:rPr>
                    </w:r>
                  </w:ins>
                </w:sdtContent>
              </w:sdt>
              <w:ins w:author="Itx Mithilan" w:id="10" w:date="2026-09-29T10:03:51Z">
                <w:bookmarkStart w:colFirst="0" w:colLast="0" w:name="_heading=h.kfyaunk35u5j" w:id="18"/>
                <w:bookmarkEnd w:id="18"/>
              </w:ins>
            </w:sdtContent>
          </w:sdt>
        </w:p>
      </w:sdtContent>
    </w:sdt>
    <w:sdt>
      <w:sdtPr>
        <w:id w:val="-865607770"/>
        <w:tag w:val="goog_rdk_93"/>
      </w:sdtPr>
      <w:sdtContent>
        <w:p w:rsidR="00000000" w:rsidDel="00000000" w:rsidP="00000000" w:rsidRDefault="00000000" w:rsidRPr="00000000" w14:paraId="00000016">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54690742"/>
              <w:tag w:val="goog_rdk_91"/>
            </w:sdtPr>
            <w:sdtContent>
              <w:ins w:author="Itx Mithilan" w:id="10" w:date="2026-09-29T10:03:51Z"/>
              <w:sdt>
                <w:sdtPr>
                  <w:id w:val="466389584"/>
                  <w:tag w:val="goog_rdk_92"/>
                </w:sdtPr>
                <w:sdtContent>
                  <w:ins w:author="Itx Mithilan" w:id="10" w:date="2026-09-29T10:03:51Z">
                    <w:r w:rsidDel="00000000" w:rsidR="00000000" w:rsidRPr="00000000">
                      <w:rPr>
                        <w:rtl w:val="0"/>
                      </w:rPr>
                    </w:r>
                  </w:ins>
                </w:sdtContent>
              </w:sdt>
              <w:ins w:author="Itx Mithilan" w:id="10" w:date="2026-09-29T10:03:51Z">
                <w:bookmarkStart w:colFirst="0" w:colLast="0" w:name="_heading=h.j6f2wa4msa64" w:id="19"/>
                <w:bookmarkEnd w:id="19"/>
              </w:ins>
            </w:sdtContent>
          </w:sdt>
        </w:p>
      </w:sdtContent>
    </w:sdt>
    <w:sdt>
      <w:sdtPr>
        <w:id w:val="333897968"/>
        <w:tag w:val="goog_rdk_96"/>
      </w:sdtPr>
      <w:sdtContent>
        <w:p w:rsidR="00000000" w:rsidDel="00000000" w:rsidP="00000000" w:rsidRDefault="00000000" w:rsidRPr="00000000" w14:paraId="0000001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174609147"/>
              <w:tag w:val="goog_rdk_94"/>
            </w:sdtPr>
            <w:sdtContent>
              <w:ins w:author="Itx Mithilan" w:id="10" w:date="2026-09-29T10:03:51Z"/>
              <w:sdt>
                <w:sdtPr>
                  <w:id w:val="-1032981944"/>
                  <w:tag w:val="goog_rdk_95"/>
                </w:sdtPr>
                <w:sdtContent>
                  <w:ins w:author="Itx Mithilan" w:id="10" w:date="2026-09-29T10:03:51Z">
                    <w:r w:rsidDel="00000000" w:rsidR="00000000" w:rsidRPr="00000000">
                      <w:rPr>
                        <w:rtl w:val="0"/>
                      </w:rPr>
                    </w:r>
                  </w:ins>
                </w:sdtContent>
              </w:sdt>
              <w:ins w:author="Itx Mithilan" w:id="10" w:date="2026-09-29T10:03:51Z">
                <w:bookmarkStart w:colFirst="0" w:colLast="0" w:name="_heading=h.re1w3b3rbq6j" w:id="20"/>
                <w:bookmarkEnd w:id="20"/>
              </w:ins>
            </w:sdtContent>
          </w:sdt>
        </w:p>
      </w:sdtContent>
    </w:sdt>
    <w:sdt>
      <w:sdtPr>
        <w:id w:val="54994859"/>
        <w:tag w:val="goog_rdk_99"/>
      </w:sdtPr>
      <w:sdtContent>
        <w:p w:rsidR="00000000" w:rsidDel="00000000" w:rsidP="00000000" w:rsidRDefault="00000000" w:rsidRPr="00000000" w14:paraId="0000001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24572329"/>
              <w:tag w:val="goog_rdk_97"/>
            </w:sdtPr>
            <w:sdtContent>
              <w:ins w:author="Itx Mithilan" w:id="10" w:date="2026-09-29T10:03:51Z"/>
              <w:sdt>
                <w:sdtPr>
                  <w:id w:val="273535023"/>
                  <w:tag w:val="goog_rdk_98"/>
                </w:sdtPr>
                <w:sdtContent>
                  <w:ins w:author="Itx Mithilan" w:id="10" w:date="2026-09-29T10:03:51Z">
                    <w:r w:rsidDel="00000000" w:rsidR="00000000" w:rsidRPr="00000000">
                      <w:rPr>
                        <w:rtl w:val="0"/>
                      </w:rPr>
                    </w:r>
                  </w:ins>
                </w:sdtContent>
              </w:sdt>
              <w:ins w:author="Itx Mithilan" w:id="10" w:date="2026-09-29T10:03:51Z">
                <w:bookmarkStart w:colFirst="0" w:colLast="0" w:name="_heading=h.n4jdlyb3dxdw" w:id="21"/>
                <w:bookmarkEnd w:id="21"/>
              </w:ins>
            </w:sdtContent>
          </w:sdt>
        </w:p>
      </w:sdtContent>
    </w:sdt>
    <w:sdt>
      <w:sdtPr>
        <w:id w:val="2017746105"/>
        <w:tag w:val="goog_rdk_102"/>
      </w:sdtPr>
      <w:sdtContent>
        <w:p w:rsidR="00000000" w:rsidDel="00000000" w:rsidP="00000000" w:rsidRDefault="00000000" w:rsidRPr="00000000" w14:paraId="00000019">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230664595"/>
              <w:tag w:val="goog_rdk_100"/>
            </w:sdtPr>
            <w:sdtContent>
              <w:ins w:author="Itx Mithilan" w:id="10" w:date="2026-09-29T10:03:51Z"/>
              <w:sdt>
                <w:sdtPr>
                  <w:id w:val="12737894"/>
                  <w:tag w:val="goog_rdk_101"/>
                </w:sdtPr>
                <w:sdtContent>
                  <w:ins w:author="Itx Mithilan" w:id="10" w:date="2026-09-29T10:03:51Z">
                    <w:r w:rsidDel="00000000" w:rsidR="00000000" w:rsidRPr="00000000">
                      <w:rPr>
                        <w:rtl w:val="0"/>
                      </w:rPr>
                    </w:r>
                  </w:ins>
                </w:sdtContent>
              </w:sdt>
              <w:ins w:author="Itx Mithilan" w:id="10" w:date="2026-09-29T10:03:51Z">
                <w:bookmarkStart w:colFirst="0" w:colLast="0" w:name="_heading=h.5vps7zlwvutf" w:id="22"/>
                <w:bookmarkEnd w:id="22"/>
              </w:ins>
            </w:sdtContent>
          </w:sdt>
        </w:p>
      </w:sdtContent>
    </w:sdt>
    <w:sdt>
      <w:sdtPr>
        <w:id w:val="-1269785522"/>
        <w:tag w:val="goog_rdk_105"/>
      </w:sdtPr>
      <w:sdtContent>
        <w:p w:rsidR="00000000" w:rsidDel="00000000" w:rsidP="00000000" w:rsidRDefault="00000000" w:rsidRPr="00000000" w14:paraId="0000001A">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800275617"/>
              <w:tag w:val="goog_rdk_103"/>
            </w:sdtPr>
            <w:sdtContent>
              <w:ins w:author="Itx Mithilan" w:id="10" w:date="2026-09-29T10:03:51Z"/>
              <w:sdt>
                <w:sdtPr>
                  <w:id w:val="-43792414"/>
                  <w:tag w:val="goog_rdk_104"/>
                </w:sdtPr>
                <w:sdtContent>
                  <w:ins w:author="Itx Mithilan" w:id="10" w:date="2026-09-29T10:03:51Z">
                    <w:r w:rsidDel="00000000" w:rsidR="00000000" w:rsidRPr="00000000">
                      <w:rPr>
                        <w:rtl w:val="0"/>
                      </w:rPr>
                    </w:r>
                  </w:ins>
                </w:sdtContent>
              </w:sdt>
              <w:ins w:author="Itx Mithilan" w:id="10" w:date="2026-09-29T10:03:51Z">
                <w:bookmarkStart w:colFirst="0" w:colLast="0" w:name="_heading=h.t0nri1u99i4a" w:id="23"/>
                <w:bookmarkEnd w:id="23"/>
              </w:ins>
            </w:sdtContent>
          </w:sdt>
        </w:p>
      </w:sdtContent>
    </w:sdt>
    <w:sdt>
      <w:sdtPr>
        <w:id w:val="-120257234"/>
        <w:tag w:val="goog_rdk_108"/>
      </w:sdtPr>
      <w:sdtContent>
        <w:p w:rsidR="00000000" w:rsidDel="00000000" w:rsidP="00000000" w:rsidRDefault="00000000" w:rsidRPr="00000000" w14:paraId="0000001B">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068199412"/>
              <w:tag w:val="goog_rdk_106"/>
            </w:sdtPr>
            <w:sdtContent>
              <w:ins w:author="Itx Mithilan" w:id="10" w:date="2026-09-29T10:03:51Z"/>
              <w:sdt>
                <w:sdtPr>
                  <w:id w:val="651491019"/>
                  <w:tag w:val="goog_rdk_107"/>
                </w:sdtPr>
                <w:sdtContent>
                  <w:ins w:author="Itx Mithilan" w:id="10" w:date="2026-09-29T10:03:51Z">
                    <w:r w:rsidDel="00000000" w:rsidR="00000000" w:rsidRPr="00000000">
                      <w:rPr>
                        <w:rtl w:val="0"/>
                      </w:rPr>
                    </w:r>
                  </w:ins>
                </w:sdtContent>
              </w:sdt>
              <w:ins w:author="Itx Mithilan" w:id="10" w:date="2026-09-29T10:03:51Z">
                <w:bookmarkStart w:colFirst="0" w:colLast="0" w:name="_heading=h.4qup10wi4uu8" w:id="24"/>
                <w:bookmarkEnd w:id="24"/>
              </w:ins>
            </w:sdtContent>
          </w:sdt>
        </w:p>
      </w:sdtContent>
    </w:sdt>
    <w:sdt>
      <w:sdtPr>
        <w:id w:val="-1857596877"/>
        <w:tag w:val="goog_rdk_111"/>
      </w:sdtPr>
      <w:sdtContent>
        <w:p w:rsidR="00000000" w:rsidDel="00000000" w:rsidP="00000000" w:rsidRDefault="00000000" w:rsidRPr="00000000" w14:paraId="0000001C">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308732"/>
              <w:tag w:val="goog_rdk_109"/>
            </w:sdtPr>
            <w:sdtContent>
              <w:ins w:author="Itx Mithilan" w:id="10" w:date="2026-09-29T10:03:51Z"/>
              <w:sdt>
                <w:sdtPr>
                  <w:id w:val="1328570012"/>
                  <w:tag w:val="goog_rdk_110"/>
                </w:sdtPr>
                <w:sdtContent>
                  <w:ins w:author="Itx Mithilan" w:id="10" w:date="2026-09-29T10:03:51Z">
                    <w:r w:rsidDel="00000000" w:rsidR="00000000" w:rsidRPr="00000000">
                      <w:rPr>
                        <w:rtl w:val="0"/>
                      </w:rPr>
                    </w:r>
                  </w:ins>
                </w:sdtContent>
              </w:sdt>
              <w:ins w:author="Itx Mithilan" w:id="10" w:date="2026-09-29T10:03:51Z">
                <w:bookmarkStart w:colFirst="0" w:colLast="0" w:name="_heading=h.ite3kzxxtl23" w:id="25"/>
                <w:bookmarkEnd w:id="25"/>
              </w:ins>
            </w:sdtContent>
          </w:sdt>
        </w:p>
      </w:sdtContent>
    </w:sdt>
    <w:sdt>
      <w:sdtPr>
        <w:id w:val="-1431926468"/>
        <w:tag w:val="goog_rdk_114"/>
      </w:sdtPr>
      <w:sdtContent>
        <w:p w:rsidR="00000000" w:rsidDel="00000000" w:rsidP="00000000" w:rsidRDefault="00000000" w:rsidRPr="00000000" w14:paraId="0000001D">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914781339"/>
              <w:tag w:val="goog_rdk_112"/>
            </w:sdtPr>
            <w:sdtContent>
              <w:ins w:author="Itx Mithilan" w:id="10" w:date="2026-09-29T10:03:51Z"/>
              <w:sdt>
                <w:sdtPr>
                  <w:id w:val="277537931"/>
                  <w:tag w:val="goog_rdk_113"/>
                </w:sdtPr>
                <w:sdtContent>
                  <w:ins w:author="Itx Mithilan" w:id="10" w:date="2026-09-29T10:03:51Z">
                    <w:r w:rsidDel="00000000" w:rsidR="00000000" w:rsidRPr="00000000">
                      <w:rPr>
                        <w:rtl w:val="0"/>
                      </w:rPr>
                    </w:r>
                  </w:ins>
                </w:sdtContent>
              </w:sdt>
              <w:ins w:author="Itx Mithilan" w:id="10" w:date="2026-09-29T10:03:51Z">
                <w:bookmarkStart w:colFirst="0" w:colLast="0" w:name="_heading=h.f6ep6vhoibqk" w:id="26"/>
                <w:bookmarkEnd w:id="26"/>
              </w:ins>
            </w:sdtContent>
          </w:sdt>
        </w:p>
      </w:sdtContent>
    </w:sdt>
    <w:sdt>
      <w:sdtPr>
        <w:id w:val="-131025418"/>
        <w:tag w:val="goog_rdk_117"/>
      </w:sdtPr>
      <w:sdtContent>
        <w:p w:rsidR="00000000" w:rsidDel="00000000" w:rsidP="00000000" w:rsidRDefault="00000000" w:rsidRPr="00000000" w14:paraId="0000001E">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24633321"/>
              <w:tag w:val="goog_rdk_115"/>
            </w:sdtPr>
            <w:sdtContent>
              <w:ins w:author="Itx Mithilan" w:id="10" w:date="2026-09-29T10:03:51Z"/>
              <w:sdt>
                <w:sdtPr>
                  <w:id w:val="-2042702471"/>
                  <w:tag w:val="goog_rdk_116"/>
                </w:sdtPr>
                <w:sdtContent>
                  <w:ins w:author="Itx Mithilan" w:id="10" w:date="2026-09-29T10:03:51Z">
                    <w:r w:rsidDel="00000000" w:rsidR="00000000" w:rsidRPr="00000000">
                      <w:rPr>
                        <w:rtl w:val="0"/>
                      </w:rPr>
                    </w:r>
                  </w:ins>
                </w:sdtContent>
              </w:sdt>
              <w:ins w:author="Itx Mithilan" w:id="10" w:date="2026-09-29T10:03:51Z">
                <w:bookmarkStart w:colFirst="0" w:colLast="0" w:name="_heading=h.3djsxuqkejr1" w:id="27"/>
                <w:bookmarkEnd w:id="27"/>
              </w:ins>
            </w:sdtContent>
          </w:sdt>
        </w:p>
      </w:sdtContent>
    </w:sdt>
    <w:sdt>
      <w:sdtPr>
        <w:id w:val="-1922844761"/>
        <w:tag w:val="goog_rdk_120"/>
      </w:sdtPr>
      <w:sdtContent>
        <w:p w:rsidR="00000000" w:rsidDel="00000000" w:rsidP="00000000" w:rsidRDefault="00000000" w:rsidRPr="00000000" w14:paraId="0000001F">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11158286"/>
              <w:tag w:val="goog_rdk_118"/>
            </w:sdtPr>
            <w:sdtContent>
              <w:ins w:author="Itx Mithilan" w:id="10" w:date="2026-09-29T10:03:51Z"/>
              <w:sdt>
                <w:sdtPr>
                  <w:id w:val="-1812928604"/>
                  <w:tag w:val="goog_rdk_119"/>
                </w:sdtPr>
                <w:sdtContent>
                  <w:ins w:author="Itx Mithilan" w:id="10" w:date="2026-09-29T10:03:51Z">
                    <w:r w:rsidDel="00000000" w:rsidR="00000000" w:rsidRPr="00000000">
                      <w:rPr>
                        <w:rtl w:val="0"/>
                      </w:rPr>
                    </w:r>
                  </w:ins>
                </w:sdtContent>
              </w:sdt>
              <w:ins w:author="Itx Mithilan" w:id="10" w:date="2026-09-29T10:03:51Z">
                <w:bookmarkStart w:colFirst="0" w:colLast="0" w:name="_heading=h.dqucety4y0nx" w:id="28"/>
                <w:bookmarkEnd w:id="28"/>
              </w:ins>
            </w:sdtContent>
          </w:sdt>
        </w:p>
      </w:sdtContent>
    </w:sdt>
    <w:sdt>
      <w:sdtPr>
        <w:id w:val="-2053432125"/>
        <w:tag w:val="goog_rdk_123"/>
      </w:sdtPr>
      <w:sdtContent>
        <w:p w:rsidR="00000000" w:rsidDel="00000000" w:rsidP="00000000" w:rsidRDefault="00000000" w:rsidRPr="00000000" w14:paraId="00000020">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87095883"/>
              <w:tag w:val="goog_rdk_121"/>
            </w:sdtPr>
            <w:sdtContent>
              <w:ins w:author="Itx Mithilan" w:id="10" w:date="2026-09-29T10:03:51Z"/>
              <w:sdt>
                <w:sdtPr>
                  <w:id w:val="1367429581"/>
                  <w:tag w:val="goog_rdk_122"/>
                </w:sdtPr>
                <w:sdtContent>
                  <w:ins w:author="Itx Mithilan" w:id="10" w:date="2026-09-29T10:03:51Z">
                    <w:r w:rsidDel="00000000" w:rsidR="00000000" w:rsidRPr="00000000">
                      <w:rPr>
                        <w:rtl w:val="0"/>
                      </w:rPr>
                    </w:r>
                  </w:ins>
                </w:sdtContent>
              </w:sdt>
              <w:ins w:author="Itx Mithilan" w:id="10" w:date="2026-09-29T10:03:51Z">
                <w:bookmarkStart w:colFirst="0" w:colLast="0" w:name="_heading=h.gdupc3pp1c1" w:id="29"/>
                <w:bookmarkEnd w:id="29"/>
              </w:ins>
            </w:sdtContent>
          </w:sdt>
        </w:p>
      </w:sdtContent>
    </w:sdt>
    <w:sdt>
      <w:sdtPr>
        <w:id w:val="165482520"/>
        <w:tag w:val="goog_rdk_126"/>
      </w:sdtPr>
      <w:sdtContent>
        <w:p w:rsidR="00000000" w:rsidDel="00000000" w:rsidP="00000000" w:rsidRDefault="00000000" w:rsidRPr="00000000" w14:paraId="00000021">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377673833"/>
              <w:tag w:val="goog_rdk_124"/>
            </w:sdtPr>
            <w:sdtContent>
              <w:ins w:author="Itx Mithilan" w:id="10" w:date="2026-09-29T10:03:51Z"/>
              <w:sdt>
                <w:sdtPr>
                  <w:id w:val="660270508"/>
                  <w:tag w:val="goog_rdk_125"/>
                </w:sdtPr>
                <w:sdtContent>
                  <w:ins w:author="Itx Mithilan" w:id="10" w:date="2026-09-29T10:03:51Z">
                    <w:r w:rsidDel="00000000" w:rsidR="00000000" w:rsidRPr="00000000">
                      <w:rPr>
                        <w:rtl w:val="0"/>
                      </w:rPr>
                    </w:r>
                  </w:ins>
                </w:sdtContent>
              </w:sdt>
              <w:ins w:author="Itx Mithilan" w:id="10" w:date="2026-09-29T10:03:51Z">
                <w:bookmarkStart w:colFirst="0" w:colLast="0" w:name="_heading=h.n6e2ajodlbhu" w:id="30"/>
                <w:bookmarkEnd w:id="30"/>
              </w:ins>
            </w:sdtContent>
          </w:sdt>
        </w:p>
      </w:sdtContent>
    </w:sdt>
    <w:sdt>
      <w:sdtPr>
        <w:id w:val="94917703"/>
        <w:tag w:val="goog_rdk_129"/>
      </w:sdtPr>
      <w:sdtContent>
        <w:p w:rsidR="00000000" w:rsidDel="00000000" w:rsidP="00000000" w:rsidRDefault="00000000" w:rsidRPr="00000000" w14:paraId="0000002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095405867"/>
              <w:tag w:val="goog_rdk_127"/>
            </w:sdtPr>
            <w:sdtContent>
              <w:ins w:author="Itx Mithilan" w:id="10" w:date="2026-09-29T10:03:51Z"/>
              <w:sdt>
                <w:sdtPr>
                  <w:id w:val="1657957804"/>
                  <w:tag w:val="goog_rdk_128"/>
                </w:sdtPr>
                <w:sdtContent>
                  <w:ins w:author="Itx Mithilan" w:id="10" w:date="2026-09-29T10:03:51Z">
                    <w:r w:rsidDel="00000000" w:rsidR="00000000" w:rsidRPr="00000000">
                      <w:rPr>
                        <w:rtl w:val="0"/>
                      </w:rPr>
                    </w:r>
                  </w:ins>
                </w:sdtContent>
              </w:sdt>
              <w:ins w:author="Itx Mithilan" w:id="10" w:date="2026-09-29T10:03:51Z">
                <w:bookmarkStart w:colFirst="0" w:colLast="0" w:name="_heading=h.a39qlbr4mo3e" w:id="31"/>
                <w:bookmarkEnd w:id="31"/>
              </w:ins>
            </w:sdtContent>
          </w:sdt>
        </w:p>
      </w:sdtContent>
    </w:sdt>
    <w:sdt>
      <w:sdtPr>
        <w:id w:val="1674924451"/>
        <w:tag w:val="goog_rdk_132"/>
      </w:sdtPr>
      <w:sdtContent>
        <w:p w:rsidR="00000000" w:rsidDel="00000000" w:rsidP="00000000" w:rsidRDefault="00000000" w:rsidRPr="00000000" w14:paraId="00000023">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470103575"/>
              <w:tag w:val="goog_rdk_130"/>
            </w:sdtPr>
            <w:sdtContent>
              <w:ins w:author="Itx Mithilan" w:id="10" w:date="2026-09-29T10:03:51Z"/>
              <w:sdt>
                <w:sdtPr>
                  <w:id w:val="-1903714112"/>
                  <w:tag w:val="goog_rdk_131"/>
                </w:sdtPr>
                <w:sdtContent>
                  <w:ins w:author="Itx Mithilan" w:id="10" w:date="2026-09-29T10:03:51Z">
                    <w:r w:rsidDel="00000000" w:rsidR="00000000" w:rsidRPr="00000000">
                      <w:rPr>
                        <w:rtl w:val="0"/>
                      </w:rPr>
                    </w:r>
                  </w:ins>
                </w:sdtContent>
              </w:sdt>
              <w:ins w:author="Itx Mithilan" w:id="10" w:date="2026-09-29T10:03:51Z">
                <w:bookmarkStart w:colFirst="0" w:colLast="0" w:name="_heading=h.sppm8r8dlj4k" w:id="32"/>
                <w:bookmarkEnd w:id="32"/>
              </w:ins>
            </w:sdtContent>
          </w:sdt>
        </w:p>
      </w:sdtContent>
    </w:sdt>
    <w:sdt>
      <w:sdtPr>
        <w:id w:val="-52678170"/>
        <w:tag w:val="goog_rdk_135"/>
      </w:sdtPr>
      <w:sdtContent>
        <w:p w:rsidR="00000000" w:rsidDel="00000000" w:rsidP="00000000" w:rsidRDefault="00000000" w:rsidRPr="00000000" w14:paraId="0000002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503158078"/>
              <w:tag w:val="goog_rdk_133"/>
            </w:sdtPr>
            <w:sdtContent>
              <w:ins w:author="Itx Mithilan" w:id="10" w:date="2026-09-29T10:03:51Z"/>
              <w:sdt>
                <w:sdtPr>
                  <w:id w:val="-1493514440"/>
                  <w:tag w:val="goog_rdk_134"/>
                </w:sdtPr>
                <w:sdtContent>
                  <w:ins w:author="Itx Mithilan" w:id="10" w:date="2026-09-29T10:03:51Z">
                    <w:r w:rsidDel="00000000" w:rsidR="00000000" w:rsidRPr="00000000">
                      <w:rPr>
                        <w:rtl w:val="0"/>
                      </w:rPr>
                    </w:r>
                  </w:ins>
                </w:sdtContent>
              </w:sdt>
              <w:ins w:author="Itx Mithilan" w:id="10" w:date="2026-09-29T10:03:51Z">
                <w:bookmarkStart w:colFirst="0" w:colLast="0" w:name="_heading=h.nqpczn62r3j6" w:id="33"/>
                <w:bookmarkEnd w:id="33"/>
              </w:ins>
            </w:sdtContent>
          </w:sdt>
        </w:p>
      </w:sdtContent>
    </w:sdt>
    <w:sdt>
      <w:sdtPr>
        <w:id w:val="2014448674"/>
        <w:tag w:val="goog_rdk_138"/>
      </w:sdtPr>
      <w:sdtContent>
        <w:p w:rsidR="00000000" w:rsidDel="00000000" w:rsidP="00000000" w:rsidRDefault="00000000" w:rsidRPr="00000000" w14:paraId="00000025">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68955257"/>
              <w:tag w:val="goog_rdk_136"/>
            </w:sdtPr>
            <w:sdtContent>
              <w:ins w:author="Itx Mithilan" w:id="10" w:date="2026-09-29T10:03:51Z"/>
              <w:sdt>
                <w:sdtPr>
                  <w:id w:val="1472722637"/>
                  <w:tag w:val="goog_rdk_137"/>
                </w:sdtPr>
                <w:sdtContent>
                  <w:ins w:author="Itx Mithilan" w:id="10" w:date="2026-09-29T10:03:51Z">
                    <w:r w:rsidDel="00000000" w:rsidR="00000000" w:rsidRPr="00000000">
                      <w:rPr>
                        <w:rtl w:val="0"/>
                      </w:rPr>
                    </w:r>
                  </w:ins>
                </w:sdtContent>
              </w:sdt>
              <w:ins w:author="Itx Mithilan" w:id="10" w:date="2026-09-29T10:03:51Z">
                <w:bookmarkStart w:colFirst="0" w:colLast="0" w:name="_heading=h.ullbc6sqps6k" w:id="34"/>
                <w:bookmarkEnd w:id="34"/>
              </w:ins>
            </w:sdtContent>
          </w:sdt>
        </w:p>
      </w:sdtContent>
    </w:sdt>
    <w:sdt>
      <w:sdtPr>
        <w:id w:val="1101996824"/>
        <w:tag w:val="goog_rdk_141"/>
      </w:sdtPr>
      <w:sdtContent>
        <w:p w:rsidR="00000000" w:rsidDel="00000000" w:rsidP="00000000" w:rsidRDefault="00000000" w:rsidRPr="00000000" w14:paraId="00000026">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40812264"/>
              <w:tag w:val="goog_rdk_139"/>
            </w:sdtPr>
            <w:sdtContent>
              <w:ins w:author="Itx Mithilan" w:id="10" w:date="2026-09-29T10:03:51Z"/>
              <w:sdt>
                <w:sdtPr>
                  <w:id w:val="-902131623"/>
                  <w:tag w:val="goog_rdk_140"/>
                </w:sdtPr>
                <w:sdtContent>
                  <w:ins w:author="Itx Mithilan" w:id="10" w:date="2026-09-29T10:03:51Z">
                    <w:r w:rsidDel="00000000" w:rsidR="00000000" w:rsidRPr="00000000">
                      <w:rPr>
                        <w:rtl w:val="0"/>
                      </w:rPr>
                    </w:r>
                  </w:ins>
                </w:sdtContent>
              </w:sdt>
              <w:ins w:author="Itx Mithilan" w:id="10" w:date="2026-09-29T10:03:51Z">
                <w:bookmarkStart w:colFirst="0" w:colLast="0" w:name="_heading=h.edv22z565dvo" w:id="35"/>
                <w:bookmarkEnd w:id="35"/>
              </w:ins>
            </w:sdtContent>
          </w:sdt>
        </w:p>
      </w:sdtContent>
    </w:sdt>
    <w:sdt>
      <w:sdtPr>
        <w:id w:val="1605382027"/>
        <w:tag w:val="goog_rdk_144"/>
      </w:sdtPr>
      <w:sdtContent>
        <w:p w:rsidR="00000000" w:rsidDel="00000000" w:rsidP="00000000" w:rsidRDefault="00000000" w:rsidRPr="00000000" w14:paraId="0000002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417005222"/>
              <w:tag w:val="goog_rdk_142"/>
            </w:sdtPr>
            <w:sdtContent>
              <w:ins w:author="Itx Mithilan" w:id="10" w:date="2026-09-29T10:03:51Z"/>
              <w:sdt>
                <w:sdtPr>
                  <w:id w:val="841663121"/>
                  <w:tag w:val="goog_rdk_143"/>
                </w:sdtPr>
                <w:sdtContent>
                  <w:ins w:author="Itx Mithilan" w:id="10" w:date="2026-09-29T10:03:51Z">
                    <w:r w:rsidDel="00000000" w:rsidR="00000000" w:rsidRPr="00000000">
                      <w:rPr>
                        <w:rtl w:val="0"/>
                      </w:rPr>
                    </w:r>
                  </w:ins>
                </w:sdtContent>
              </w:sdt>
              <w:ins w:author="Itx Mithilan" w:id="10" w:date="2026-09-29T10:03:51Z">
                <w:bookmarkStart w:colFirst="0" w:colLast="0" w:name="_heading=h.n9qeuncuc1ub" w:id="36"/>
                <w:bookmarkEnd w:id="36"/>
              </w:ins>
            </w:sdtContent>
          </w:sdt>
        </w:p>
      </w:sdtContent>
    </w:sdt>
    <w:sdt>
      <w:sdtPr>
        <w:id w:val="1608826481"/>
        <w:tag w:val="goog_rdk_147"/>
      </w:sdtPr>
      <w:sdtContent>
        <w:p w:rsidR="00000000" w:rsidDel="00000000" w:rsidP="00000000" w:rsidRDefault="00000000" w:rsidRPr="00000000" w14:paraId="0000002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91278299"/>
              <w:tag w:val="goog_rdk_145"/>
            </w:sdtPr>
            <w:sdtContent>
              <w:ins w:author="Itx Mithilan" w:id="10" w:date="2026-09-29T10:03:51Z"/>
              <w:sdt>
                <w:sdtPr>
                  <w:id w:val="844570590"/>
                  <w:tag w:val="goog_rdk_146"/>
                </w:sdtPr>
                <w:sdtContent>
                  <w:ins w:author="Itx Mithilan" w:id="10" w:date="2026-09-29T10:03:51Z">
                    <w:r w:rsidDel="00000000" w:rsidR="00000000" w:rsidRPr="00000000">
                      <w:rPr>
                        <w:rtl w:val="0"/>
                      </w:rPr>
                    </w:r>
                  </w:ins>
                </w:sdtContent>
              </w:sdt>
              <w:ins w:author="Itx Mithilan" w:id="10" w:date="2026-09-29T10:03:51Z">
                <w:bookmarkStart w:colFirst="0" w:colLast="0" w:name="_heading=h.dqhvpo4i3vyp" w:id="37"/>
                <w:bookmarkEnd w:id="37"/>
              </w:ins>
            </w:sdtContent>
          </w:sdt>
        </w:p>
      </w:sdtContent>
    </w:sdt>
    <w:sdt>
      <w:sdtPr>
        <w:id w:val="-776168440"/>
        <w:tag w:val="goog_rdk_150"/>
      </w:sdtPr>
      <w:sdtContent>
        <w:p w:rsidR="00000000" w:rsidDel="00000000" w:rsidP="00000000" w:rsidRDefault="00000000" w:rsidRPr="00000000" w14:paraId="00000029">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644747877"/>
              <w:tag w:val="goog_rdk_148"/>
            </w:sdtPr>
            <w:sdtContent>
              <w:ins w:author="Itx Mithilan" w:id="10" w:date="2026-09-29T10:03:51Z"/>
              <w:sdt>
                <w:sdtPr>
                  <w:id w:val="1705788015"/>
                  <w:tag w:val="goog_rdk_149"/>
                </w:sdtPr>
                <w:sdtContent>
                  <w:ins w:author="Itx Mithilan" w:id="10" w:date="2026-09-29T10:03:51Z">
                    <w:r w:rsidDel="00000000" w:rsidR="00000000" w:rsidRPr="00000000">
                      <w:rPr>
                        <w:rtl w:val="0"/>
                      </w:rPr>
                    </w:r>
                  </w:ins>
                </w:sdtContent>
              </w:sdt>
              <w:ins w:author="Itx Mithilan" w:id="10" w:date="2026-09-29T10:03:51Z">
                <w:bookmarkStart w:colFirst="0" w:colLast="0" w:name="_heading=h.uesomecuit9q" w:id="38"/>
                <w:bookmarkEnd w:id="38"/>
              </w:ins>
            </w:sdtContent>
          </w:sdt>
        </w:p>
      </w:sdtContent>
    </w:sdt>
    <w:sdt>
      <w:sdtPr>
        <w:id w:val="-1096396272"/>
        <w:tag w:val="goog_rdk_153"/>
      </w:sdtPr>
      <w:sdtContent>
        <w:p w:rsidR="00000000" w:rsidDel="00000000" w:rsidP="00000000" w:rsidRDefault="00000000" w:rsidRPr="00000000" w14:paraId="0000002A">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348576913"/>
              <w:tag w:val="goog_rdk_151"/>
            </w:sdtPr>
            <w:sdtContent>
              <w:ins w:author="Itx Mithilan" w:id="10" w:date="2026-09-29T10:03:51Z"/>
              <w:sdt>
                <w:sdtPr>
                  <w:id w:val="-684949336"/>
                  <w:tag w:val="goog_rdk_152"/>
                </w:sdtPr>
                <w:sdtContent>
                  <w:ins w:author="Itx Mithilan" w:id="10" w:date="2026-09-29T10:03:51Z">
                    <w:r w:rsidDel="00000000" w:rsidR="00000000" w:rsidRPr="00000000">
                      <w:rPr>
                        <w:rtl w:val="0"/>
                      </w:rPr>
                    </w:r>
                  </w:ins>
                </w:sdtContent>
              </w:sdt>
              <w:ins w:author="Itx Mithilan" w:id="10" w:date="2026-09-29T10:03:51Z">
                <w:bookmarkStart w:colFirst="0" w:colLast="0" w:name="_heading=h.r74w2zh8gee" w:id="39"/>
                <w:bookmarkEnd w:id="39"/>
              </w:ins>
            </w:sdtContent>
          </w:sdt>
        </w:p>
      </w:sdtContent>
    </w:sdt>
    <w:sdt>
      <w:sdtPr>
        <w:id w:val="1544598138"/>
        <w:tag w:val="goog_rdk_156"/>
      </w:sdtPr>
      <w:sdtContent>
        <w:p w:rsidR="00000000" w:rsidDel="00000000" w:rsidP="00000000" w:rsidRDefault="00000000" w:rsidRPr="00000000" w14:paraId="0000002B">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4200931"/>
              <w:tag w:val="goog_rdk_154"/>
            </w:sdtPr>
            <w:sdtContent>
              <w:ins w:author="Itx Mithilan" w:id="10" w:date="2026-09-29T10:03:51Z"/>
              <w:sdt>
                <w:sdtPr>
                  <w:id w:val="-160845502"/>
                  <w:tag w:val="goog_rdk_155"/>
                </w:sdtPr>
                <w:sdtContent>
                  <w:ins w:author="Itx Mithilan" w:id="10" w:date="2026-09-29T10:03:51Z">
                    <w:r w:rsidDel="00000000" w:rsidR="00000000" w:rsidRPr="00000000">
                      <w:rPr>
                        <w:rtl w:val="0"/>
                      </w:rPr>
                    </w:r>
                  </w:ins>
                </w:sdtContent>
              </w:sdt>
              <w:ins w:author="Itx Mithilan" w:id="10" w:date="2026-09-29T10:03:51Z">
                <w:bookmarkStart w:colFirst="0" w:colLast="0" w:name="_heading=h.d0h7ibbfo1yk" w:id="40"/>
                <w:bookmarkEnd w:id="40"/>
              </w:ins>
            </w:sdtContent>
          </w:sdt>
        </w:p>
      </w:sdtContent>
    </w:sdt>
    <w:sdt>
      <w:sdtPr>
        <w:id w:val="-1033800481"/>
        <w:tag w:val="goog_rdk_159"/>
      </w:sdtPr>
      <w:sdtContent>
        <w:p w:rsidR="00000000" w:rsidDel="00000000" w:rsidP="00000000" w:rsidRDefault="00000000" w:rsidRPr="00000000" w14:paraId="0000002C">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526409558"/>
              <w:tag w:val="goog_rdk_157"/>
            </w:sdtPr>
            <w:sdtContent>
              <w:ins w:author="Itx Mithilan" w:id="10" w:date="2026-09-29T10:03:51Z"/>
              <w:sdt>
                <w:sdtPr>
                  <w:id w:val="-1564278426"/>
                  <w:tag w:val="goog_rdk_158"/>
                </w:sdtPr>
                <w:sdtContent>
                  <w:ins w:author="Itx Mithilan" w:id="10" w:date="2026-09-29T10:03:51Z">
                    <w:r w:rsidDel="00000000" w:rsidR="00000000" w:rsidRPr="00000000">
                      <w:rPr>
                        <w:rtl w:val="0"/>
                      </w:rPr>
                    </w:r>
                  </w:ins>
                </w:sdtContent>
              </w:sdt>
              <w:ins w:author="Itx Mithilan" w:id="10" w:date="2026-09-29T10:03:51Z">
                <w:bookmarkStart w:colFirst="0" w:colLast="0" w:name="_heading=h.or2vma5fpvkg" w:id="41"/>
                <w:bookmarkEnd w:id="41"/>
              </w:ins>
            </w:sdtContent>
          </w:sdt>
        </w:p>
      </w:sdtContent>
    </w:sdt>
    <w:sdt>
      <w:sdtPr>
        <w:id w:val="-864886028"/>
        <w:tag w:val="goog_rdk_162"/>
      </w:sdtPr>
      <w:sdtContent>
        <w:p w:rsidR="00000000" w:rsidDel="00000000" w:rsidP="00000000" w:rsidRDefault="00000000" w:rsidRPr="00000000" w14:paraId="0000002D">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011271954"/>
              <w:tag w:val="goog_rdk_160"/>
            </w:sdtPr>
            <w:sdtContent>
              <w:ins w:author="Itx Mithilan" w:id="10" w:date="2026-09-29T10:03:51Z"/>
              <w:sdt>
                <w:sdtPr>
                  <w:id w:val="1004066451"/>
                  <w:tag w:val="goog_rdk_161"/>
                </w:sdtPr>
                <w:sdtContent>
                  <w:ins w:author="Itx Mithilan" w:id="10" w:date="2026-09-29T10:03:51Z">
                    <w:r w:rsidDel="00000000" w:rsidR="00000000" w:rsidRPr="00000000">
                      <w:rPr>
                        <w:rtl w:val="0"/>
                      </w:rPr>
                    </w:r>
                  </w:ins>
                </w:sdtContent>
              </w:sdt>
              <w:ins w:author="Itx Mithilan" w:id="10" w:date="2026-09-29T10:03:51Z">
                <w:bookmarkStart w:colFirst="0" w:colLast="0" w:name="_heading=h.sy0hquzgcia6" w:id="42"/>
                <w:bookmarkEnd w:id="42"/>
              </w:ins>
            </w:sdtContent>
          </w:sdt>
        </w:p>
      </w:sdtContent>
    </w:sdt>
    <w:sdt>
      <w:sdtPr>
        <w:id w:val="1667929371"/>
        <w:tag w:val="goog_rdk_165"/>
      </w:sdtPr>
      <w:sdtContent>
        <w:p w:rsidR="00000000" w:rsidDel="00000000" w:rsidP="00000000" w:rsidRDefault="00000000" w:rsidRPr="00000000" w14:paraId="0000002E">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469411663"/>
              <w:tag w:val="goog_rdk_163"/>
            </w:sdtPr>
            <w:sdtContent>
              <w:ins w:author="Itx Mithilan" w:id="10" w:date="2026-09-29T10:03:51Z"/>
              <w:sdt>
                <w:sdtPr>
                  <w:id w:val="1105774014"/>
                  <w:tag w:val="goog_rdk_164"/>
                </w:sdtPr>
                <w:sdtContent>
                  <w:ins w:author="Itx Mithilan" w:id="10" w:date="2026-09-29T10:03:51Z">
                    <w:r w:rsidDel="00000000" w:rsidR="00000000" w:rsidRPr="00000000">
                      <w:rPr>
                        <w:rtl w:val="0"/>
                      </w:rPr>
                    </w:r>
                  </w:ins>
                </w:sdtContent>
              </w:sdt>
              <w:ins w:author="Itx Mithilan" w:id="10" w:date="2026-09-29T10:03:51Z">
                <w:bookmarkStart w:colFirst="0" w:colLast="0" w:name="_heading=h.75ac17t5r8qq" w:id="43"/>
                <w:bookmarkEnd w:id="43"/>
              </w:ins>
            </w:sdtContent>
          </w:sdt>
        </w:p>
      </w:sdtContent>
    </w:sdt>
    <w:sdt>
      <w:sdtPr>
        <w:id w:val="1660632786"/>
        <w:tag w:val="goog_rdk_168"/>
      </w:sdtPr>
      <w:sdtContent>
        <w:p w:rsidR="00000000" w:rsidDel="00000000" w:rsidP="00000000" w:rsidRDefault="00000000" w:rsidRPr="00000000" w14:paraId="0000002F">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837404267"/>
              <w:tag w:val="goog_rdk_166"/>
            </w:sdtPr>
            <w:sdtContent>
              <w:ins w:author="Itx Mithilan" w:id="10" w:date="2026-09-29T10:03:51Z"/>
              <w:sdt>
                <w:sdtPr>
                  <w:id w:val="-184314525"/>
                  <w:tag w:val="goog_rdk_167"/>
                </w:sdtPr>
                <w:sdtContent>
                  <w:ins w:author="Itx Mithilan" w:id="10" w:date="2026-09-29T10:03:51Z">
                    <w:r w:rsidDel="00000000" w:rsidR="00000000" w:rsidRPr="00000000">
                      <w:rPr>
                        <w:rtl w:val="0"/>
                      </w:rPr>
                    </w:r>
                  </w:ins>
                </w:sdtContent>
              </w:sdt>
              <w:ins w:author="Itx Mithilan" w:id="10" w:date="2026-09-29T10:03:51Z">
                <w:bookmarkStart w:colFirst="0" w:colLast="0" w:name="_heading=h.ozyzt1le1s2d" w:id="44"/>
                <w:bookmarkEnd w:id="44"/>
              </w:ins>
            </w:sdtContent>
          </w:sdt>
        </w:p>
      </w:sdtContent>
    </w:sdt>
    <w:sdt>
      <w:sdtPr>
        <w:id w:val="-228357448"/>
        <w:tag w:val="goog_rdk_171"/>
      </w:sdtPr>
      <w:sdtContent>
        <w:p w:rsidR="00000000" w:rsidDel="00000000" w:rsidP="00000000" w:rsidRDefault="00000000" w:rsidRPr="00000000" w14:paraId="00000030">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293429870"/>
              <w:tag w:val="goog_rdk_169"/>
            </w:sdtPr>
            <w:sdtContent>
              <w:ins w:author="Itx Mithilan" w:id="10" w:date="2026-09-29T10:03:51Z"/>
              <w:sdt>
                <w:sdtPr>
                  <w:id w:val="-1907403598"/>
                  <w:tag w:val="goog_rdk_170"/>
                </w:sdtPr>
                <w:sdtContent>
                  <w:ins w:author="Itx Mithilan" w:id="10" w:date="2026-09-29T10:03:51Z">
                    <w:r w:rsidDel="00000000" w:rsidR="00000000" w:rsidRPr="00000000">
                      <w:rPr>
                        <w:rtl w:val="0"/>
                      </w:rPr>
                    </w:r>
                  </w:ins>
                </w:sdtContent>
              </w:sdt>
              <w:ins w:author="Itx Mithilan" w:id="10" w:date="2026-09-29T10:03:51Z">
                <w:bookmarkStart w:colFirst="0" w:colLast="0" w:name="_heading=h.ojw76giwi197" w:id="45"/>
                <w:bookmarkEnd w:id="45"/>
              </w:ins>
            </w:sdtContent>
          </w:sdt>
        </w:p>
      </w:sdtContent>
    </w:sdt>
    <w:sdt>
      <w:sdtPr>
        <w:id w:val="-1497626825"/>
        <w:tag w:val="goog_rdk_174"/>
      </w:sdtPr>
      <w:sdtContent>
        <w:p w:rsidR="00000000" w:rsidDel="00000000" w:rsidP="00000000" w:rsidRDefault="00000000" w:rsidRPr="00000000" w14:paraId="00000031">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2044739480"/>
              <w:tag w:val="goog_rdk_172"/>
            </w:sdtPr>
            <w:sdtContent>
              <w:ins w:author="Itx Mithilan" w:id="10" w:date="2026-09-29T10:03:51Z"/>
              <w:sdt>
                <w:sdtPr>
                  <w:id w:val="583499142"/>
                  <w:tag w:val="goog_rdk_173"/>
                </w:sdtPr>
                <w:sdtContent>
                  <w:ins w:author="Itx Mithilan" w:id="10" w:date="2026-09-29T10:03:51Z">
                    <w:r w:rsidDel="00000000" w:rsidR="00000000" w:rsidRPr="00000000">
                      <w:rPr>
                        <w:rtl w:val="0"/>
                      </w:rPr>
                    </w:r>
                  </w:ins>
                </w:sdtContent>
              </w:sdt>
              <w:ins w:author="Itx Mithilan" w:id="10" w:date="2026-09-29T10:03:51Z">
                <w:bookmarkStart w:colFirst="0" w:colLast="0" w:name="_heading=h.otdy34i739i4" w:id="46"/>
                <w:bookmarkEnd w:id="46"/>
              </w:ins>
            </w:sdtContent>
          </w:sdt>
        </w:p>
      </w:sdtContent>
    </w:sdt>
    <w:sdt>
      <w:sdtPr>
        <w:id w:val="57025556"/>
        <w:tag w:val="goog_rdk_177"/>
      </w:sdtPr>
      <w:sdtContent>
        <w:p w:rsidR="00000000" w:rsidDel="00000000" w:rsidP="00000000" w:rsidRDefault="00000000" w:rsidRPr="00000000" w14:paraId="00000032">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501533740"/>
              <w:tag w:val="goog_rdk_175"/>
            </w:sdtPr>
            <w:sdtContent>
              <w:ins w:author="Itx Mithilan" w:id="10" w:date="2026-09-29T10:03:51Z"/>
              <w:sdt>
                <w:sdtPr>
                  <w:id w:val="-80926058"/>
                  <w:tag w:val="goog_rdk_176"/>
                </w:sdtPr>
                <w:sdtContent>
                  <w:ins w:author="Itx Mithilan" w:id="10" w:date="2026-09-29T10:03:51Z">
                    <w:r w:rsidDel="00000000" w:rsidR="00000000" w:rsidRPr="00000000">
                      <w:rPr>
                        <w:rtl w:val="0"/>
                      </w:rPr>
                    </w:r>
                  </w:ins>
                </w:sdtContent>
              </w:sdt>
              <w:ins w:author="Itx Mithilan" w:id="10" w:date="2026-09-29T10:03:51Z">
                <w:bookmarkStart w:colFirst="0" w:colLast="0" w:name="_heading=h.r5mt558ve5ra" w:id="47"/>
                <w:bookmarkEnd w:id="47"/>
              </w:ins>
            </w:sdtContent>
          </w:sdt>
        </w:p>
      </w:sdtContent>
    </w:sdt>
    <w:sdt>
      <w:sdtPr>
        <w:id w:val="-173130337"/>
        <w:tag w:val="goog_rdk_180"/>
      </w:sdtPr>
      <w:sdtContent>
        <w:p w:rsidR="00000000" w:rsidDel="00000000" w:rsidP="00000000" w:rsidRDefault="00000000" w:rsidRPr="00000000" w14:paraId="00000033">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291573713"/>
              <w:tag w:val="goog_rdk_178"/>
            </w:sdtPr>
            <w:sdtContent>
              <w:ins w:author="Itx Mithilan" w:id="10" w:date="2026-09-29T10:03:51Z"/>
              <w:sdt>
                <w:sdtPr>
                  <w:id w:val="823745341"/>
                  <w:tag w:val="goog_rdk_179"/>
                </w:sdtPr>
                <w:sdtContent>
                  <w:ins w:author="Itx Mithilan" w:id="10" w:date="2026-09-29T10:03:51Z">
                    <w:r w:rsidDel="00000000" w:rsidR="00000000" w:rsidRPr="00000000">
                      <w:rPr>
                        <w:rtl w:val="0"/>
                      </w:rPr>
                    </w:r>
                  </w:ins>
                </w:sdtContent>
              </w:sdt>
              <w:ins w:author="Itx Mithilan" w:id="10" w:date="2026-09-29T10:03:51Z">
                <w:bookmarkStart w:colFirst="0" w:colLast="0" w:name="_heading=h.ai3rv1cflndq" w:id="48"/>
                <w:bookmarkEnd w:id="48"/>
              </w:ins>
            </w:sdtContent>
          </w:sdt>
        </w:p>
      </w:sdtContent>
    </w:sdt>
    <w:sdt>
      <w:sdtPr>
        <w:id w:val="-1192052401"/>
        <w:tag w:val="goog_rdk_183"/>
      </w:sdtPr>
      <w:sdtContent>
        <w:p w:rsidR="00000000" w:rsidDel="00000000" w:rsidP="00000000" w:rsidRDefault="00000000" w:rsidRPr="00000000" w14:paraId="00000034">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774495316"/>
              <w:tag w:val="goog_rdk_181"/>
            </w:sdtPr>
            <w:sdtContent>
              <w:ins w:author="Itx Mithilan" w:id="10" w:date="2026-09-29T10:03:51Z"/>
              <w:sdt>
                <w:sdtPr>
                  <w:id w:val="-1386002598"/>
                  <w:tag w:val="goog_rdk_182"/>
                </w:sdtPr>
                <w:sdtContent>
                  <w:ins w:author="Itx Mithilan" w:id="10" w:date="2026-09-29T10:03:51Z">
                    <w:r w:rsidDel="00000000" w:rsidR="00000000" w:rsidRPr="00000000">
                      <w:rPr>
                        <w:rtl w:val="0"/>
                      </w:rPr>
                    </w:r>
                  </w:ins>
                </w:sdtContent>
              </w:sdt>
              <w:ins w:author="Itx Mithilan" w:id="10" w:date="2026-09-29T10:03:51Z">
                <w:bookmarkStart w:colFirst="0" w:colLast="0" w:name="_heading=h.nw801ze70x50" w:id="49"/>
                <w:bookmarkEnd w:id="49"/>
              </w:ins>
            </w:sdtContent>
          </w:sdt>
        </w:p>
      </w:sdtContent>
    </w:sdt>
    <w:sdt>
      <w:sdtPr>
        <w:id w:val="685912961"/>
        <w:tag w:val="goog_rdk_186"/>
      </w:sdtPr>
      <w:sdtContent>
        <w:p w:rsidR="00000000" w:rsidDel="00000000" w:rsidP="00000000" w:rsidRDefault="00000000" w:rsidRPr="00000000" w14:paraId="00000035">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335874644"/>
              <w:tag w:val="goog_rdk_184"/>
            </w:sdtPr>
            <w:sdtContent>
              <w:ins w:author="Itx Mithilan" w:id="10" w:date="2026-09-29T10:03:51Z"/>
              <w:sdt>
                <w:sdtPr>
                  <w:id w:val="944555480"/>
                  <w:tag w:val="goog_rdk_185"/>
                </w:sdtPr>
                <w:sdtContent>
                  <w:ins w:author="Itx Mithilan" w:id="10" w:date="2026-09-29T10:03:51Z">
                    <w:r w:rsidDel="00000000" w:rsidR="00000000" w:rsidRPr="00000000">
                      <w:rPr>
                        <w:rtl w:val="0"/>
                      </w:rPr>
                    </w:r>
                  </w:ins>
                </w:sdtContent>
              </w:sdt>
              <w:ins w:author="Itx Mithilan" w:id="10" w:date="2026-09-29T10:03:51Z">
                <w:bookmarkStart w:colFirst="0" w:colLast="0" w:name="_heading=h.ukkme4aw7hr1" w:id="50"/>
                <w:bookmarkEnd w:id="50"/>
              </w:ins>
            </w:sdtContent>
          </w:sdt>
        </w:p>
      </w:sdtContent>
    </w:sdt>
    <w:sdt>
      <w:sdtPr>
        <w:id w:val="-408765808"/>
        <w:tag w:val="goog_rdk_189"/>
      </w:sdtPr>
      <w:sdtContent>
        <w:p w:rsidR="00000000" w:rsidDel="00000000" w:rsidP="00000000" w:rsidRDefault="00000000" w:rsidRPr="00000000" w14:paraId="00000036">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626818374"/>
              <w:tag w:val="goog_rdk_187"/>
            </w:sdtPr>
            <w:sdtContent>
              <w:ins w:author="Itx Mithilan" w:id="10" w:date="2026-09-29T10:03:51Z"/>
              <w:sdt>
                <w:sdtPr>
                  <w:id w:val="673627936"/>
                  <w:tag w:val="goog_rdk_188"/>
                </w:sdtPr>
                <w:sdtContent>
                  <w:ins w:author="Itx Mithilan" w:id="10" w:date="2026-09-29T10:03:51Z">
                    <w:r w:rsidDel="00000000" w:rsidR="00000000" w:rsidRPr="00000000">
                      <w:rPr>
                        <w:rtl w:val="0"/>
                      </w:rPr>
                    </w:r>
                  </w:ins>
                </w:sdtContent>
              </w:sdt>
              <w:ins w:author="Itx Mithilan" w:id="10" w:date="2026-09-29T10:03:51Z">
                <w:bookmarkStart w:colFirst="0" w:colLast="0" w:name="_heading=h.vwwfa4wo31m2" w:id="51"/>
                <w:bookmarkEnd w:id="51"/>
              </w:ins>
            </w:sdtContent>
          </w:sdt>
        </w:p>
      </w:sdtContent>
    </w:sdt>
    <w:sdt>
      <w:sdtPr>
        <w:id w:val="-436987049"/>
        <w:tag w:val="goog_rdk_192"/>
      </w:sdtPr>
      <w:sdtContent>
        <w:p w:rsidR="00000000" w:rsidDel="00000000" w:rsidP="00000000" w:rsidRDefault="00000000" w:rsidRPr="00000000" w14:paraId="00000037">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681683561"/>
              <w:tag w:val="goog_rdk_190"/>
            </w:sdtPr>
            <w:sdtContent>
              <w:ins w:author="Itx Mithilan" w:id="10" w:date="2026-09-29T10:03:51Z"/>
              <w:sdt>
                <w:sdtPr>
                  <w:id w:val="1600107105"/>
                  <w:tag w:val="goog_rdk_191"/>
                </w:sdtPr>
                <w:sdtContent>
                  <w:ins w:author="Itx Mithilan" w:id="10" w:date="2026-09-29T10:03:51Z">
                    <w:r w:rsidDel="00000000" w:rsidR="00000000" w:rsidRPr="00000000">
                      <w:rPr>
                        <w:rtl w:val="0"/>
                      </w:rPr>
                    </w:r>
                  </w:ins>
                </w:sdtContent>
              </w:sdt>
              <w:ins w:author="Itx Mithilan" w:id="10" w:date="2026-09-29T10:03:51Z">
                <w:bookmarkStart w:colFirst="0" w:colLast="0" w:name="_heading=h.3nwd56la50sm" w:id="52"/>
                <w:bookmarkEnd w:id="52"/>
              </w:ins>
            </w:sdtContent>
          </w:sdt>
        </w:p>
      </w:sdtContent>
    </w:sdt>
    <w:sdt>
      <w:sdtPr>
        <w:id w:val="-878755979"/>
        <w:tag w:val="goog_rdk_195"/>
      </w:sdtPr>
      <w:sdtContent>
        <w:p w:rsidR="00000000" w:rsidDel="00000000" w:rsidP="00000000" w:rsidRDefault="00000000" w:rsidRPr="00000000" w14:paraId="00000038">
          <w:pPr>
            <w:pStyle w:val="Heading1"/>
            <w:rPr>
              <w:ins w:author="Itx Mithilan" w:id="10" w:date="2026-09-29T10:03:51Z"/>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Style w:val="Heading1"/>
              </w:pPr>
            </w:pPrChange>
          </w:pPr>
          <w:sdt>
            <w:sdtPr>
              <w:id w:val="1685882499"/>
              <w:tag w:val="goog_rdk_193"/>
            </w:sdtPr>
            <w:sdtContent>
              <w:ins w:author="Itx Mithilan" w:id="10" w:date="2026-09-29T10:03:51Z"/>
              <w:sdt>
                <w:sdtPr>
                  <w:id w:val="-1221703040"/>
                  <w:tag w:val="goog_rdk_194"/>
                </w:sdtPr>
                <w:sdtContent>
                  <w:ins w:author="Itx Mithilan" w:id="10" w:date="2026-09-29T10:03:51Z">
                    <w:r w:rsidDel="00000000" w:rsidR="00000000" w:rsidRPr="00000000">
                      <w:rPr>
                        <w:rtl w:val="0"/>
                      </w:rPr>
                    </w:r>
                  </w:ins>
                </w:sdtContent>
              </w:sdt>
              <w:ins w:author="Itx Mithilan" w:id="10" w:date="2026-09-29T10:03:51Z">
                <w:bookmarkStart w:colFirst="0" w:colLast="0" w:name="_heading=h.9o2b6fpnjx27" w:id="53"/>
                <w:bookmarkEnd w:id="53"/>
              </w:ins>
            </w:sdtContent>
          </w:sdt>
        </w:p>
      </w:sdtContent>
    </w:sdt>
    <w:sdt>
      <w:sdtPr>
        <w:id w:val="-2031558311"/>
        <w:tag w:val="goog_rdk_220"/>
      </w:sdtPr>
      <w:sdtContent>
        <w:p w:rsidR="00000000" w:rsidDel="00000000" w:rsidP="00000000" w:rsidRDefault="00000000" w:rsidRPr="00000000" w14:paraId="00000039">
          <w:pPr>
            <w:pStyle w:val="Heading1"/>
            <w:rPr>
              <w:ins w:author="Mahalakshmi" w:id="21" w:date="2026-09-28T17:11:4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Baskar" w:id="0" w:date="2026-09-30T07:26:24Z">
              <w:pPr/>
            </w:pPrChange>
          </w:pPr>
          <w:sdt>
            <w:sdtPr>
              <w:id w:val="-1471544922"/>
              <w:tag w:val="goog_rdk_197"/>
            </w:sdtPr>
            <w:sdtContent>
              <w:ins w:author="Animefor Me" w:id="15" w:date="2026-09-29T09:36:34Z"/>
              <w:sdt>
                <w:sdtPr>
                  <w:id w:val="1665689504"/>
                  <w:tag w:val="goog_rdk_198"/>
                </w:sdtPr>
                <w:sdtContent>
                  <w:ins w:author="Animefor Me" w:id="15" w:date="2026-09-29T09:36:34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nimefor Me" w:id="15" w:date="2026-09-29T09:36:34Z"/>
            </w:sdtContent>
          </w:sdt>
          <w:sdt>
            <w:sdtPr>
              <w:id w:val="1992595244"/>
              <w:tag w:val="goog_rdk_199"/>
            </w:sdtPr>
            <w:sdtContent>
              <w:ins w:author="S Rithanya" w:id="16" w:date="2026-09-29T07:02:29Z">
                <w:sdt>
                  <w:sdtPr>
                    <w:id w:val="1898784566"/>
                    <w:tag w:val="goog_rdk_200"/>
                  </w:sdtPr>
                  <w:sdtContent>
                    <w:del w:author="Animefor Me" w:id="15" w:date="2026-09-29T09:36:34Z"/>
                  </w:sdtContent>
                </w:sdt>
              </w:ins>
              <w:sdt>
                <w:sdtPr>
                  <w:id w:val="-10234251"/>
                  <w:tag w:val="goog_rdk_201"/>
                </w:sdtPr>
                <w:sdtContent>
                  <w:ins w:author="S Rithanya" w:id="16" w:date="2026-09-29T07:02:29Z">
                    <w:del w:author="Animefor Me" w:id="15" w:date="2026-09-29T09:36:34Z">
                      <w:r w:rsidDel="00000000" w:rsidR="00000000" w:rsidRPr="00000000">
                        <w:rPr>
                          <w:rtl w:val="0"/>
                          <w:rPrChange w:author="Baskar" w:id="6" w:date="2026-09-30T07:26:2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https://docs.googl</w:delText>
                      </w:r>
                    </w:del>
                  </w:ins>
                </w:sdtContent>
              </w:sdt>
              <w:ins w:author="S Rithanya" w:id="16" w:date="2026-09-29T07:02:29Z">
                <w:del w:author="Animefor Me" w:id="15" w:date="2026-09-29T09:36:34Z"/>
              </w:ins>
            </w:sdtContent>
          </w:sdt>
          <w:sdt>
            <w:sdtPr>
              <w:id w:val="1842811582"/>
              <w:tag w:val="goog_rdk_202"/>
            </w:sdtPr>
            <w:sdtContent>
              <w:ins w:author="Nithiya sri" w:id="17" w:date="2026-09-29T08:49:39Z">
                <w:sdt>
                  <w:sdtPr>
                    <w:id w:val="1222350965"/>
                    <w:tag w:val="goog_rdk_203"/>
                  </w:sdtPr>
                  <w:sdtContent>
                    <w:del w:author="Animefor Me" w:id="15" w:date="2026-09-29T09:36:34Z"/>
                  </w:sdtContent>
                </w:sdt>
              </w:ins>
              <w:sdt>
                <w:sdtPr>
                  <w:id w:val="-290974074"/>
                  <w:tag w:val="goog_rdk_204"/>
                </w:sdtPr>
                <w:sdtContent>
                  <w:ins w:author="Nithiya sri" w:id="17" w:date="2026-09-29T08:49:3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Nithiya sri" w:id="17" w:date="2026-09-29T08:49:39Z">
                <w:del w:author="Animefor Me" w:id="15" w:date="2026-09-29T09:36:34Z"/>
              </w:ins>
            </w:sdtContent>
          </w:sdt>
          <w:sdt>
            <w:sdtPr>
              <w:id w:val="-1353641976"/>
              <w:tag w:val="goog_rdk_205"/>
            </w:sdtPr>
            <w:sdtContent>
              <w:ins w:author="S Rithanya" w:id="16" w:date="2026-09-29T07:02:29Z">
                <w:sdt>
                  <w:sdtPr>
                    <w:id w:val="1654191436"/>
                    <w:tag w:val="goog_rdk_206"/>
                  </w:sdtPr>
                  <w:sdtContent>
                    <w:del w:author="Animefor Me" w:id="15" w:date="2026-09-29T09:36:34Z"/>
                  </w:sdtContent>
                </w:sdt>
              </w:ins>
              <w:sdt>
                <w:sdtPr>
                  <w:id w:val="1081428291"/>
                  <w:tag w:val="goog_rdk_207"/>
                </w:sdtPr>
                <w:sdtContent>
                  <w:ins w:author="S Rithanya" w:id="16" w:date="2026-09-29T07:02:2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e.com/document/d/1qfB_S3qCLtBpc3etJkYvZkdMlBKCmvYK/edit?usp=sharing&amp;ouid=109100995681159064424&amp;rtpof=true&amp;sd=true</w:delText>
                      </w:r>
                    </w:del>
                  </w:ins>
                </w:sdtContent>
              </w:sdt>
              <w:ins w:author="S Rithanya" w:id="16" w:date="2026-09-29T07:02:29Z">
                <w:del w:author="Animefor Me" w:id="15" w:date="2026-09-29T09:36:34Z"/>
              </w:ins>
            </w:sdtContent>
          </w:sdt>
          <w:sdt>
            <w:sdtPr>
              <w:id w:val="1401783963"/>
              <w:tag w:val="goog_rdk_208"/>
            </w:sdtPr>
            <w:sdtContent>
              <w:del w:author="Animefor Me" w:id="15" w:date="2026-09-29T09:36:34Z"/>
            </w:sdtContent>
          </w:sdt>
          <w:sdt>
            <w:sdtPr>
              <w:id w:val="1595544477"/>
              <w:tag w:val="goog_rdk_209"/>
            </w:sdtPr>
            <w:sdtContent>
              <w:ins w:author="Mithra arean" w:id="19" w:date="2026-09-29T06:42:20Z">
                <w:sdt>
                  <w:sdtPr>
                    <w:id w:val="1494867842"/>
                    <w:tag w:val="goog_rdk_210"/>
                  </w:sdtPr>
                  <w:sdtContent>
                    <w:del w:author="Animefor Me" w:id="15" w:date="2026-09-29T09:36:34Z"/>
                  </w:sdtContent>
                </w:sdt>
              </w:ins>
              <w:sdt>
                <w:sdtPr>
                  <w:id w:val="-283910663"/>
                  <w:tag w:val="goog_rdk_211"/>
                </w:sdtPr>
                <w:sdtContent>
                  <w:ins w:author="Mithra arean" w:id="19" w:date="2026-09-29T06:42:2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Mithra arean" w:id="19" w:date="2026-09-29T06:42:20Z">
                <w:del w:author="Animefor Me" w:id="15" w:date="2026-09-29T09:36:34Z"/>
              </w:ins>
            </w:sdtContent>
          </w:sdt>
          <w:sdt>
            <w:sdtPr>
              <w:id w:val="205030234"/>
              <w:tag w:val="goog_rdk_212"/>
            </w:sdtPr>
            <w:sdtContent>
              <w:del w:author="Animefor Me" w:id="15" w:date="2026-09-29T09:36:34Z"/>
            </w:sdtContent>
          </w:sdt>
          <w:sdt>
            <w:sdtPr>
              <w:id w:val="643778366"/>
              <w:tag w:val="goog_rdk_213"/>
            </w:sdtPr>
            <w:sdtContent>
              <w:ins w:author="Nadhiya Nadhiya" w:id="20" w:date="2026-09-29T04:16:12Z">
                <w:sdt>
                  <w:sdtPr>
                    <w:id w:val="13632132"/>
                    <w:tag w:val="goog_rdk_214"/>
                  </w:sdtPr>
                  <w:sdtContent>
                    <w:del w:author="Animefor Me" w:id="15" w:date="2026-09-29T09:36:34Z"/>
                  </w:sdtContent>
                </w:sdt>
              </w:ins>
              <w:sdt>
                <w:sdtPr>
                  <w:id w:val="849962065"/>
                  <w:tag w:val="goog_rdk_215"/>
                </w:sdtPr>
                <w:sdtContent>
                  <w:ins w:author="Nadhiya Nadhiya" w:id="20" w:date="2026-09-29T04:16:1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w:delText>
                      </w:r>
                    </w:del>
                  </w:ins>
                </w:sdtContent>
              </w:sdt>
              <w:ins w:author="Nadhiya Nadhiya" w:id="20" w:date="2026-09-29T04:16:12Z">
                <w:del w:author="Animefor Me" w:id="15" w:date="2026-09-29T09:36:34Z"/>
              </w:ins>
            </w:sdtContent>
          </w:sdt>
          <w:sdt>
            <w:sdtPr>
              <w:id w:val="-823612178"/>
              <w:tag w:val="goog_rdk_216"/>
            </w:sdtPr>
            <w:sdtContent>
              <w:del w:author="Animefor Me" w:id="15" w:date="2026-09-29T09:36:34Z"/>
            </w:sdtContent>
          </w:sdt>
          <w:sdt>
            <w:sdtPr>
              <w:id w:val="113641334"/>
              <w:tag w:val="goog_rdk_217"/>
            </w:sdtPr>
            <w:sdtContent>
              <w:ins w:author="Mahalakshmi" w:id="21" w:date="2026-09-28T17:11:49Z">
                <w:sdt>
                  <w:sdtPr>
                    <w:id w:val="1616460158"/>
                    <w:tag w:val="goog_rdk_218"/>
                  </w:sdtPr>
                  <w:sdtContent>
                    <w:del w:author="Animefor Me" w:id="15" w:date="2026-09-29T09:36:34Z"/>
                  </w:sdtContent>
                </w:sdt>
              </w:ins>
              <w:sdt>
                <w:sdtPr>
                  <w:id w:val="982483278"/>
                  <w:tag w:val="goog_rdk_219"/>
                </w:sdtPr>
                <w:sdtContent>
                  <w:ins w:author="Mahalakshmi" w:id="21" w:date="2026-09-28T17:11:4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https://github.com/sri394385-eng/vetri-thiran-payirchi-thittam.gita</w:delText>
                      </w:r>
                    </w:del>
                  </w:ins>
                </w:sdtContent>
              </w:sdt>
              <w:ins w:author="Mahalakshmi" w:id="21" w:date="2026-09-28T17:11:49Z">
                <w:del w:author="Animefor Me" w:id="15" w:date="2026-09-29T09:36:34Z"/>
              </w:ins>
            </w:sdtContent>
          </w:sdt>
        </w:p>
      </w:sdtContent>
    </w:sdt>
    <w:sdt>
      <w:sdtPr>
        <w:id w:val="-319749986"/>
        <w:tag w:val="goog_rdk_239"/>
      </w:sdtPr>
      <w:sdtContent>
        <w:p w:rsidR="00000000" w:rsidDel="00000000" w:rsidP="00000000" w:rsidRDefault="00000000" w:rsidRPr="00000000" w14:paraId="0000003A">
          <w:pPr>
            <w:ind w:left="0" w:firstLine="0"/>
            <w:rPr>
              <w:ins w:author="Harishma Rakeshkumar" w:id="25" w:date="2026-09-28T06:05:59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arameshwari R" w:id="26" w:date="2026-09-28T10:15:40Z">
                <w:rPr>
                  <w:rFonts w:ascii="Arial" w:cs="Arial" w:eastAsia="Arial" w:hAnsi="Arial"/>
                  <w:b w:val="0"/>
                  <w:bCs w:val="0"/>
                  <w:i w:val="0"/>
                  <w:iCs w:val="0"/>
                  <w:smallCaps w:val="0"/>
                  <w:strike w:val="0"/>
                  <w:color w:val="000000"/>
                  <w:sz w:val="22"/>
                  <w:szCs w:val="22"/>
                  <w:u w:val="none"/>
                  <w:shd w:fill="auto" w:val="clear"/>
                  <w:vertAlign w:val="baseline"/>
                </w:rPr>
              </w:rPrChange>
            </w:rPr>
            <w:pPrChange w:author="Parameshwari R" w:id="0" w:date="2026-09-28T10:15:40Z">
              <w:pPr/>
            </w:pPrChange>
          </w:pPr>
          <w:sdt>
            <w:sdtPr>
              <w:id w:val="1869103927"/>
              <w:tag w:val="goog_rdk_224"/>
            </w:sdtPr>
            <w:sdtContent>
              <w:ins w:author="Royal sanjai _tn72" w:id="22" w:date="2026-09-28T10:36:09Z">
                <w:sdt>
                  <w:sdtPr>
                    <w:id w:val="-894969033"/>
                    <w:tag w:val="goog_rdk_225"/>
                  </w:sdtPr>
                  <w:sdtContent>
                    <w:del w:author="Animefor Me" w:id="15" w:date="2026-09-29T09:36:34Z"/>
                  </w:sdtContent>
                </w:sdt>
              </w:ins>
              <w:sdt>
                <w:sdtPr>
                  <w:id w:val="-1464751909"/>
                  <w:tag w:val="goog_rdk_226"/>
                </w:sdtPr>
                <w:sdtContent>
                  <w:ins w:author="Royal sanjai _tn72" w:id="22" w:date="2026-09-28T10:36:0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yal sanjai _tn72" w:id="22" w:date="2026-09-28T10:36:09Z">
                <w:del w:author="Animefor Me" w:id="15" w:date="2026-09-29T09:36:34Z"/>
              </w:ins>
            </w:sdtContent>
          </w:sdt>
          <w:sdt>
            <w:sdtPr>
              <w:id w:val="681406632"/>
              <w:tag w:val="goog_rdk_227"/>
            </w:sdtPr>
            <w:sdtContent>
              <w:del w:author="Animefor Me" w:id="15" w:date="2026-09-29T09:36:34Z"/>
            </w:sdtContent>
          </w:sdt>
          <w:sdt>
            <w:sdtPr>
              <w:id w:val="51087885"/>
              <w:tag w:val="goog_rdk_228"/>
            </w:sdtPr>
            <w:sdtContent>
              <w:ins w:author="Anonymous" w:id="23" w:date="2026-09-28T10:06:33Z">
                <w:sdt>
                  <w:sdtPr>
                    <w:id w:val="1896862318"/>
                    <w:tag w:val="goog_rdk_229"/>
                  </w:sdtPr>
                  <w:sdtContent>
                    <w:del w:author="Animefor Me" w:id="15" w:date="2026-09-29T09:36:34Z"/>
                  </w:sdtContent>
                </w:sdt>
              </w:ins>
              <w:sdt>
                <w:sdtPr>
                  <w:id w:val="91955477"/>
                  <w:tag w:val="goog_rdk_230"/>
                </w:sdtPr>
                <w:sdtContent>
                  <w:ins w:author="Anonymous" w:id="23" w:date="2026-09-28T10:06:33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https://github.com/sri394385-eng/vetri-thiran-payirchi-thittam.git</w:delText>
                      </w:r>
                    </w:del>
                  </w:ins>
                </w:sdtContent>
              </w:sdt>
              <w:ins w:author="Anonymous" w:id="23" w:date="2026-09-28T10:06:33Z">
                <w:del w:author="Animefor Me" w:id="15" w:date="2026-09-29T09:36:34Z"/>
              </w:ins>
            </w:sdtContent>
          </w:sdt>
          <w:sdt>
            <w:sdtPr>
              <w:id w:val="846474691"/>
              <w:tag w:val="goog_rdk_231"/>
            </w:sdtPr>
            <w:sdtContent>
              <w:del w:author="Animefor Me" w:id="15" w:date="2026-09-29T09:36:34Z"/>
            </w:sdtContent>
          </w:sdt>
          <w:sdt>
            <w:sdtPr>
              <w:id w:val="1599950415"/>
              <w:tag w:val="goog_rdk_232"/>
            </w:sdtPr>
            <w:sdtContent>
              <w:ins w:author="Pushpa K" w:id="24" w:date="2026-09-28T09:50:09Z">
                <w:sdt>
                  <w:sdtPr>
                    <w:id w:val="-2028815046"/>
                    <w:tag w:val="goog_rdk_233"/>
                  </w:sdtPr>
                  <w:sdtContent>
                    <w:del w:author="Animefor Me" w:id="15" w:date="2026-09-29T09:36:34Z"/>
                  </w:sdtContent>
                </w:sdt>
              </w:ins>
              <w:sdt>
                <w:sdtPr>
                  <w:id w:val="926629566"/>
                  <w:tag w:val="goog_rdk_234"/>
                </w:sdtPr>
                <w:sdtContent>
                  <w:ins w:author="Pushpa K" w:id="24" w:date="2026-09-28T09:50:0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Pushpa K" w:id="24" w:date="2026-09-28T09:50:09Z">
                <w:del w:author="Animefor Me" w:id="15" w:date="2026-09-29T09:36:34Z"/>
              </w:ins>
            </w:sdtContent>
          </w:sdt>
          <w:sdt>
            <w:sdtPr>
              <w:id w:val="-1775795552"/>
              <w:tag w:val="goog_rdk_235"/>
            </w:sdtPr>
            <w:sdtContent>
              <w:del w:author="Animefor Me" w:id="15" w:date="2026-09-29T09:36:34Z"/>
            </w:sdtContent>
          </w:sdt>
          <w:sdt>
            <w:sdtPr>
              <w:id w:val="1107471267"/>
              <w:tag w:val="goog_rdk_236"/>
            </w:sdtPr>
            <w:sdtContent>
              <w:ins w:author="Harishma Rakeshkumar" w:id="25" w:date="2026-09-28T06:05:59Z">
                <w:sdt>
                  <w:sdtPr>
                    <w:id w:val="-2113049604"/>
                    <w:tag w:val="goog_rdk_237"/>
                  </w:sdtPr>
                  <w:sdtContent>
                    <w:del w:author="Animefor Me" w:id="15" w:date="2026-09-29T09:36:34Z"/>
                  </w:sdtContent>
                </w:sdt>
              </w:ins>
              <w:sdt>
                <w:sdtPr>
                  <w:id w:val="328556967"/>
                  <w:tag w:val="goog_rdk_238"/>
                </w:sdtPr>
                <w:sdtContent>
                  <w:ins w:author="Harishma Rakeshkumar" w:id="25" w:date="2026-09-28T06:05:59Z">
                    <w:del w:author="Animefor Me" w:id="15" w:date="2026-09-29T09:36:34Z">
                      <w:r w:rsidDel="00000000" w:rsidR="00000000" w:rsidRPr="00000000">
                        <w:rPr>
                          <w:rtl w:val="0"/>
                        </w:rPr>
                      </w:r>
                    </w:del>
                  </w:ins>
                </w:sdtContent>
              </w:sdt>
              <w:ins w:author="Harishma Rakeshkumar" w:id="25" w:date="2026-09-28T06:05:59Z">
                <w:del w:author="Animefor Me" w:id="15" w:date="2026-09-29T09:36:34Z"/>
              </w:ins>
            </w:sdtContent>
          </w:sdt>
        </w:p>
      </w:sdtContent>
    </w:sdt>
    <w:sdt>
      <w:sdtPr>
        <w:lock w:val="contentLocked"/>
        <w:id w:val="965782954"/>
        <w:tag w:val="goog_rdk_296"/>
      </w:sdtPr>
      <w:sdtContent>
        <w:tbl>
          <w:tblPr>
            <w:tblStyle w:val="Table1"/>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68798828125"/>
            <w:gridCol w:w="6777.31201171875"/>
            <w:tblGridChange w:id="0">
              <w:tblGrid>
                <w:gridCol w:w="1275.68798828125"/>
                <w:gridCol w:w="6777.31201171875"/>
              </w:tblGrid>
            </w:tblGridChange>
          </w:tblGrid>
          <w:sdt>
            <w:sdtPr>
              <w:id w:val="-1697728150"/>
              <w:tag w:val="goog_rdk_240"/>
            </w:sdtPr>
            <w:sdtContent>
              <w:tr>
                <w:trPr>
                  <w:cantSplit w:val="0"/>
                  <w:tblHeader w:val="0"/>
                  <w:ins w:author="Harishma Rakeshkumar" w:id="25" w:date="2026-09-28T06:05:59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2086428627"/>
                      <w:tag w:val="goog_rdk_245"/>
                    </w:sdtPr>
                    <w:sdtConten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1349901"/>
                            <w:tag w:val="goog_rdk_241"/>
                          </w:sdtPr>
                          <w:sdtContent>
                            <w:ins w:author="Harishma Rakeshkumar" w:id="25" w:date="2026-09-28T06:05:59Z">
                              <w:sdt>
                                <w:sdtPr>
                                  <w:id w:val="-41804829"/>
                                  <w:tag w:val="goog_rdk_242"/>
                                </w:sdtPr>
                                <w:sdtContent>
                                  <w:del w:author="Animefor Me" w:id="15" w:date="2026-09-29T09:36:34Z"/>
                                </w:sdtContent>
                              </w:sdt>
                            </w:ins>
                            <w:sdt>
                              <w:sdtPr>
                                <w:id w:val="-1578995876"/>
                                <w:tag w:val="goog_rdk_243"/>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w:delText>
                                    </w:r>
                                  </w:del>
                                </w:ins>
                              </w:sdtContent>
                            </w:sdt>
                            <w:ins w:author="Harishma Rakeshkumar" w:id="25" w:date="2026-09-28T06:05:59Z">
                              <w:del w:author="Animefor Me" w:id="15" w:date="2026-09-29T09:36:34Z">
                                <w:sdt>
                                  <w:sdtPr>
                                    <w:id w:val="1691117737"/>
                                    <w:tag w:val="goog_rdk_244"/>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885831017"/>
                      <w:tag w:val="goog_rdk_254"/>
                    </w:sdtPr>
                    <w:sdtConten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2497246"/>
                            <w:tag w:val="goog_rdk_246"/>
                          </w:sdtPr>
                          <w:sdtContent>
                            <w:ins w:author="Harishma Rakeshkumar" w:id="25" w:date="2026-09-28T06:05:59Z">
                              <w:sdt>
                                <w:sdtPr>
                                  <w:id w:val="1107755273"/>
                                  <w:tag w:val="goog_rdk_247"/>
                                </w:sdtPr>
                                <w:sdtContent>
                                  <w:del w:author="Animefor Me" w:id="15" w:date="2026-09-29T09:36:34Z"/>
                                </w:sdtContent>
                              </w:sdt>
                            </w:ins>
                            <w:sdt>
                              <w:sdtPr>
                                <w:id w:val="-743614929"/>
                                <w:tag w:val="goog_rdk_248"/>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Harishma Rakeshkumar" w:id="25" w:date="2026-09-28T06:05:59Z">
                              <w:del w:author="Animefor Me" w:id="15" w:date="2026-09-29T09:36:34Z">
                                <w:sdt>
                                  <w:sdtPr>
                                    <w:id w:val="1179686113"/>
                                    <w:tag w:val="goog_rdk_24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998711818"/>
                                    <w:tag w:val="goog_rdk_25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1649103653"/>
                                    <w:tag w:val="goog_rdk_25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2125095856"/>
                                    <w:tag w:val="goog_rdk_25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sdtContent>
                                </w:sdt>
                                <w:sdt>
                                  <w:sdtPr>
                                    <w:id w:val="221759162"/>
                                    <w:tag w:val="goog_rdk_253"/>
                                  </w:sdtPr>
                                  <w:sdtContent>
                                    <w:r w:rsidDel="00000000" w:rsidR="00000000" w:rsidRPr="00000000">
                                      <w:rPr>
                                        <w:rtl w:val="0"/>
                                      </w:rPr>
                                    </w:r>
                                  </w:sdtContent>
                                </w:sdt>
                              </w:del>
                            </w:ins>
                          </w:sdtContent>
                        </w:sdt>
                      </w:p>
                    </w:sdtContent>
                  </w:sdt>
                </w:tc>
              </w:tr>
            </w:sdtContent>
          </w:sdt>
          <w:sdt>
            <w:sdtPr>
              <w:id w:val="-1799361516"/>
              <w:tag w:val="goog_rdk_255"/>
            </w:sdtPr>
            <w:sdtContent>
              <w:tr>
                <w:trPr>
                  <w:cantSplit w:val="0"/>
                  <w:tblHeader w:val="0"/>
                  <w:ins w:author="Harishma Rakeshkumar" w:id="25" w:date="2026-09-28T06:05:59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247830692"/>
                      <w:tag w:val="goog_rdk_260"/>
                    </w:sdtPr>
                    <w:sdtContent>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8731307"/>
                            <w:tag w:val="goog_rdk_256"/>
                          </w:sdtPr>
                          <w:sdtContent>
                            <w:ins w:author="Harishma Rakeshkumar" w:id="25" w:date="2026-09-28T06:05:59Z">
                              <w:sdt>
                                <w:sdtPr>
                                  <w:id w:val="770717141"/>
                                  <w:tag w:val="goog_rdk_257"/>
                                </w:sdtPr>
                                <w:sdtContent>
                                  <w:del w:author="Animefor Me" w:id="15" w:date="2026-09-29T09:36:34Z"/>
                                </w:sdtContent>
                              </w:sdt>
                            </w:ins>
                            <w:sdt>
                              <w:sdtPr>
                                <w:id w:val="357541120"/>
                                <w:tag w:val="goog_rdk_258"/>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w:delText>
                                    </w:r>
                                  </w:del>
                                </w:ins>
                              </w:sdtContent>
                            </w:sdt>
                            <w:ins w:author="Harishma Rakeshkumar" w:id="25" w:date="2026-09-28T06:05:59Z">
                              <w:del w:author="Animefor Me" w:id="15" w:date="2026-09-29T09:36:34Z">
                                <w:sdt>
                                  <w:sdtPr>
                                    <w:id w:val="-907807765"/>
                                    <w:tag w:val="goog_rdk_25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817345748"/>
                      <w:tag w:val="goog_rdk_265"/>
                    </w:sdtPr>
                    <w:sdtConten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23646009"/>
                            <w:tag w:val="goog_rdk_261"/>
                          </w:sdtPr>
                          <w:sdtContent>
                            <w:ins w:author="Harishma Rakeshkumar" w:id="25" w:date="2026-09-28T06:05:59Z">
                              <w:sdt>
                                <w:sdtPr>
                                  <w:id w:val="916357111"/>
                                  <w:tag w:val="goog_rdk_262"/>
                                </w:sdtPr>
                                <w:sdtContent>
                                  <w:del w:author="Animefor Me" w:id="15" w:date="2026-09-29T09:36:34Z"/>
                                </w:sdtContent>
                              </w:sdt>
                            </w:ins>
                            <w:sdt>
                              <w:sdtPr>
                                <w:id w:val="1070878933"/>
                                <w:tag w:val="goog_rdk_263"/>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Harishma Rakeshkumar" w:id="25" w:date="2026-09-28T06:05:59Z">
                              <w:del w:author="Animefor Me" w:id="15" w:date="2026-09-29T09:36:34Z">
                                <w:sdt>
                                  <w:sdtPr>
                                    <w:id w:val="908806268"/>
                                    <w:tag w:val="goog_rdk_264"/>
                                  </w:sdtPr>
                                  <w:sdtContent>
                                    <w:r w:rsidDel="00000000" w:rsidR="00000000" w:rsidRPr="00000000">
                                      <w:rPr>
                                        <w:rtl w:val="0"/>
                                      </w:rPr>
                                    </w:r>
                                  </w:sdtContent>
                                </w:sdt>
                              </w:del>
                            </w:ins>
                          </w:sdtContent>
                        </w:sdt>
                      </w:p>
                    </w:sdtContent>
                  </w:sdt>
                </w:tc>
              </w:tr>
            </w:sdtContent>
          </w:sdt>
          <w:sdt>
            <w:sdtPr>
              <w:id w:val="602658091"/>
              <w:tag w:val="goog_rdk_266"/>
            </w:sdtPr>
            <w:sdtContent>
              <w:tr>
                <w:trPr>
                  <w:cantSplit w:val="0"/>
                  <w:tblHeader w:val="0"/>
                  <w:ins w:author="Harishma Rakeshkumar" w:id="25" w:date="2026-09-28T06:05:59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sdt>
                    <w:sdtPr>
                      <w:id w:val="-1410576698"/>
                      <w:tag w:val="goog_rdk_271"/>
                    </w:sdtPr>
                    <w:sdtConten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1693209"/>
                            <w:tag w:val="goog_rdk_267"/>
                          </w:sdtPr>
                          <w:sdtContent>
                            <w:ins w:author="Harishma Rakeshkumar" w:id="25" w:date="2026-09-28T06:05:59Z">
                              <w:sdt>
                                <w:sdtPr>
                                  <w:id w:val="544914870"/>
                                  <w:tag w:val="goog_rdk_268"/>
                                </w:sdtPr>
                                <w:sdtContent>
                                  <w:del w:author="Animefor Me" w:id="15" w:date="2026-09-29T09:36:34Z"/>
                                </w:sdtContent>
                              </w:sdt>
                            </w:ins>
                            <w:sdt>
                              <w:sdtPr>
                                <w:id w:val="-1210648242"/>
                                <w:tag w:val="goog_rdk_269"/>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Bcc</w:delText>
                                    </w:r>
                                  </w:del>
                                </w:ins>
                              </w:sdtContent>
                            </w:sdt>
                            <w:ins w:author="Harishma Rakeshkumar" w:id="25" w:date="2026-09-28T06:05:59Z">
                              <w:del w:author="Animefor Me" w:id="15" w:date="2026-09-29T09:36:34Z">
                                <w:sdt>
                                  <w:sdtPr>
                                    <w:id w:val="1485660393"/>
                                    <w:tag w:val="goog_rdk_270"/>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sdt>
                    <w:sdtPr>
                      <w:id w:val="194365811"/>
                      <w:tag w:val="goog_rdk_276"/>
                    </w:sdtPr>
                    <w:sdtConten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5664392"/>
                            <w:tag w:val="goog_rdk_272"/>
                          </w:sdtPr>
                          <w:sdtContent>
                            <w:ins w:author="Harishma Rakeshkumar" w:id="25" w:date="2026-09-28T06:05:59Z">
                              <w:sdt>
                                <w:sdtPr>
                                  <w:id w:val="-41344969"/>
                                  <w:tag w:val="goog_rdk_273"/>
                                </w:sdtPr>
                                <w:sdtContent>
                                  <w:del w:author="Animefor Me" w:id="15" w:date="2026-09-29T09:36:34Z"/>
                                </w:sdtContent>
                              </w:sdt>
                            </w:ins>
                            <w:sdt>
                              <w:sdtPr>
                                <w:id w:val="1423628483"/>
                                <w:tag w:val="goog_rdk_274"/>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Person</w:delText>
                                    </w:r>
                                  </w:del>
                                </w:ins>
                              </w:sdtContent>
                            </w:sdt>
                            <w:ins w:author="Harishma Rakeshkumar" w:id="25" w:date="2026-09-28T06:05:59Z">
                              <w:del w:author="Animefor Me" w:id="15" w:date="2026-09-29T09:36:34Z">
                                <w:sdt>
                                  <w:sdtPr>
                                    <w:id w:val="889023254"/>
                                    <w:tag w:val="goog_rdk_275"/>
                                  </w:sdtPr>
                                  <w:sdtContent>
                                    <w:r w:rsidDel="00000000" w:rsidR="00000000" w:rsidRPr="00000000">
                                      <w:rPr>
                                        <w:rtl w:val="0"/>
                                      </w:rPr>
                                    </w:r>
                                  </w:sdtContent>
                                </w:sdt>
                              </w:del>
                            </w:ins>
                          </w:sdtContent>
                        </w:sdt>
                      </w:p>
                    </w:sdtContent>
                  </w:sdt>
                </w:tc>
              </w:tr>
            </w:sdtContent>
          </w:sdt>
          <w:sdt>
            <w:sdtPr>
              <w:id w:val="-696277877"/>
              <w:tag w:val="goog_rdk_277"/>
            </w:sdtPr>
            <w:sdtContent>
              <w:tr>
                <w:trPr>
                  <w:cantSplit w:val="0"/>
                  <w:trHeight w:val="5312.919921875" w:hRule="atLeast"/>
                  <w:tblHeader w:val="0"/>
                  <w:ins w:author="Harishma Rakeshkumar" w:id="25" w:date="2026-09-28T06:05:59Z"/>
                  <w:del w:author="Animefor Me" w:id="15" w:date="2026-09-29T09:36:34Z"/>
                  <w:trPrChange w:author="Anonymous" w:id="27" w:date="2026-09-30T05:17:32Z">
                    <w:trPr>
                      <w:cantSplit w:val="0"/>
                      <w:tblHeader w:val="0"/>
                    </w:trPr>
                  </w:trPrChange>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Change w:author="Anonymous" w:id="27" w:date="2026-09-30T05:17:32Z">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tcPrChange>
                  </w:tcPr>
                  <w:sdt>
                    <w:sdtPr>
                      <w:id w:val="240712010"/>
                      <w:tag w:val="goog_rdk_282"/>
                    </w:sdtPr>
                    <w:sdtConten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520965"/>
                            <w:tag w:val="goog_rdk_278"/>
                          </w:sdtPr>
                          <w:sdtContent>
                            <w:ins w:author="Harishma Rakeshkumar" w:id="25" w:date="2026-09-28T06:05:59Z">
                              <w:sdt>
                                <w:sdtPr>
                                  <w:id w:val="-185668875"/>
                                  <w:tag w:val="goog_rdk_279"/>
                                </w:sdtPr>
                                <w:sdtContent>
                                  <w:del w:author="Animefor Me" w:id="15" w:date="2026-09-29T09:36:34Z"/>
                                </w:sdtContent>
                              </w:sdt>
                            </w:ins>
                            <w:sdt>
                              <w:sdtPr>
                                <w:id w:val="724602496"/>
                                <w:tag w:val="goog_rdk_280"/>
                              </w:sdtPr>
                              <w:sdtContent>
                                <w:ins w:author="Harishma Rakeshkumar" w:id="25" w:date="2026-09-28T06:05:5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Subject</w:delText>
                                    </w:r>
                                  </w:del>
                                </w:ins>
                              </w:sdtContent>
                            </w:sdt>
                            <w:ins w:author="Harishma Rakeshkumar" w:id="25" w:date="2026-09-28T06:05:59Z">
                              <w:del w:author="Animefor Me" w:id="15" w:date="2026-09-29T09:36:34Z">
                                <w:sdt>
                                  <w:sdtPr>
                                    <w:id w:val="1337051536"/>
                                    <w:tag w:val="goog_rdk_281"/>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Change w:author="Anonymous" w:id="27" w:date="2026-09-30T05:17:32Z">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tcPrChange>
                  </w:tcPr>
                  <w:sdt>
                    <w:sdtPr>
                      <w:id w:val="-2102730953"/>
                      <w:tag w:val="goog_rdk_286"/>
                    </w:sdtPr>
                    <w:sdtContent>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9254085"/>
                            <w:tag w:val="goog_rdk_283"/>
                          </w:sdtPr>
                          <w:sdtContent>
                            <w:ins w:author="Harishma Rakeshkumar" w:id="25" w:date="2026-09-28T06:05:59Z">
                              <w:sdt>
                                <w:sdtPr>
                                  <w:id w:val="1996033211"/>
                                  <w:tag w:val="goog_rdk_284"/>
                                </w:sdtPr>
                                <w:sdtContent>
                                  <w:del w:author="Animefor Me" w:id="15" w:date="2026-09-29T09:36:34Z"/>
                                </w:sdtContent>
                              </w:sdt>
                            </w:ins>
                            <w:sdt>
                              <w:sdtPr>
                                <w:id w:val="-1297916034"/>
                                <w:tag w:val="goog_rdk_285"/>
                              </w:sdtPr>
                              <w:sdtContent>
                                <w:ins w:author="Harishma Rakeshkumar" w:id="25" w:date="2026-09-28T06:05:59Z">
                                  <w:del w:author="Animefor Me" w:id="15" w:date="2026-09-29T09:36:34Z">
                                    <w:r w:rsidDel="00000000" w:rsidR="00000000" w:rsidRPr="00000000">
                                      <w:rPr>
                                        <w:rtl w:val="0"/>
                                      </w:rPr>
                                    </w:r>
                                  </w:del>
                                </w:ins>
                              </w:sdtContent>
                            </w:sdt>
                            <w:ins w:author="Harishma Rakeshkumar" w:id="25" w:date="2026-09-28T06:05:59Z">
                              <w:del w:author="Animefor Me" w:id="15" w:date="2026-09-29T09:36:34Z"/>
                            </w:ins>
                          </w:sdtContent>
                        </w:sdt>
                      </w:p>
                    </w:sdtContent>
                  </w:sdt>
                </w:tc>
              </w:tr>
            </w:sdtContent>
          </w:sdt>
          <w:sdt>
            <w:sdtPr>
              <w:id w:val="1704173976"/>
              <w:tag w:val="goog_rdk_287"/>
            </w:sdtPr>
            <w:sdtContent>
              <w:tr>
                <w:trPr>
                  <w:cantSplit w:val="0"/>
                  <w:trHeight w:val="2000" w:hRule="atLeast"/>
                  <w:tblHeader w:val="0"/>
                  <w:ins w:author="Harishma Rakeshkumar" w:id="25" w:date="2026-09-28T06:05:59Z"/>
                  <w:del w:author="Animefor Me" w:id="15" w:date="2026-09-29T09:36:34Z"/>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sdt>
                    <w:sdtPr>
                      <w:id w:val="-1416122980"/>
                      <w:tag w:val="goog_rdk_291"/>
                    </w:sdtPr>
                    <w:sdtContent>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Harishma Rakeshkumar" w:id="25" w:date="2026-09-28T06:05:59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41685710"/>
                            <w:tag w:val="goog_rdk_288"/>
                          </w:sdtPr>
                          <w:sdtContent>
                            <w:ins w:author="Harishma Rakeshkumar" w:id="25" w:date="2026-09-28T06:05:59Z">
                              <w:sdt>
                                <w:sdtPr>
                                  <w:id w:val="-846330304"/>
                                  <w:tag w:val="goog_rdk_289"/>
                                </w:sdtPr>
                                <w:sdtContent>
                                  <w:del w:author="Animefor Me" w:id="15" w:date="2026-09-29T09:36:34Z"/>
                                </w:sdtContent>
                              </w:sdt>
                            </w:ins>
                            <w:sdt>
                              <w:sdtPr>
                                <w:id w:val="98210261"/>
                                <w:tag w:val="goog_rdk_290"/>
                              </w:sdtPr>
                              <w:sdtContent>
                                <w:ins w:author="Harishma Rakeshkumar" w:id="25" w:date="2026-09-28T06:05:59Z">
                                  <w:del w:author="Animefor Me" w:id="15" w:date="2026-09-29T09:36:34Z">
                                    <w:r w:rsidDel="00000000" w:rsidR="00000000" w:rsidRPr="00000000">
                                      <w:rPr>
                                        <w:rtl w:val="0"/>
                                      </w:rPr>
                                    </w:r>
                                  </w:del>
                                </w:ins>
                              </w:sdtContent>
                            </w:sdt>
                            <w:ins w:author="Harishma Rakeshkumar" w:id="25" w:date="2026-09-28T06:05:59Z">
                              <w:del w:author="Animefor Me" w:id="15" w:date="2026-09-29T09:36:34Z"/>
                            </w:ins>
                          </w:sdtContent>
                        </w:sdt>
                      </w:p>
                    </w:sdtContent>
                  </w:sdt>
                </w:tc>
              </w:tr>
            </w:sdtContent>
          </w:sdt>
        </w:tbl>
      </w:sdtContent>
    </w:sdt>
    <w:sdt>
      <w:sdtPr>
        <w:id w:val="1992641535"/>
        <w:tag w:val="goog_rdk_303"/>
      </w:sdtPr>
      <w:sdtContent>
        <w:p w:rsidR="00000000" w:rsidDel="00000000" w:rsidP="00000000" w:rsidRDefault="00000000" w:rsidRPr="00000000" w14:paraId="00000045">
          <w:pPr>
            <w:rPr>
              <w:ins w:author="Sri durga devi" w:id="28" w:date="2026-09-28T05:47:41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Harishma Rakeshkumar" w:id="0" w:date="2026-09-28T06:05:59Z">
              <w:pPr>
                <w:pStyle w:val="Title"/>
              </w:pPr>
            </w:pPrChange>
          </w:pPr>
          <w:sdt>
            <w:sdtPr>
              <w:id w:val="-1293161362"/>
              <w:tag w:val="goog_rdk_300"/>
            </w:sdtPr>
            <w:sdtContent>
              <w:ins w:author="Sri durga devi" w:id="28" w:date="2026-09-28T05:47:41Z">
                <w:sdt>
                  <w:sdtPr>
                    <w:id w:val="-1213465728"/>
                    <w:tag w:val="goog_rdk_301"/>
                  </w:sdtPr>
                  <w:sdtContent>
                    <w:del w:author="Animefor Me" w:id="15" w:date="2026-09-29T09:36:34Z"/>
                  </w:sdtContent>
                </w:sdt>
              </w:ins>
              <w:sdt>
                <w:sdtPr>
                  <w:id w:val="111138472"/>
                  <w:tag w:val="goog_rdk_302"/>
                </w:sdtPr>
                <w:sdtContent>
                  <w:ins w:author="Sri durga devi" w:id="28" w:date="2026-09-28T05:47:41Z">
                    <w:del w:author="Animefor Me" w:id="15" w:date="2026-09-29T09:36:34Z">
                      <w:r w:rsidDel="00000000" w:rsidR="00000000" w:rsidRPr="00000000">
                        <w:rPr>
                          <w:rtl w:val="0"/>
                        </w:rPr>
                      </w:r>
                    </w:del>
                  </w:ins>
                </w:sdtContent>
              </w:sdt>
              <w:ins w:author="Sri durga devi" w:id="28" w:date="2026-09-28T05:47:41Z">
                <w:del w:author="Animefor Me" w:id="15" w:date="2026-09-29T09:36:34Z">
                  <w:bookmarkStart w:colFirst="0" w:colLast="0" w:name="_heading=h.7yfgqiaj0pwe" w:id="54"/>
                  <w:bookmarkEnd w:id="54"/>
                </w:del>
              </w:ins>
            </w:sdtContent>
          </w:sdt>
        </w:p>
      </w:sdtContent>
    </w:sdt>
    <w:sdt>
      <w:sdtPr>
        <w:id w:val="-639647195"/>
        <w:tag w:val="goog_rdk_376"/>
      </w:sdtPr>
      <w:sdtContent>
        <w:p w:rsidR="00000000" w:rsidDel="00000000" w:rsidP="00000000" w:rsidRDefault="00000000" w:rsidRPr="00000000" w14:paraId="00000046">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ins w:author="Anonymous" w:id="45" w:date="2026-09-27T07:20:49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Nivesh" w:id="46" w:date="2026-09-28T05:30:58Z">
                <w:rPr>
                  <w:rFonts w:ascii="Arial" w:cs="Arial" w:eastAsia="Arial" w:hAnsi="Arial"/>
                  <w:b w:val="0"/>
                  <w:bCs w:val="0"/>
                  <w:i w:val="0"/>
                  <w:iCs w:val="0"/>
                  <w:smallCaps w:val="0"/>
                  <w:strike w:val="0"/>
                  <w:color w:val="000000"/>
                  <w:sz w:val="22"/>
                  <w:szCs w:val="22"/>
                  <w:u w:val="none"/>
                  <w:shd w:fill="auto" w:val="clear"/>
                  <w:vertAlign w:val="baseline"/>
                </w:rPr>
              </w:rPrChange>
            </w:rPr>
            <w:pPrChange w:author="Nivesh" w:id="0" w:date="2026-09-28T05:30:58Z">
              <w:pPr/>
            </w:pPrChange>
          </w:pPr>
          <w:sdt>
            <w:sdtPr>
              <w:id w:val="965322386"/>
              <w:tag w:val="goog_rdk_307"/>
            </w:sdtPr>
            <w:sdtContent>
              <w:ins w:author="Sarathy V" w:id="30" w:date="2026-09-28T05:00:50Z">
                <w:sdt>
                  <w:sdtPr>
                    <w:id w:val="-1732213138"/>
                    <w:tag w:val="goog_rdk_308"/>
                  </w:sdtPr>
                  <w:sdtContent>
                    <w:del w:author="Animefor Me" w:id="15" w:date="2026-09-29T09:36:34Z"/>
                  </w:sdtContent>
                </w:sdt>
              </w:ins>
              <w:sdt>
                <w:sdtPr>
                  <w:id w:val="-489437055"/>
                  <w:tag w:val="goog_rdk_309"/>
                </w:sdtPr>
                <w:sdtContent>
                  <w:ins w:author="Sarathy V" w:id="30" w:date="2026-09-28T05:00:5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Sarathy V" w:id="30" w:date="2026-09-28T05:00:50Z">
                <w:del w:author="Animefor Me" w:id="15" w:date="2026-09-29T09:36:34Z">
                  <w:sdt>
                    <w:sdtPr>
                      <w:id w:val="-1310317205"/>
                      <w:tag w:val="goog_rdk_31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sdtContent>
                  </w:sdt>
                </w:del>
              </w:ins>
            </w:sdtContent>
          </w:sdt>
          <w:sdt>
            <w:sdtPr>
              <w:id w:val="-257931302"/>
              <w:tag w:val="goog_rdk_311"/>
            </w:sdtPr>
            <w:sdtContent>
              <w:del w:author="Animefor Me" w:id="15" w:date="2026-09-29T09:36:34Z"/>
            </w:sdtContent>
          </w:sdt>
          <w:sdt>
            <w:sdtPr>
              <w:id w:val="1781645582"/>
              <w:tag w:val="goog_rdk_312"/>
            </w:sdtPr>
            <w:sdtContent>
              <w:ins w:author="Dhanu Sri" w:id="31" w:date="2026-09-27T16:29:49Z">
                <w:sdt>
                  <w:sdtPr>
                    <w:id w:val="495868883"/>
                    <w:tag w:val="goog_rdk_313"/>
                  </w:sdtPr>
                  <w:sdtContent>
                    <w:del w:author="Animefor Me" w:id="15" w:date="2026-09-29T09:36:34Z"/>
                  </w:sdtContent>
                </w:sdt>
              </w:ins>
              <w:sdt>
                <w:sdtPr>
                  <w:id w:val="-443047038"/>
                  <w:tag w:val="goog_rdk_314"/>
                </w:sdtPr>
                <w:sdtContent>
                  <w:ins w:author="Dhanu Sri" w:id="31" w:date="2026-09-27T16:29:49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Dhanu Sri" w:id="31" w:date="2026-09-27T16:29:49Z">
                <w:del w:author="Animefor Me" w:id="15" w:date="2026-09-29T09:36:34Z"/>
              </w:ins>
            </w:sdtContent>
          </w:sdt>
          <w:sdt>
            <w:sdtPr>
              <w:id w:val="75849647"/>
              <w:tag w:val="goog_rdk_315"/>
            </w:sdtPr>
            <w:sdtContent>
              <w:del w:author="Animefor Me" w:id="15" w:date="2026-09-29T09:36:34Z"/>
            </w:sdtContent>
          </w:sdt>
          <w:sdt>
            <w:sdtPr>
              <w:id w:val="890688287"/>
              <w:tag w:val="goog_rdk_316"/>
            </w:sdtPr>
            <w:sdtContent>
              <w:ins w:author="Mathumitha" w:id="32" w:date="2026-09-27T12:40:47Z">
                <w:sdt>
                  <w:sdtPr>
                    <w:id w:val="756038981"/>
                    <w:tag w:val="goog_rdk_317"/>
                  </w:sdtPr>
                  <w:sdtContent>
                    <w:del w:author="Animefor Me" w:id="15" w:date="2026-09-29T09:36:34Z"/>
                  </w:sdtContent>
                </w:sdt>
              </w:ins>
              <w:sdt>
                <w:sdtPr>
                  <w:id w:val="-1006793461"/>
                  <w:tag w:val="goog_rdk_318"/>
                </w:sdtPr>
                <w:sdtContent>
                  <w:ins w:author="Mathumitha" w:id="32" w:date="2026-09-27T12:40:4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ff</w:delText>
                      </w:r>
                    </w:del>
                  </w:ins>
                </w:sdtContent>
              </w:sdt>
              <w:ins w:author="Mathumitha" w:id="32" w:date="2026-09-27T12:40:47Z">
                <w:del w:author="Animefor Me" w:id="15" w:date="2026-09-29T09:36:34Z">
                  <w:sdt>
                    <w:sdtPr>
                      <w:id w:val="783019437"/>
                      <w:tag w:val="goog_rdk_31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w:delText>
                      </w:r>
                    </w:sdtContent>
                  </w:sdt>
                </w:del>
              </w:ins>
            </w:sdtContent>
          </w:sdt>
          <w:sdt>
            <w:sdtPr>
              <w:id w:val="-981342341"/>
              <w:tag w:val="goog_rdk_320"/>
            </w:sdtPr>
            <w:sdtContent>
              <w:del w:author="Animefor Me" w:id="15" w:date="2026-09-29T09:36:34Z"/>
            </w:sdtContent>
          </w:sdt>
          <w:sdt>
            <w:sdtPr>
              <w:id w:val="406964245"/>
              <w:tag w:val="goog_rdk_321"/>
            </w:sdtPr>
            <w:sdtContent>
              <w:ins w:author="Sharon Balaji" w:id="33" w:date="2026-09-26T14:06:42Z">
                <w:sdt>
                  <w:sdtPr>
                    <w:id w:val="-425786763"/>
                    <w:tag w:val="goog_rdk_322"/>
                  </w:sdtPr>
                  <w:sdtContent>
                    <w:del w:author="Animefor Me" w:id="15" w:date="2026-09-29T09:36:34Z"/>
                  </w:sdtContent>
                </w:sdt>
              </w:ins>
              <w:sdt>
                <w:sdtPr>
                  <w:id w:val="-582046277"/>
                  <w:tag w:val="goog_rdk_323"/>
                </w:sdtPr>
                <w:sdtContent>
                  <w:ins w:author="Sharon Balaji" w:id="33" w:date="2026-09-26T14:06:4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PPPPPPP p</w:delText>
                      </w:r>
                    </w:del>
                  </w:ins>
                </w:sdtContent>
              </w:sdt>
              <w:ins w:author="Sharon Balaji" w:id="33" w:date="2026-09-26T14:06:42Z">
                <w:del w:author="Animefor Me" w:id="15" w:date="2026-09-29T09:36:34Z"/>
              </w:ins>
            </w:sdtContent>
          </w:sdt>
          <w:sdt>
            <w:sdtPr>
              <w:id w:val="743009654"/>
              <w:tag w:val="goog_rdk_324"/>
            </w:sdtPr>
            <w:sdtContent>
              <w:del w:author="Animefor Me" w:id="15" w:date="2026-09-29T09:36:34Z"/>
            </w:sdtContent>
          </w:sdt>
          <w:sdt>
            <w:sdtPr>
              <w:id w:val="851726061"/>
              <w:tag w:val="goog_rdk_325"/>
            </w:sdtPr>
            <w:sdtContent>
              <w:ins w:author="Rozia_Farheen B" w:id="34" w:date="2026-09-26T13:42:11Z">
                <w:sdt>
                  <w:sdtPr>
                    <w:id w:val="-2112643168"/>
                    <w:tag w:val="goog_rdk_326"/>
                  </w:sdtPr>
                  <w:sdtContent>
                    <w:del w:author="Animefor Me" w:id="15" w:date="2026-09-29T09:36:34Z"/>
                  </w:sdtContent>
                </w:sdt>
              </w:ins>
              <w:sdt>
                <w:sdtPr>
                  <w:id w:val="-2101210344"/>
                  <w:tag w:val="goog_rdk_327"/>
                </w:sdtPr>
                <w:sdtContent>
                  <w:ins w:author="Rozia_Farheen B" w:id="34" w:date="2026-09-26T13:42:1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321</w:delText>
                      </w:r>
                    </w:del>
                  </w:ins>
                </w:sdtContent>
              </w:sdt>
              <w:ins w:author="Rozia_Farheen B" w:id="34" w:date="2026-09-26T13:42:11Z">
                <w:del w:author="Animefor Me" w:id="15" w:date="2026-09-29T09:36:34Z"/>
              </w:ins>
            </w:sdtContent>
          </w:sdt>
          <w:sdt>
            <w:sdtPr>
              <w:id w:val="730180545"/>
              <w:tag w:val="goog_rdk_328"/>
            </w:sdtPr>
            <w:sdtContent>
              <w:del w:author="Animefor Me" w:id="15" w:date="2026-09-29T09:36:34Z"/>
            </w:sdtContent>
          </w:sdt>
          <w:sdt>
            <w:sdtPr>
              <w:id w:val="-1273535964"/>
              <w:tag w:val="goog_rdk_329"/>
            </w:sdtPr>
            <w:sdtContent>
              <w:ins w:author="Selvasree D" w:id="35" w:date="2026-09-26T11:08:25Z">
                <w:sdt>
                  <w:sdtPr>
                    <w:id w:val="-1996909373"/>
                    <w:tag w:val="goog_rdk_330"/>
                  </w:sdtPr>
                  <w:sdtContent>
                    <w:del w:author="Animefor Me" w:id="15" w:date="2026-09-29T09:36:34Z"/>
                  </w:sdtContent>
                </w:sdt>
              </w:ins>
              <w:sdt>
                <w:sdtPr>
                  <w:id w:val="-1185327160"/>
                  <w:tag w:val="goog_rdk_331"/>
                </w:sdtPr>
                <w:sdtContent>
                  <w:ins w:author="Selvasree D" w:id="35" w:date="2026-09-26T11:08:25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elvasree D" w:id="35" w:date="2026-09-26T11:08:25Z">
                <w:del w:author="Animefor Me" w:id="15" w:date="2026-09-29T09:36:34Z"/>
              </w:ins>
            </w:sdtContent>
          </w:sdt>
          <w:sdt>
            <w:sdtPr>
              <w:id w:val="-1845502075"/>
              <w:tag w:val="goog_rdk_332"/>
            </w:sdtPr>
            <w:sdtContent>
              <w:del w:author="Animefor Me" w:id="15" w:date="2026-09-29T09:36:34Z"/>
            </w:sdtContent>
          </w:sdt>
          <w:sdt>
            <w:sdtPr>
              <w:id w:val="-1083038953"/>
              <w:tag w:val="goog_rdk_333"/>
            </w:sdtPr>
            <w:sdtContent>
              <w:ins w:author="Anonymous" w:id="36" w:date="2026-09-26T11:07:44Z">
                <w:sdt>
                  <w:sdtPr>
                    <w:id w:val="291917845"/>
                    <w:tag w:val="goog_rdk_334"/>
                  </w:sdtPr>
                  <w:sdtContent>
                    <w:del w:author="Animefor Me" w:id="15" w:date="2026-09-29T09:36:34Z"/>
                  </w:sdtContent>
                </w:sdt>
              </w:ins>
              <w:sdt>
                <w:sdtPr>
                  <w:id w:val="1966118353"/>
                  <w:tag w:val="goog_rdk_335"/>
                </w:sdtPr>
                <w:sdtContent>
                  <w:ins w:author="Anonymous" w:id="36" w:date="2026-09-26T11:07: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PPPPPP</w:delText>
                      </w:r>
                    </w:del>
                  </w:ins>
                </w:sdtContent>
              </w:sdt>
              <w:ins w:author="Anonymous" w:id="36" w:date="2026-09-26T11:07:44Z">
                <w:del w:author="Animefor Me" w:id="15" w:date="2026-09-29T09:36:34Z">
                  <w:sdt>
                    <w:sdtPr>
                      <w:id w:val="1010101451"/>
                      <w:tag w:val="goog_rdk_33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PP</w:delText>
                      </w:r>
                    </w:sdtContent>
                  </w:sdt>
                </w:del>
              </w:ins>
            </w:sdtContent>
          </w:sdt>
          <w:sdt>
            <w:sdtPr>
              <w:id w:val="415410364"/>
              <w:tag w:val="goog_rdk_337"/>
            </w:sdtPr>
            <w:sdtContent>
              <w:del w:author="Animefor Me" w:id="15" w:date="2026-09-29T09:36:34Z"/>
            </w:sdtContent>
          </w:sdt>
          <w:sdt>
            <w:sdtPr>
              <w:id w:val="999535573"/>
              <w:tag w:val="goog_rdk_338"/>
            </w:sdtPr>
            <w:sdtContent>
              <w:ins w:author="Anonymous" w:id="37" w:date="2026-09-25T14:47:02Z">
                <w:sdt>
                  <w:sdtPr>
                    <w:id w:val="-1787955679"/>
                    <w:tag w:val="goog_rdk_339"/>
                  </w:sdtPr>
                  <w:sdtContent>
                    <w:del w:author="Animefor Me" w:id="15" w:date="2026-09-29T09:36:34Z"/>
                  </w:sdtContent>
                </w:sdt>
              </w:ins>
              <w:sdt>
                <w:sdtPr>
                  <w:id w:val="-473063682"/>
                  <w:tag w:val="goog_rdk_340"/>
                </w:sdtPr>
                <w:sdtContent>
                  <w:ins w:author="Anonymous" w:id="37" w:date="2026-09-25T14:47:0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37" w:date="2026-09-25T14:47:02Z">
                <w:del w:author="Animefor Me" w:id="15" w:date="2026-09-29T09:36:34Z"/>
              </w:ins>
            </w:sdtContent>
          </w:sdt>
          <w:sdt>
            <w:sdtPr>
              <w:id w:val="528839700"/>
              <w:tag w:val="goog_rdk_341"/>
            </w:sdtPr>
            <w:sdtContent>
              <w:del w:author="Animefor Me" w:id="15" w:date="2026-09-29T09:36:34Z"/>
            </w:sdtContent>
          </w:sdt>
          <w:sdt>
            <w:sdtPr>
              <w:id w:val="785113303"/>
              <w:tag w:val="goog_rdk_342"/>
            </w:sdtPr>
            <w:sdtContent>
              <w:ins w:author="Anonymous" w:id="38" w:date="2026-09-25T14:49:14Z">
                <w:sdt>
                  <w:sdtPr>
                    <w:id w:val="114027427"/>
                    <w:tag w:val="goog_rdk_343"/>
                  </w:sdtPr>
                  <w:sdtContent>
                    <w:del w:author="Animefor Me" w:id="15" w:date="2026-09-29T09:36:34Z"/>
                  </w:sdtContent>
                </w:sdt>
              </w:ins>
              <w:sdt>
                <w:sdtPr>
                  <w:id w:val="1622047196"/>
                  <w:tag w:val="goog_rdk_344"/>
                </w:sdtPr>
                <w:sdtContent>
                  <w:ins w:author="Anonymous" w:id="38" w:date="2026-09-25T14:49: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38" w:date="2026-09-25T14:49:14Z">
                <w:del w:author="Animefor Me" w:id="15" w:date="2026-09-29T09:36:34Z"/>
              </w:ins>
            </w:sdtContent>
          </w:sdt>
          <w:sdt>
            <w:sdtPr>
              <w:id w:val="1281815955"/>
              <w:tag w:val="goog_rdk_345"/>
            </w:sdtPr>
            <w:sdtContent>
              <w:del w:author="Animefor Me" w:id="15" w:date="2026-09-29T09:36:34Z"/>
            </w:sdtContent>
          </w:sdt>
          <w:sdt>
            <w:sdtPr>
              <w:id w:val="-1613394416"/>
              <w:tag w:val="goog_rdk_346"/>
            </w:sdtPr>
            <w:sdtContent>
              <w:ins w:author="Nivesh" w:id="39" w:date="2026-09-25T10:03:37Z">
                <w:sdt>
                  <w:sdtPr>
                    <w:id w:val="1367244887"/>
                    <w:tag w:val="goog_rdk_347"/>
                  </w:sdtPr>
                  <w:sdtContent>
                    <w:del w:author="Animefor Me" w:id="15" w:date="2026-09-29T09:36:34Z"/>
                  </w:sdtContent>
                </w:sdt>
              </w:ins>
              <w:sdt>
                <w:sdtPr>
                  <w:id w:val="-2130634135"/>
                  <w:tag w:val="goog_rdk_348"/>
                </w:sdtPr>
                <w:sdtContent>
                  <w:ins w:author="Nivesh" w:id="39" w:date="2026-09-25T10:03: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Nivesh" w:id="39" w:date="2026-09-25T10:03:37Z">
                <w:del w:author="Animefor Me" w:id="15" w:date="2026-09-29T09:36:34Z"/>
              </w:ins>
            </w:sdtContent>
          </w:sdt>
          <w:sdt>
            <w:sdtPr>
              <w:id w:val="1524703411"/>
              <w:tag w:val="goog_rdk_349"/>
            </w:sdtPr>
            <w:sdtContent>
              <w:del w:author="Animefor Me" w:id="15" w:date="2026-09-29T09:36:34Z"/>
            </w:sdtContent>
          </w:sdt>
          <w:sdt>
            <w:sdtPr>
              <w:id w:val="-1167920659"/>
              <w:tag w:val="goog_rdk_350"/>
            </w:sdtPr>
            <w:sdtContent>
              <w:ins w:author="Nivesh" w:id="40" w:date="2026-09-25T10:03:37Z">
                <w:sdt>
                  <w:sdtPr>
                    <w:id w:val="-591023518"/>
                    <w:tag w:val="goog_rdk_351"/>
                  </w:sdtPr>
                  <w:sdtContent>
                    <w:del w:author="Animefor Me" w:id="15" w:date="2026-09-29T09:36:34Z"/>
                  </w:sdtContent>
                </w:sdt>
              </w:ins>
              <w:sdt>
                <w:sdtPr>
                  <w:id w:val="668542351"/>
                  <w:tag w:val="goog_rdk_352"/>
                </w:sdtPr>
                <w:sdtContent>
                  <w:ins w:author="Nivesh" w:id="40" w:date="2026-09-25T10:03: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w:delText>
                      </w:r>
                    </w:del>
                  </w:ins>
                </w:sdtContent>
              </w:sdt>
              <w:ins w:author="Nivesh" w:id="40" w:date="2026-09-25T10:03:37Z">
                <w:del w:author="Animefor Me" w:id="15" w:date="2026-09-29T09:36:34Z"/>
              </w:ins>
            </w:sdtContent>
          </w:sdt>
          <w:sdt>
            <w:sdtPr>
              <w:id w:val="2085031910"/>
              <w:tag w:val="goog_rdk_353"/>
            </w:sdtPr>
            <w:sdtContent>
              <w:del w:author="Animefor Me" w:id="15" w:date="2026-09-29T09:36:34Z"/>
            </w:sdtContent>
          </w:sdt>
          <w:sdt>
            <w:sdtPr>
              <w:id w:val="893729045"/>
              <w:tag w:val="goog_rdk_354"/>
            </w:sdtPr>
            <w:sdtContent>
              <w:ins w:author="Karthika Karthika" w:id="41" w:date="2026-09-26T07:11:02Z">
                <w:sdt>
                  <w:sdtPr>
                    <w:id w:val="1790893834"/>
                    <w:tag w:val="goog_rdk_355"/>
                  </w:sdtPr>
                  <w:sdtContent>
                    <w:del w:author="Animefor Me" w:id="15" w:date="2026-09-29T09:36:34Z"/>
                  </w:sdtContent>
                </w:sdt>
              </w:ins>
              <w:sdt>
                <w:sdtPr>
                  <w:id w:val="-195638495"/>
                  <w:tag w:val="goog_rdk_356"/>
                </w:sdtPr>
                <w:sdtContent>
                  <w:ins w:author="Karthika Karthika" w:id="41" w:date="2026-09-26T07:11:0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del>
                  </w:ins>
                </w:sdtContent>
              </w:sdt>
              <w:ins w:author="Karthika Karthika" w:id="41" w:date="2026-09-26T07:11:02Z">
                <w:del w:author="Animefor Me" w:id="15" w:date="2026-09-29T09:36:34Z"/>
              </w:ins>
            </w:sdtContent>
          </w:sdt>
          <w:sdt>
            <w:sdtPr>
              <w:id w:val="1844493153"/>
              <w:tag w:val="goog_rdk_357"/>
            </w:sdtPr>
            <w:sdtContent>
              <w:del w:author="Animefor Me" w:id="15" w:date="2026-09-29T09:36:34Z"/>
            </w:sdtContent>
          </w:sdt>
          <w:sdt>
            <w:sdtPr>
              <w:id w:val="-815361645"/>
              <w:tag w:val="goog_rdk_358"/>
            </w:sdtPr>
            <w:sdtContent>
              <w:ins w:author="Nivesh" w:id="42" w:date="2026-09-25T10:02:26Z">
                <w:sdt>
                  <w:sdtPr>
                    <w:id w:val="1330069672"/>
                    <w:tag w:val="goog_rdk_359"/>
                  </w:sdtPr>
                  <w:sdtContent>
                    <w:del w:author="Animefor Me" w:id="15" w:date="2026-09-29T09:36:34Z"/>
                  </w:sdtContent>
                </w:sdt>
              </w:ins>
              <w:sdt>
                <w:sdtPr>
                  <w:id w:val="1298715687"/>
                  <w:tag w:val="goog_rdk_360"/>
                </w:sdtPr>
                <w:sdtContent>
                  <w:ins w:author="Nivesh" w:id="42" w:date="2026-09-25T10:02:26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w:delText>
                      </w:r>
                    </w:del>
                  </w:ins>
                </w:sdtContent>
              </w:sdt>
              <w:ins w:author="Nivesh" w:id="42" w:date="2026-09-25T10:02:26Z">
                <w:del w:author="Animefor Me" w:id="15" w:date="2026-09-29T09:36:34Z">
                  <w:sdt>
                    <w:sdtPr>
                      <w:id w:val="276347547"/>
                      <w:tag w:val="goog_rdk_36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niveshwa</w:delText>
                      </w:r>
                    </w:sdtContent>
                  </w:sdt>
                  <w:sdt>
                    <w:sdtPr>
                      <w:id w:val="1909244067"/>
                      <w:tag w:val="goog_rdk_36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ran</w:delText>
                      </w:r>
                    </w:sdtContent>
                  </w:sdt>
                </w:del>
              </w:ins>
            </w:sdtContent>
          </w:sdt>
          <w:sdt>
            <w:sdtPr>
              <w:id w:val="-1392412035"/>
              <w:tag w:val="goog_rdk_363"/>
            </w:sdtPr>
            <w:sdtContent>
              <w:del w:author="Animefor Me" w:id="15" w:date="2026-09-29T09:36:34Z"/>
            </w:sdtContent>
          </w:sdt>
          <w:sdt>
            <w:sdtPr>
              <w:id w:val="1351632075"/>
              <w:tag w:val="goog_rdk_364"/>
            </w:sdtPr>
            <w:sdtContent>
              <w:ins w:author="Anonymous" w:id="43" w:date="2026-09-25T14:53:21Z">
                <w:sdt>
                  <w:sdtPr>
                    <w:id w:val="708713254"/>
                    <w:tag w:val="goog_rdk_365"/>
                  </w:sdtPr>
                  <w:sdtContent>
                    <w:del w:author="Animefor Me" w:id="15" w:date="2026-09-29T09:36:34Z"/>
                  </w:sdtContent>
                </w:sdt>
              </w:ins>
              <w:sdt>
                <w:sdtPr>
                  <w:id w:val="-1188672264"/>
                  <w:tag w:val="goog_rdk_366"/>
                </w:sdtPr>
                <w:sdtContent>
                  <w:ins w:author="Anonymous" w:id="43" w:date="2026-09-25T14:53:2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43" w:date="2026-09-25T14:53:21Z">
                <w:del w:author="Animefor Me" w:id="15" w:date="2026-09-29T09:36:34Z"/>
              </w:ins>
            </w:sdtContent>
          </w:sdt>
          <w:sdt>
            <w:sdtPr>
              <w:id w:val="-1815071474"/>
              <w:tag w:val="goog_rdk_367"/>
            </w:sdtPr>
            <w:sdtContent>
              <w:del w:author="Animefor Me" w:id="15" w:date="2026-09-29T09:36:34Z"/>
            </w:sdtContent>
          </w:sdt>
          <w:sdt>
            <w:sdtPr>
              <w:id w:val="-867726255"/>
              <w:tag w:val="goog_rdk_368"/>
            </w:sdtPr>
            <w:sdtContent>
              <w:ins w:author="Indhumathi T" w:id="44" w:date="2026-09-26T09:49:34Z">
                <w:sdt>
                  <w:sdtPr>
                    <w:id w:val="1402750088"/>
                    <w:tag w:val="goog_rdk_369"/>
                  </w:sdtPr>
                  <w:sdtContent>
                    <w:del w:author="Animefor Me" w:id="15" w:date="2026-09-29T09:36:34Z"/>
                  </w:sdtContent>
                </w:sdt>
              </w:ins>
              <w:sdt>
                <w:sdtPr>
                  <w:id w:val="-1213974991"/>
                  <w:tag w:val="goog_rdk_370"/>
                </w:sdtPr>
                <w:sdtContent>
                  <w:ins w:author="Indhumathi T" w:id="44" w:date="2026-09-26T09:49:3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w:delText>
                      </w:r>
                    </w:del>
                  </w:ins>
                </w:sdtContent>
              </w:sdt>
              <w:ins w:author="Indhumathi T" w:id="44" w:date="2026-09-26T09:49:34Z">
                <w:del w:author="Animefor Me" w:id="15" w:date="2026-09-29T09:36:34Z">
                  <w:sdt>
                    <w:sdtPr>
                      <w:id w:val="878168836"/>
                      <w:tag w:val="goog_rdk_37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y</w:delText>
                      </w:r>
                    </w:sdtContent>
                  </w:sdt>
                </w:del>
              </w:ins>
            </w:sdtContent>
          </w:sdt>
          <w:sdt>
            <w:sdtPr>
              <w:id w:val="552551821"/>
              <w:tag w:val="goog_rdk_372"/>
            </w:sdtPr>
            <w:sdtContent>
              <w:del w:author="Animefor Me" w:id="15" w:date="2026-09-29T09:36:34Z"/>
            </w:sdtContent>
          </w:sdt>
          <w:sdt>
            <w:sdtPr>
              <w:id w:val="-1484067882"/>
              <w:tag w:val="goog_rdk_373"/>
            </w:sdtPr>
            <w:sdtContent>
              <w:ins w:author="Anonymous" w:id="45" w:date="2026-09-27T07:20:49Z">
                <w:sdt>
                  <w:sdtPr>
                    <w:id w:val="1445084804"/>
                    <w:tag w:val="goog_rdk_374"/>
                  </w:sdtPr>
                  <w:sdtContent>
                    <w:del w:author="Animefor Me" w:id="15" w:date="2026-09-29T09:36:34Z"/>
                  </w:sdtContent>
                </w:sdt>
              </w:ins>
              <w:sdt>
                <w:sdtPr>
                  <w:id w:val="2086209127"/>
                  <w:tag w:val="goog_rdk_375"/>
                </w:sdtPr>
                <w:sdtContent>
                  <w:ins w:author="Anonymous" w:id="45" w:date="2026-09-27T07:20:49Z">
                    <w:del w:author="Animefor Me" w:id="15" w:date="2026-09-29T09:36:34Z">
                      <w:r w:rsidDel="00000000" w:rsidR="00000000" w:rsidRPr="00000000">
                        <w:rPr>
                          <w:rtl w:val="0"/>
                        </w:rPr>
                      </w:r>
                    </w:del>
                  </w:ins>
                </w:sdtContent>
              </w:sdt>
              <w:ins w:author="Anonymous" w:id="45" w:date="2026-09-27T07:20:49Z">
                <w:del w:author="Animefor Me" w:id="15" w:date="2026-09-29T09:36:34Z"/>
              </w:ins>
            </w:sdtContent>
          </w:sdt>
        </w:p>
      </w:sdtContent>
    </w:sdt>
    <w:sdt>
      <w:sdtPr>
        <w:id w:val="1465917817"/>
        <w:tag w:val="goog_rdk_383"/>
      </w:sdtPr>
      <w:sdtContent>
        <w:p w:rsidR="00000000" w:rsidDel="00000000" w:rsidP="00000000" w:rsidRDefault="00000000" w:rsidRPr="00000000" w14:paraId="00000047">
          <w:pPr>
            <w:pStyle w:val="Title"/>
            <w:rPr>
              <w:ins w:author="Rozia_Farheen B" w:id="47" w:date="2026-09-26T13:32:14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vaishnavi N" w:id="48" w:date="2026-09-28T07:26:12Z">
                <w:rPr>
                  <w:rFonts w:ascii="Arial" w:cs="Arial" w:eastAsia="Arial" w:hAnsi="Arial"/>
                  <w:b w:val="0"/>
                  <w:bCs w:val="0"/>
                  <w:i w:val="0"/>
                  <w:iCs w:val="0"/>
                  <w:smallCaps w:val="0"/>
                  <w:strike w:val="0"/>
                  <w:color w:val="000000"/>
                  <w:sz w:val="22"/>
                  <w:szCs w:val="22"/>
                  <w:u w:val="none"/>
                  <w:shd w:fill="auto" w:val="clear"/>
                  <w:vertAlign w:val="baseline"/>
                </w:rPr>
              </w:rPrChange>
            </w:rPr>
            <w:pPrChange w:author="vaishnavi N" w:id="0" w:date="2026-09-28T07:26:12Z">
              <w:pPr/>
            </w:pPrChange>
          </w:pPr>
          <w:sdt>
            <w:sdtPr>
              <w:id w:val="-1169481732"/>
              <w:tag w:val="goog_rdk_380"/>
            </w:sdtPr>
            <w:sdtContent>
              <w:ins w:author="Rozia_Farheen B" w:id="47" w:date="2026-09-26T13:32:14Z">
                <w:sdt>
                  <w:sdtPr>
                    <w:id w:val="-2076601427"/>
                    <w:tag w:val="goog_rdk_381"/>
                  </w:sdtPr>
                  <w:sdtContent>
                    <w:del w:author="Animefor Me" w:id="15" w:date="2026-09-29T09:36:34Z"/>
                  </w:sdtContent>
                </w:sdt>
              </w:ins>
              <w:sdt>
                <w:sdtPr>
                  <w:id w:val="64700519"/>
                  <w:tag w:val="goog_rdk_382"/>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sdt>
      <w:sdtPr>
        <w:lock w:val="contentLocked"/>
        <w:id w:val="329341367"/>
        <w:tag w:val="goog_rdk_805"/>
      </w:sdtPr>
      <w:sdtContent>
        <w:tbl>
          <w:tblPr>
            <w:tblStyle w:val="Table2"/>
            <w:tblW w:w="8053.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869"/>
            <w:gridCol w:w="2592"/>
            <w:tblGridChange w:id="0">
              <w:tblGrid>
                <w:gridCol w:w="2592"/>
                <w:gridCol w:w="2869"/>
                <w:gridCol w:w="2592"/>
              </w:tblGrid>
            </w:tblGridChange>
          </w:tblGrid>
          <w:sdt>
            <w:sdtPr>
              <w:id w:val="-280724617"/>
              <w:tag w:val="goog_rdk_384"/>
            </w:sdtPr>
            <w:sdtContent>
              <w:tr>
                <w:trPr>
                  <w:cantSplit w:val="0"/>
                  <w:trHeight w:val="1140.6249999999998" w:hRule="atLeast"/>
                  <w:tblHeader w:val="1"/>
                  <w:ins w:author="Rozia_Farheen B" w:id="47" w:date="2026-09-26T13:32:14Z"/>
                  <w:del w:author="Animefor Me" w:id="15" w:date="2026-09-29T09:36:34Z"/>
                  <w:trPrChange w:author="sabaRi" w:id="49" w:date="2026-09-26T16:24:32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sabaRi" w:id="49" w:date="2026-09-26T16:24:32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sdt>
                    <w:sdtPr>
                      <w:id w:val="-489850524"/>
                      <w:tag w:val="goog_rdk_388"/>
                    </w:sdtPr>
                    <w:sdtContent>
                      <w:p w:rsidR="00000000" w:rsidDel="00000000" w:rsidP="00000000" w:rsidRDefault="00000000" w:rsidRPr="00000000" w14:paraId="00000048">
                        <w:pPr>
                          <w:pStyle w:val="Heading2"/>
                          <w:widowControl w:val="0"/>
                          <w:spacing w:after="120" w:before="120" w:lineRule="auto"/>
                          <w:ind w:left="0" w:firstLine="0"/>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0355363"/>
                            <w:tag w:val="goog_rdk_385"/>
                          </w:sdtPr>
                          <w:sdtContent>
                            <w:ins w:author="Rozia_Farheen B" w:id="47" w:date="2026-09-26T13:32:14Z">
                              <w:sdt>
                                <w:sdtPr>
                                  <w:id w:val="601076753"/>
                                  <w:tag w:val="goog_rdk_386"/>
                                </w:sdtPr>
                                <w:sdtContent>
                                  <w:del w:author="Animefor Me" w:id="15" w:date="2026-09-29T09:36:34Z"/>
                                </w:sdtContent>
                              </w:sdt>
                            </w:ins>
                            <w:sdt>
                              <w:sdtPr>
                                <w:id w:val="-2019785462"/>
                                <w:tag w:val="goog_rdk_387"/>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Rozia_Farheen B" w:id="47" w:date="2026-09-26T13:32:14Z">
                              <w:del w:author="Animefor Me" w:id="15" w:date="2026-09-29T09:36:34Z">
                                <w:bookmarkStart w:colFirst="0" w:colLast="0" w:name="_heading=h.hb062lh5p4j3" w:id="55"/>
                                <w:bookmarkEnd w:id="55"/>
                              </w:del>
                            </w:ins>
                          </w:sdtContent>
                        </w:sdt>
                      </w:p>
                    </w:sdtContent>
                  </w:sdt>
                </w:tc>
              </w:tr>
            </w:sdtContent>
          </w:sdt>
          <w:sdt>
            <w:sdtPr>
              <w:id w:val="1619175602"/>
              <w:tag w:val="goog_rdk_397"/>
            </w:sdtPr>
            <w:sdtContent>
              <w:tr>
                <w:trPr>
                  <w:cantSplit w:val="0"/>
                  <w:tblHeader w:val="1"/>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1363819067"/>
                      <w:tag w:val="goog_rdk_403"/>
                    </w:sdtPr>
                    <w:sdtContent>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8717957"/>
                            <w:tag w:val="goog_rdk_398"/>
                          </w:sdtPr>
                          <w:sdtContent>
                            <w:ins w:author="Rozia_Farheen B" w:id="47" w:date="2026-09-26T13:32:14Z">
                              <w:sdt>
                                <w:sdtPr>
                                  <w:id w:val="-1247832779"/>
                                  <w:tag w:val="goog_rdk_399"/>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926" name="image20.png"/>
                                          <a:graphic>
                                            <a:graphicData uri="http://schemas.openxmlformats.org/drawingml/2006/picture">
                                              <pic:pic>
                                                <pic:nvPicPr>
                                                  <pic:cNvPr descr="Files" id="0" name="image20.png"/>
                                                  <pic:cNvPicPr preferRelativeResize="0"/>
                                                </pic:nvPicPr>
                                                <pic:blipFill>
                                                  <a:blip r:embed="rId9"/>
                                                  <a:srcRect b="0" l="0" r="0" t="0"/>
                                                  <a:stretch>
                                                    <a:fillRect/>
                                                  </a:stretch>
                                                </pic:blipFill>
                                                <pic:spPr>
                                                  <a:xfrm>
                                                    <a:off x="0" y="0"/>
                                                    <a:ext cx="190500" cy="152400"/>
                                                  </a:xfrm>
                                                  <a:prstGeom prst="rect"/>
                                                  <a:ln/>
                                                </pic:spPr>
                                              </pic:pic>
                                            </a:graphicData>
                                          </a:graphic>
                                        </wp:inline>
                                      </w:drawing>
                                    </w:r>
                                  </w:del>
                                </w:sdtContent>
                              </w:sdt>
                            </w:ins>
                            <w:sdt>
                              <w:sdtPr>
                                <w:id w:val="748546838"/>
                                <w:tag w:val="goog_rdk_400"/>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47" w:date="2026-09-26T13:32:14Z">
                              <w:del w:author="Animefor Me" w:id="15" w:date="2026-09-29T09:36:34Z">
                                <w:sdt>
                                  <w:sdtPr>
                                    <w:id w:val="1572313932"/>
                                    <w:tag w:val="goog_rdk_40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sdt>
                                  <w:sdtPr>
                                    <w:id w:val="-154054740"/>
                                    <w:tag w:val="goog_rdk_402"/>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1274654058"/>
                      <w:tag w:val="goog_rdk_409"/>
                    </w:sdtPr>
                    <w:sdtContent>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3415437"/>
                            <w:tag w:val="goog_rdk_404"/>
                          </w:sdtPr>
                          <w:sdtContent>
                            <w:ins w:author="Rozia_Farheen B" w:id="47" w:date="2026-09-26T13:32:14Z">
                              <w:sdt>
                                <w:sdtPr>
                                  <w:id w:val="-967872196"/>
                                  <w:tag w:val="goog_rdk_405"/>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907" name="image7.png"/>
                                          <a:graphic>
                                            <a:graphicData uri="http://schemas.openxmlformats.org/drawingml/2006/picture">
                                              <pic:pic>
                                                <pic:nvPicPr>
                                                  <pic:cNvPr descr="No type" id="0" name="image7.png"/>
                                                  <pic:cNvPicPr preferRelativeResize="0"/>
                                                </pic:nvPicPr>
                                                <pic:blipFill>
                                                  <a:blip r:embed="rId10"/>
                                                  <a:srcRect b="0" l="0" r="0" t="0"/>
                                                  <a:stretch>
                                                    <a:fillRect/>
                                                  </a:stretch>
                                                </pic:blipFill>
                                                <pic:spPr>
                                                  <a:xfrm>
                                                    <a:off x="0" y="0"/>
                                                    <a:ext cx="190500" cy="152400"/>
                                                  </a:xfrm>
                                                  <a:prstGeom prst="rect"/>
                                                  <a:ln/>
                                                </pic:spPr>
                                              </pic:pic>
                                            </a:graphicData>
                                          </a:graphic>
                                        </wp:inline>
                                      </w:drawing>
                                    </w:r>
                                  </w:del>
                                </w:sdtContent>
                              </w:sdt>
                            </w:ins>
                            <w:sdt>
                              <w:sdtPr>
                                <w:id w:val="-377112021"/>
                                <w:tag w:val="goog_rdk_406"/>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47" w:date="2026-09-26T13:32:14Z">
                              <w:del w:author="Animefor Me" w:id="15" w:date="2026-09-29T09:36:34Z">
                                <w:sdt>
                                  <w:sdtPr>
                                    <w:id w:val="-2105669880"/>
                                    <w:tag w:val="goog_rdk_40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Description</w:delText>
                                    </w:r>
                                  </w:sdtContent>
                                </w:sdt>
                                <w:sdt>
                                  <w:sdtPr>
                                    <w:id w:val="220019755"/>
                                    <w:tag w:val="goog_rdk_408"/>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1357588"/>
                      <w:tag w:val="goog_rdk_415"/>
                    </w:sdtPr>
                    <w:sdtContent>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2091552"/>
                            <w:tag w:val="goog_rdk_410"/>
                          </w:sdtPr>
                          <w:sdtContent>
                            <w:ins w:author="Rozia_Farheen B" w:id="47" w:date="2026-09-26T13:32:14Z">
                              <w:sdt>
                                <w:sdtPr>
                                  <w:id w:val="1331618883"/>
                                  <w:tag w:val="goog_rdk_41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931" name="image22.png"/>
                                          <a:graphic>
                                            <a:graphicData uri="http://schemas.openxmlformats.org/drawingml/2006/picture">
                                              <pic:pic>
                                                <pic:nvPicPr>
                                                  <pic:cNvPr descr="Dropdowns" id="0" name="image22.png"/>
                                                  <pic:cNvPicPr preferRelativeResize="0"/>
                                                </pic:nvPicPr>
                                                <pic:blipFill>
                                                  <a:blip r:embed="rId11"/>
                                                  <a:srcRect b="0" l="0" r="0" t="0"/>
                                                  <a:stretch>
                                                    <a:fillRect/>
                                                  </a:stretch>
                                                </pic:blipFill>
                                                <pic:spPr>
                                                  <a:xfrm>
                                                    <a:off x="0" y="0"/>
                                                    <a:ext cx="190500" cy="152400"/>
                                                  </a:xfrm>
                                                  <a:prstGeom prst="rect"/>
                                                  <a:ln/>
                                                </pic:spPr>
                                              </pic:pic>
                                            </a:graphicData>
                                          </a:graphic>
                                        </wp:inline>
                                      </w:drawing>
                                    </w:r>
                                  </w:del>
                                </w:sdtContent>
                              </w:sdt>
                            </w:ins>
                            <w:sdt>
                              <w:sdtPr>
                                <w:id w:val="-494985375"/>
                                <w:tag w:val="goog_rdk_412"/>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Rozia_Farheen B" w:id="47" w:date="2026-09-26T13:32:14Z">
                              <w:del w:author="Animefor Me" w:id="15" w:date="2026-09-29T09:36:34Z">
                                <w:sdt>
                                  <w:sdtPr>
                                    <w:id w:val="370029844"/>
                                    <w:tag w:val="goog_rdk_41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Status</w:delText>
                                    </w:r>
                                  </w:sdtContent>
                                </w:sdt>
                                <w:sdt>
                                  <w:sdtPr>
                                    <w:id w:val="-1064620963"/>
                                    <w:tag w:val="goog_rdk_414"/>
                                  </w:sdtPr>
                                  <w:sdtContent>
                                    <w:r w:rsidDel="00000000" w:rsidR="00000000" w:rsidRPr="00000000">
                                      <w:rPr>
                                        <w:rtl w:val="0"/>
                                      </w:rPr>
                                    </w:r>
                                  </w:sdtContent>
                                </w:sdt>
                              </w:del>
                            </w:ins>
                          </w:sdtContent>
                        </w:sdt>
                      </w:p>
                    </w:sdtContent>
                  </w:sdt>
                </w:tc>
              </w:tr>
            </w:sdtContent>
          </w:sdt>
          <w:sdt>
            <w:sdtPr>
              <w:id w:val="1614045559"/>
              <w:tag w:val="goog_rdk_416"/>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137555917"/>
                      <w:tag w:val="goog_rdk_426"/>
                    </w:sdtPr>
                    <w:sdtContent>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674505"/>
                            <w:tag w:val="goog_rdk_417"/>
                          </w:sdtPr>
                          <w:sdtContent>
                            <w:ins w:author="Rozia_Farheen B" w:id="47" w:date="2026-09-26T13:32:14Z">
                              <w:sdt>
                                <w:sdtPr>
                                  <w:id w:val="1570150785"/>
                                  <w:tag w:val="goog_rdk_418"/>
                                </w:sdtPr>
                                <w:sdtContent>
                                  <w:del w:author="Animefor Me" w:id="15" w:date="2026-09-29T09:36:34Z"/>
                                </w:sdtContent>
                              </w:sdt>
                            </w:ins>
                            <w:sdt>
                              <w:sdtPr>
                                <w:id w:val="-692141697"/>
                                <w:tag w:val="goog_rdk_419"/>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ins>
                          </w:sdtContent>
                        </w:sdt>
                        <w:sdt>
                          <w:sdtPr>
                            <w:id w:val="89753408"/>
                            <w:tag w:val="goog_rdk_420"/>
                          </w:sdtPr>
                          <w:sdtContent>
                            <w:ins w:author="Sharon Balaji" w:id="50" w:date="2026-09-26T14:08:34Z">
                              <w:sdt>
                                <w:sdtPr>
                                  <w:id w:val="969422582"/>
                                  <w:tag w:val="goog_rdk_421"/>
                                </w:sdtPr>
                                <w:sdtContent>
                                  <w:del w:author="Animefor Me" w:id="15" w:date="2026-09-29T09:36:34Z"/>
                                </w:sdtContent>
                              </w:sdt>
                            </w:ins>
                            <w:sdt>
                              <w:sdtPr>
                                <w:id w:val="-1024806138"/>
                                <w:tag w:val="goog_rdk_422"/>
                              </w:sdtPr>
                              <w:sdtContent>
                                <w:ins w:author="Sharon Balaji" w:id="50" w:date="2026-09-26T14:08:3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del>
                                </w:ins>
                              </w:sdtContent>
                            </w:sdt>
                            <w:ins w:author="Sharon Balaji" w:id="50" w:date="2026-09-26T14:08:34Z">
                              <w:del w:author="Animefor Me" w:id="15" w:date="2026-09-29T09:36:34Z"/>
                            </w:ins>
                          </w:sdtContent>
                        </w:sdt>
                        <w:sdt>
                          <w:sdtPr>
                            <w:id w:val="-1857451610"/>
                            <w:tag w:val="goog_rdk_423"/>
                          </w:sdtPr>
                          <w:sdtContent>
                            <w:ins w:author="Rozia_Farheen B" w:id="47" w:date="2026-09-26T13:32:14Z">
                              <w:sdt>
                                <w:sdtPr>
                                  <w:id w:val="1088079688"/>
                                  <w:tag w:val="goog_rdk_424"/>
                                </w:sdtPr>
                                <w:sdtContent>
                                  <w:del w:author="Animefor Me" w:id="15" w:date="2026-09-29T09:36:34Z"/>
                                </w:sdtContent>
                              </w:sdt>
                            </w:ins>
                            <w:sdt>
                              <w:sdtPr>
                                <w:id w:val="-177723161"/>
                                <w:tag w:val="goog_rdk_425"/>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754050687"/>
                      <w:tag w:val="goog_rdk_430"/>
                    </w:sdtPr>
                    <w:sdtContent>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46590919"/>
                            <w:tag w:val="goog_rdk_427"/>
                          </w:sdtPr>
                          <w:sdtContent>
                            <w:ins w:author="Rozia_Farheen B" w:id="47" w:date="2026-09-26T13:32:14Z">
                              <w:sdt>
                                <w:sdtPr>
                                  <w:id w:val="1060319554"/>
                                  <w:tag w:val="goog_rdk_428"/>
                                </w:sdtPr>
                                <w:sdtContent>
                                  <w:del w:author="Animefor Me" w:id="15" w:date="2026-09-29T09:36:34Z"/>
                                </w:sdtContent>
                              </w:sdt>
                            </w:ins>
                            <w:sdt>
                              <w:sdtPr>
                                <w:id w:val="-1507747251"/>
                                <w:tag w:val="goog_rdk_429"/>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985568795"/>
                      <w:tag w:val="goog_rdk_434"/>
                    </w:sdtPr>
                    <w:sdtContent>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2270468"/>
                            <w:tag w:val="goog_rdk_431"/>
                          </w:sdtPr>
                          <w:sdtContent>
                            <w:ins w:author="Rozia_Farheen B" w:id="47" w:date="2026-09-26T13:32:14Z">
                              <w:sdt>
                                <w:sdtPr>
                                  <w:id w:val="985386772"/>
                                  <w:tag w:val="goog_rdk_432"/>
                                </w:sdtPr>
                                <w:sdtContent>
                                  <w:del w:author="Animefor Me" w:id="15" w:date="2026-09-29T09:36:34Z">
                                    <w:sdt>
                                      <w:sdtPr>
                                        <w:alias w:val="Review status"/>
                                        <w:id w:val="93542459"/>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
                              <w:sdtPr>
                                <w:id w:val="-1325026959"/>
                                <w:tag w:val="goog_rdk_433"/>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sdt>
            <w:sdtPr>
              <w:id w:val="568897695"/>
              <w:tag w:val="goog_rdk_435"/>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452069201"/>
                      <w:tag w:val="goog_rdk_440"/>
                    </w:sdtPr>
                    <w:sdtContent>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9776150"/>
                            <w:tag w:val="goog_rdk_436"/>
                          </w:sdtPr>
                          <w:sdtContent>
                            <w:ins w:author="Rozia_Farheen B" w:id="47" w:date="2026-09-26T13:32:14Z">
                              <w:sdt>
                                <w:sdtPr>
                                  <w:id w:val="568979845"/>
                                  <w:tag w:val="goog_rdk_437"/>
                                </w:sdtPr>
                                <w:sdtContent>
                                  <w:del w:author="Animefor Me" w:id="15" w:date="2026-09-29T09:36:34Z"/>
                                </w:sdtContent>
                              </w:sdt>
                            </w:ins>
                            <w:sdt>
                              <w:sdtPr>
                                <w:id w:val="-864605424"/>
                                <w:tag w:val="goog_rdk_438"/>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sdt>
                                  <w:sdtPr>
                                    <w:id w:val="1741598957"/>
                                    <w:tag w:val="goog_rdk_43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78402879"/>
                      <w:tag w:val="goog_rdk_444"/>
                    </w:sdtPr>
                    <w:sdtContent>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81950646"/>
                            <w:tag w:val="goog_rdk_441"/>
                          </w:sdtPr>
                          <w:sdtContent>
                            <w:ins w:author="Rozia_Farheen B" w:id="47" w:date="2026-09-26T13:32:14Z">
                              <w:sdt>
                                <w:sdtPr>
                                  <w:id w:val="-1888799105"/>
                                  <w:tag w:val="goog_rdk_442"/>
                                </w:sdtPr>
                                <w:sdtContent>
                                  <w:del w:author="Animefor Me" w:id="15" w:date="2026-09-29T09:36:34Z"/>
                                </w:sdtContent>
                              </w:sdt>
                            </w:ins>
                            <w:sdt>
                              <w:sdtPr>
                                <w:id w:val="-777670610"/>
                                <w:tag w:val="goog_rdk_443"/>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922282565"/>
                      <w:tag w:val="goog_rdk_448"/>
                    </w:sdtPr>
                    <w:sdtContent>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6968926"/>
                            <w:tag w:val="goog_rdk_445"/>
                          </w:sdtPr>
                          <w:sdtContent>
                            <w:ins w:author="Rozia_Farheen B" w:id="47" w:date="2026-09-26T13:32:14Z">
                              <w:sdt>
                                <w:sdtPr>
                                  <w:id w:val="-746811256"/>
                                  <w:tag w:val="goog_rdk_446"/>
                                </w:sdtPr>
                                <w:sdtContent>
                                  <w:del w:author="Animefor Me" w:id="15" w:date="2026-09-29T09:36:34Z">
                                    <w:sdt>
                                      <w:sdtPr>
                                        <w:alias w:val="Review status"/>
                                        <w:id w:val="322905000"/>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1613410203"/>
                                <w:tag w:val="goog_rdk_447"/>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sdt>
            <w:sdtPr>
              <w:id w:val="-1266649979"/>
              <w:tag w:val="goog_rdk_449"/>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444249748"/>
                      <w:tag w:val="goog_rdk_459"/>
                    </w:sdtPr>
                    <w:sdtConten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9038023"/>
                            <w:tag w:val="goog_rdk_452"/>
                          </w:sdtPr>
                          <w:sdtContent>
                            <w:ins w:author="Sharon Balaji" w:id="51" w:date="2026-09-26T14:16:20Z">
                              <w:sdt>
                                <w:sdtPr>
                                  <w:id w:val="-2005105571"/>
                                  <w:tag w:val="goog_rdk_453"/>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595116253"/>
                                        <w:tag w:val="goog_rdk_45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762375456"/>
                            <w:tag w:val="goog_rdk_455"/>
                          </w:sdtPr>
                          <w:sdtContent>
                            <w:ins w:author="Rozia_Farheen B" w:id="47" w:date="2026-09-26T13:32:14Z">
                              <w:sdt>
                                <w:sdtPr>
                                  <w:id w:val="591703310"/>
                                  <w:tag w:val="goog_rdk_456"/>
                                </w:sdtPr>
                                <w:sdtContent>
                                  <w:del w:author="Animefor Me" w:id="15" w:date="2026-09-29T09:36:34Z"/>
                                </w:sdtContent>
                              </w:sdt>
                            </w:ins>
                            <w:sdt>
                              <w:sdtPr>
                                <w:id w:val="-485388966"/>
                                <w:tag w:val="goog_rdk_457"/>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sdt>
                                  <w:sdtPr>
                                    <w:id w:val="-968481642"/>
                                    <w:tag w:val="goog_rdk_458"/>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999895365"/>
                      <w:tag w:val="goog_rdk_463"/>
                    </w:sdtPr>
                    <w:sdtContent>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7476136"/>
                            <w:tag w:val="goog_rdk_460"/>
                          </w:sdtPr>
                          <w:sdtContent>
                            <w:ins w:author="Rozia_Farheen B" w:id="47" w:date="2026-09-26T13:32:14Z">
                              <w:sdt>
                                <w:sdtPr>
                                  <w:id w:val="783610555"/>
                                  <w:tag w:val="goog_rdk_461"/>
                                </w:sdtPr>
                                <w:sdtContent>
                                  <w:del w:author="Animefor Me" w:id="15" w:date="2026-09-29T09:36:34Z"/>
                                </w:sdtContent>
                              </w:sdt>
                            </w:ins>
                            <w:sdt>
                              <w:sdtPr>
                                <w:id w:val="2057851238"/>
                                <w:tag w:val="goog_rdk_462"/>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204537930"/>
                      <w:tag w:val="goog_rdk_467"/>
                    </w:sdtPr>
                    <w:sdtContent>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64736113"/>
                            <w:tag w:val="goog_rdk_464"/>
                          </w:sdtPr>
                          <w:sdtContent>
                            <w:ins w:author="Rozia_Farheen B" w:id="47" w:date="2026-09-26T13:32:14Z">
                              <w:sdt>
                                <w:sdtPr>
                                  <w:id w:val="-1915886622"/>
                                  <w:tag w:val="goog_rdk_465"/>
                                </w:sdtPr>
                                <w:sdtContent>
                                  <w:del w:author="Animefor Me" w:id="15" w:date="2026-09-29T09:36:34Z">
                                    <w:sdt>
                                      <w:sdtPr>
                                        <w:alias w:val="Review status"/>
                                        <w:id w:val="1602308436"/>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512922632"/>
                                <w:tag w:val="goog_rdk_466"/>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sdt>
            <w:sdtPr>
              <w:id w:val="1874017986"/>
              <w:tag w:val="goog_rdk_468"/>
            </w:sdtPr>
            <w:sdtContent>
              <w:tr>
                <w:trPr>
                  <w:cantSplit w:val="0"/>
                  <w:tblHeader w:val="0"/>
                  <w:ins w:author="Rozia_Farheen B" w:id="47" w:date="2026-09-26T13:32:1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58957597"/>
                      <w:tag w:val="goog_rdk_483"/>
                    </w:sdtPr>
                    <w:sdtContent>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8474135"/>
                            <w:tag w:val="goog_rdk_471"/>
                          </w:sdtPr>
                          <w:sdtContent>
                            <w:ins w:author="Sharon Balaji" w:id="52" w:date="2026-09-26T14:13:09Z">
                              <w:sdt>
                                <w:sdtPr>
                                  <w:id w:val="-1987014250"/>
                                  <w:tag w:val="goog_rdk_472"/>
                                </w:sdtPr>
                                <w:sdtContent>
                                  <w:del w:author="Animefor Me" w:id="15" w:date="2026-09-29T09:36:34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2078731465"/>
                                        <w:tag w:val="goog_rdk_47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294773696"/>
                            <w:tag w:val="goog_rdk_474"/>
                          </w:sdtPr>
                          <w:sdtContent>
                            <w:ins w:author="Rozia_Farheen B" w:id="47" w:date="2026-09-26T13:32:14Z">
                              <w:sdt>
                                <w:sdtPr>
                                  <w:id w:val="-146520578"/>
                                  <w:tag w:val="goog_rdk_475"/>
                                </w:sdtPr>
                                <w:sdtContent>
                                  <w:del w:author="Animefor Me" w:id="15" w:date="2026-09-29T09:36:34Z"/>
                                </w:sdtContent>
                              </w:sdt>
                            </w:ins>
                          </w:sdtContent>
                        </w:sdt>
                        <w:sdt>
                          <w:sdtPr>
                            <w:id w:val="-229988398"/>
                            <w:tag w:val="goog_rdk_476"/>
                          </w:sdtPr>
                          <w:sdtContent>
                            <w:ins w:author="Sandhiya anandhan" w:id="53" w:date="2026-09-28T07:08:02Z">
                              <w:sdt>
                                <w:sdtPr>
                                  <w:id w:val="1691281405"/>
                                  <w:tag w:val="goog_rdk_477"/>
                                </w:sdtPr>
                                <w:sdtContent>
                                  <w:del w:author="Animefor Me" w:id="15" w:date="2026-09-29T09:36:34Z"/>
                                </w:sdtContent>
                              </w:sdt>
                            </w:ins>
                            <w:sdt>
                              <w:sdtPr>
                                <w:id w:val="918719957"/>
                                <w:tag w:val="goog_rdk_478"/>
                              </w:sdtPr>
                              <w:sdtContent>
                                <w:ins w:author="Sandhiya anandhan" w:id="53" w:date="2026-09-28T07:08:0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Sandhiya anandhan" w:id="53" w:date="2026-09-28T07:08:02Z">
                              <w:del w:author="Animefor Me" w:id="15" w:date="2026-09-29T09:36:34Z"/>
                            </w:ins>
                          </w:sdtContent>
                        </w:sdt>
                        <w:sdt>
                          <w:sdtPr>
                            <w:id w:val="-408138649"/>
                            <w:tag w:val="goog_rdk_479"/>
                          </w:sdtPr>
                          <w:sdtContent>
                            <w:ins w:author="Rozia_Farheen B" w:id="47" w:date="2026-09-26T13:32:14Z">
                              <w:sdt>
                                <w:sdtPr>
                                  <w:id w:val="1095647579"/>
                                  <w:tag w:val="goog_rdk_480"/>
                                </w:sdtPr>
                                <w:sdtContent>
                                  <w:del w:author="Animefor Me" w:id="15" w:date="2026-09-29T09:36:34Z"/>
                                </w:sdtContent>
                              </w:sdt>
                            </w:ins>
                            <w:sdt>
                              <w:sdtPr>
                                <w:id w:val="1285899724"/>
                                <w:tag w:val="goog_rdk_481"/>
                              </w:sdtPr>
                              <w:sdtContent>
                                <w:ins w:author="Rozia_Farheen B" w:id="47" w:date="2026-09-26T13:32: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Rozia_Farheen B" w:id="47" w:date="2026-09-26T13:32:14Z">
                              <w:del w:author="Animefor Me" w:id="15" w:date="2026-09-29T09:36:34Z">
                                <w:sdt>
                                  <w:sdtPr>
                                    <w:id w:val="-397626271"/>
                                    <w:tag w:val="goog_rdk_482"/>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143475718"/>
                      <w:tag w:val="goog_rdk_489"/>
                    </w:sdtPr>
                    <w:sdtContent>
                      <w:p w:rsidR="00000000" w:rsidDel="00000000" w:rsidP="00000000" w:rsidRDefault="00000000" w:rsidRPr="00000000" w14:paraId="00000058">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1109797"/>
                            <w:tag w:val="goog_rdk_486"/>
                          </w:sdtPr>
                          <w:sdtContent>
                            <w:ins w:author="Sharon Balaji" w:id="54" w:date="2026-09-26T14:14:37Z">
                              <w:sdt>
                                <w:sdtPr>
                                  <w:id w:val="1683012214"/>
                                  <w:tag w:val="goog_rdk_487"/>
                                </w:sdtPr>
                                <w:sdtContent>
                                  <w:del w:author="Animefor Me" w:id="15" w:date="2026-09-29T09:36:34Z"/>
                                </w:sdtContent>
                              </w:sdt>
                            </w:ins>
                            <w:sdt>
                              <w:sdtPr>
                                <w:id w:val="-1539565862"/>
                                <w:tag w:val="goog_rdk_488"/>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684791611"/>
                      <w:tag w:val="goog_rdk_493"/>
                    </w:sdtPr>
                    <w:sdtContent>
                      <w:p w:rsidR="00000000" w:rsidDel="00000000" w:rsidP="00000000" w:rsidRDefault="00000000" w:rsidRPr="00000000" w14:paraId="00000059">
                        <w:pPr>
                          <w:widowControl w:val="0"/>
                          <w:shd w:fill="f0f4f9" w:val="clear"/>
                          <w:spacing w:after="120" w:before="40" w:lineRule="auto"/>
                          <w:ind w:left="0" w:firstLine="0"/>
                          <w:rPr>
                            <w:ins w:author="Sharon Balaji" w:id="54" w:date="2026-09-26T14:14:37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arameshwari R" w:id="55" w:date="2026-09-28T10:16:54Z">
                              <w:rPr>
                                <w:rFonts w:ascii="Arial" w:cs="Arial" w:eastAsia="Arial" w:hAnsi="Arial"/>
                                <w:b w:val="0"/>
                                <w:bCs w:val="0"/>
                                <w:i w:val="0"/>
                                <w:iCs w:val="0"/>
                                <w:smallCaps w:val="0"/>
                                <w:strike w:val="0"/>
                                <w:color w:val="000000"/>
                                <w:sz w:val="22"/>
                                <w:szCs w:val="22"/>
                                <w:u w:val="none"/>
                                <w:shd w:fill="auto" w:val="clear"/>
                                <w:vertAlign w:val="baseline"/>
                              </w:rPr>
                            </w:rPrChange>
                          </w:rPr>
                          <w:pPrChange w:author="Parameshwari R" w:id="0" w:date="2026-09-28T10:16:54Z">
                            <w:pPr>
                              <w:widowControl w:val="0"/>
                              <w:shd w:fill="f0f4f9" w:val="clear"/>
                              <w:spacing w:after="120" w:before="40" w:lineRule="auto"/>
                              <w:ind w:left="0" w:firstLine="0"/>
                            </w:pPr>
                          </w:pPrChange>
                        </w:pPr>
                        <w:sdt>
                          <w:sdtPr>
                            <w:id w:val="-1886817795"/>
                            <w:tag w:val="goog_rdk_490"/>
                          </w:sdtPr>
                          <w:sdtContent>
                            <w:ins w:author="Sharon Balaji" w:id="54" w:date="2026-09-26T14:14:37Z">
                              <w:sdt>
                                <w:sdtPr>
                                  <w:id w:val="-1155791471"/>
                                  <w:tag w:val="goog_rdk_49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Karthika Karthika" id="2126916898" name="image9.png"/>
                                          <a:graphic>
                                            <a:graphicData uri="http://schemas.openxmlformats.org/drawingml/2006/picture">
                                              <pic:pic>
                                                <pic:nvPicPr>
                                                  <pic:cNvPr descr="Karthika Karthika" id="0" name="image9.png"/>
                                                  <pic:cNvPicPr preferRelativeResize="0"/>
                                                </pic:nvPicPr>
                                                <pic:blipFill>
                                                  <a:blip r:embed="rId12"/>
                                                  <a:srcRect b="0" l="0" r="0" t="0"/>
                                                  <a:stretch>
                                                    <a:fillRect/>
                                                  </a:stretch>
                                                </pic:blipFill>
                                                <pic:spPr>
                                                  <a:xfrm>
                                                    <a:off x="0" y="0"/>
                                                    <a:ext cx="476250" cy="476250"/>
                                                  </a:xfrm>
                                                  <a:prstGeom prst="rect"/>
                                                  <a:ln/>
                                                </pic:spPr>
                                              </pic:pic>
                                            </a:graphicData>
                                          </a:graphic>
                                        </wp:inline>
                                      </w:drawing>
                                    </w:r>
                                  </w:del>
                                </w:sdtContent>
                              </w:sdt>
                            </w:ins>
                            <w:sdt>
                              <w:sdtPr>
                                <w:id w:val="285880763"/>
                                <w:tag w:val="goog_rdk_492"/>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289031478"/>
                      <w:tag w:val="goog_rdk_506"/>
                    </w:sdtPr>
                    <w:sdtContent>
                      <w:p w:rsidR="00000000" w:rsidDel="00000000" w:rsidP="00000000" w:rsidRDefault="00000000" w:rsidRPr="00000000" w14:paraId="0000005A">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4915327"/>
                            <w:tag w:val="goog_rdk_494"/>
                          </w:sdtPr>
                          <w:sdtContent>
                            <w:ins w:author="Sharon Balaji" w:id="54" w:date="2026-09-26T14:14:37Z">
                              <w:sdt>
                                <w:sdtPr>
                                  <w:id w:val="997433491"/>
                                  <w:tag w:val="goog_rdk_495"/>
                                </w:sdtPr>
                                <w:sdtContent>
                                  <w:del w:author="Animefor Me" w:id="15" w:date="2026-09-29T09:36:34Z"/>
                                </w:sdtContent>
                              </w:sdt>
                            </w:ins>
                            <w:sdt>
                              <w:sdtPr>
                                <w:id w:val="-649477206"/>
                                <w:tag w:val="goog_rdk_49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Karthika Karthika</w:delText>
                                    </w:r>
                                  </w:del>
                                </w:ins>
                              </w:sdtContent>
                            </w:sdt>
                            <w:ins w:author="Sharon Balaji" w:id="54" w:date="2026-09-26T14:14:37Z">
                              <w:del w:author="Animefor Me" w:id="15" w:date="2026-09-29T09:36:34Z"/>
                            </w:ins>
                          </w:sdtContent>
                        </w:sdt>
                        <w:sdt>
                          <w:sdtPr>
                            <w:id w:val="1011871949"/>
                            <w:tag w:val="goog_rdk_497"/>
                          </w:sdtPr>
                          <w:sdtContent>
                            <w:ins w:author="Roronoa Zoro" w:id="56" w:date="2026-09-29T05:21:40Z">
                              <w:sdt>
                                <w:sdtPr>
                                  <w:id w:val="-1727221858"/>
                                  <w:tag w:val="goog_rdk_49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814388" cy="814388"/>
                                          <wp:effectExtent b="0" l="0" r="0" t="0"/>
                                          <wp:docPr descr="Karthika Karthika" id="2126916909" name="image9.png"/>
                                          <a:graphic>
                                            <a:graphicData uri="http://schemas.openxmlformats.org/drawingml/2006/picture">
                                              <pic:pic>
                                                <pic:nvPicPr>
                                                  <pic:cNvPr descr="Karthika Karthika" id="0" name="image9.png"/>
                                                  <pic:cNvPicPr preferRelativeResize="0"/>
                                                </pic:nvPicPr>
                                                <pic:blipFill>
                                                  <a:blip r:embed="rId12"/>
                                                  <a:srcRect b="0" l="0" r="0" t="0"/>
                                                  <a:stretch>
                                                    <a:fillRect/>
                                                  </a:stretch>
                                                </pic:blipFill>
                                                <pic:spPr>
                                                  <a:xfrm>
                                                    <a:off x="0" y="0"/>
                                                    <a:ext cx="814388" cy="814388"/>
                                                  </a:xfrm>
                                                  <a:prstGeom prst="rect"/>
                                                  <a:ln/>
                                                </pic:spPr>
                                              </pic:pic>
                                            </a:graphicData>
                                          </a:graphic>
                                        </wp:inline>
                                      </w:drawing>
                                    </w:r>
                                  </w:del>
                                </w:sdtContent>
                              </w:sdt>
                            </w:ins>
                          </w:sdtContent>
                        </w:sdt>
                        <w:sdt>
                          <w:sdtPr>
                            <w:id w:val="765210555"/>
                            <w:tag w:val="goog_rdk_499"/>
                          </w:sdtPr>
                          <w:sdtContent>
                            <w:ins w:author="Sharon Balaji" w:id="54" w:date="2026-09-26T14:14:37Z">
                              <w:sdt>
                                <w:sdtPr>
                                  <w:id w:val="-2123693095"/>
                                  <w:tag w:val="goog_rdk_500"/>
                                </w:sdtPr>
                                <w:sdtContent>
                                  <w:del w:author="Animefor Me" w:id="15" w:date="2026-09-29T09:36:34Z"/>
                                </w:sdtContent>
                              </w:sdt>
                            </w:ins>
                          </w:sdtContent>
                        </w:sdt>
                        <w:sdt>
                          <w:sdtPr>
                            <w:id w:val="1897467536"/>
                            <w:tag w:val="goog_rdk_501"/>
                          </w:sdtPr>
                          <w:sdtContent>
                            <w:ins w:author="Jeeva Jeeva" w:id="57" w:date="2026-09-28T04:54:27Z">
                              <w:sdt>
                                <w:sdtPr>
                                  <w:id w:val="656192638"/>
                                  <w:tag w:val="goog_rdk_50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814388" cy="814388"/>
                                          <wp:effectExtent b="0" l="0" r="0" t="0"/>
                                          <wp:docPr descr="Karthika Karthika" id="2126916901" name="image9.png"/>
                                          <a:graphic>
                                            <a:graphicData uri="http://schemas.openxmlformats.org/drawingml/2006/picture">
                                              <pic:pic>
                                                <pic:nvPicPr>
                                                  <pic:cNvPr descr="Karthika Karthika" id="0" name="image9.png"/>
                                                  <pic:cNvPicPr preferRelativeResize="0"/>
                                                </pic:nvPicPr>
                                                <pic:blipFill>
                                                  <a:blip r:embed="rId12"/>
                                                  <a:srcRect b="0" l="0" r="0" t="0"/>
                                                  <a:stretch>
                                                    <a:fillRect/>
                                                  </a:stretch>
                                                </pic:blipFill>
                                                <pic:spPr>
                                                  <a:xfrm>
                                                    <a:off x="0" y="0"/>
                                                    <a:ext cx="814388" cy="814388"/>
                                                  </a:xfrm>
                                                  <a:prstGeom prst="rect"/>
                                                  <a:ln/>
                                                </pic:spPr>
                                              </pic:pic>
                                            </a:graphicData>
                                          </a:graphic>
                                        </wp:inline>
                                      </w:drawing>
                                    </w:r>
                                  </w:del>
                                </w:sdtContent>
                              </w:sdt>
                            </w:ins>
                          </w:sdtContent>
                        </w:sdt>
                        <w:sdt>
                          <w:sdtPr>
                            <w:id w:val="1735866369"/>
                            <w:tag w:val="goog_rdk_503"/>
                          </w:sdtPr>
                          <w:sdtContent>
                            <w:ins w:author="Sharon Balaji" w:id="54" w:date="2026-09-26T14:14:37Z">
                              <w:sdt>
                                <w:sdtPr>
                                  <w:id w:val="-1118639942"/>
                                  <w:tag w:val="goog_rdk_504"/>
                                </w:sdtPr>
                                <w:sdtContent>
                                  <w:del w:author="Animefor Me" w:id="15" w:date="2026-09-29T09:36:34Z"/>
                                </w:sdtContent>
                              </w:sdt>
                            </w:ins>
                            <w:sdt>
                              <w:sdtPr>
                                <w:id w:val="523943741"/>
                                <w:tag w:val="goog_rdk_505"/>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976041963"/>
                      <w:tag w:val="goog_rdk_510"/>
                    </w:sdtPr>
                    <w:sdtContent>
                      <w:p w:rsidR="00000000" w:rsidDel="00000000" w:rsidP="00000000" w:rsidRDefault="00000000" w:rsidRPr="00000000" w14:paraId="0000005B">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8703649"/>
                            <w:tag w:val="goog_rdk_507"/>
                          </w:sdtPr>
                          <w:sdtContent>
                            <w:ins w:author="Sharon Balaji" w:id="54" w:date="2026-09-26T14:14:37Z">
                              <w:sdt>
                                <w:sdtPr>
                                  <w:id w:val="-375636567"/>
                                  <w:tag w:val="goog_rdk_508"/>
                                </w:sdtPr>
                                <w:sdtContent>
                                  <w:del w:author="Animefor Me" w:id="15" w:date="2026-09-29T09:36:34Z"/>
                                </w:sdtContent>
                              </w:sdt>
                            </w:ins>
                            <w:sdt>
                              <w:sdtPr>
                                <w:id w:val="933641240"/>
                                <w:tag w:val="goog_rdk_50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12:41 Today</w:delText>
                                    </w:r>
                                  </w:del>
                                </w:ins>
                              </w:sdtContent>
                            </w:sdt>
                            <w:ins w:author="Sharon Balaji" w:id="54" w:date="2026-09-26T14:14:37Z">
                              <w:del w:author="Animefor Me" w:id="15" w:date="2026-09-29T09:36:34Z"/>
                            </w:ins>
                          </w:sdtContent>
                        </w:sdt>
                      </w:p>
                    </w:sdtContent>
                  </w:sdt>
                  <w:sdt>
                    <w:sdtPr>
                      <w:id w:val="1958398222"/>
                      <w:tag w:val="goog_rdk_516"/>
                    </w:sdtPr>
                    <w:sdtContent>
                      <w:p w:rsidR="00000000" w:rsidDel="00000000" w:rsidP="00000000" w:rsidRDefault="00000000" w:rsidRPr="00000000" w14:paraId="0000005C">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7165064"/>
                            <w:tag w:val="goog_rdk_511"/>
                          </w:sdtPr>
                          <w:sdtContent>
                            <w:ins w:author="Sharon Balaji" w:id="54" w:date="2026-09-26T14:14:37Z">
                              <w:sdt>
                                <w:sdtPr>
                                  <w:id w:val="1021707935"/>
                                  <w:tag w:val="goog_rdk_512"/>
                                </w:sdtPr>
                                <w:sdtContent>
                                  <w:del w:author="Animefor Me" w:id="15" w:date="2026-09-29T09:36:34Z"/>
                                </w:sdtContent>
                              </w:sdt>
                            </w:ins>
                            <w:sdt>
                              <w:sdtPr>
                                <w:id w:val="-1368876924"/>
                                <w:tag w:val="goog_rdk_51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505561520"/>
                                    <w:tag w:val="goog_rdk_51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238477585"/>
                                    <w:tag w:val="goog_rdk_51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“z”</w:delText>
                                    </w:r>
                                  </w:sdtContent>
                                </w:sdt>
                              </w:del>
                            </w:ins>
                          </w:sdtContent>
                        </w:sdt>
                      </w:p>
                    </w:sdtContent>
                  </w:sdt>
                  <w:sdt>
                    <w:sdtPr>
                      <w:id w:val="1469509151"/>
                      <w:tag w:val="goog_rdk_520"/>
                    </w:sdtPr>
                    <w:sdtContent>
                      <w:p w:rsidR="00000000" w:rsidDel="00000000" w:rsidP="00000000" w:rsidRDefault="00000000" w:rsidRPr="00000000" w14:paraId="0000005D">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288140"/>
                            <w:tag w:val="goog_rdk_517"/>
                          </w:sdtPr>
                          <w:sdtContent>
                            <w:ins w:author="Sharon Balaji" w:id="54" w:date="2026-09-26T14:14:37Z">
                              <w:sdt>
                                <w:sdtPr>
                                  <w:id w:val="951603091"/>
                                  <w:tag w:val="goog_rdk_51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Nivesh" id="2126916918" name="image18.jpg"/>
                                          <a:graphic>
                                            <a:graphicData uri="http://schemas.openxmlformats.org/drawingml/2006/picture">
                                              <pic:pic>
                                                <pic:nvPicPr>
                                                  <pic:cNvPr descr="Nivesh" id="0" name="image18.jpg"/>
                                                  <pic:cNvPicPr preferRelativeResize="0"/>
                                                </pic:nvPicPr>
                                                <pic:blipFill>
                                                  <a:blip r:embed="rId13"/>
                                                  <a:srcRect b="0" l="0" r="0" t="0"/>
                                                  <a:stretch>
                                                    <a:fillRect/>
                                                  </a:stretch>
                                                </pic:blipFill>
                                                <pic:spPr>
                                                  <a:xfrm>
                                                    <a:off x="0" y="0"/>
                                                    <a:ext cx="476250" cy="476250"/>
                                                  </a:xfrm>
                                                  <a:prstGeom prst="rect"/>
                                                  <a:ln/>
                                                </pic:spPr>
                                              </pic:pic>
                                            </a:graphicData>
                                          </a:graphic>
                                        </wp:inline>
                                      </w:drawing>
                                    </w:r>
                                  </w:del>
                                </w:sdtContent>
                              </w:sdt>
                            </w:ins>
                            <w:sdt>
                              <w:sdtPr>
                                <w:id w:val="2042579955"/>
                                <w:tag w:val="goog_rdk_519"/>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488542098"/>
                      <w:tag w:val="goog_rdk_524"/>
                    </w:sdtPr>
                    <w:sdtContent>
                      <w:p w:rsidR="00000000" w:rsidDel="00000000" w:rsidP="00000000" w:rsidRDefault="00000000" w:rsidRPr="00000000" w14:paraId="0000005E">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210935"/>
                            <w:tag w:val="goog_rdk_521"/>
                          </w:sdtPr>
                          <w:sdtContent>
                            <w:ins w:author="Sharon Balaji" w:id="54" w:date="2026-09-26T14:14:37Z">
                              <w:sdt>
                                <w:sdtPr>
                                  <w:id w:val="876213364"/>
                                  <w:tag w:val="goog_rdk_522"/>
                                </w:sdtPr>
                                <w:sdtContent>
                                  <w:del w:author="Animefor Me" w:id="15" w:date="2026-09-29T09:36:34Z"/>
                                </w:sdtContent>
                              </w:sdt>
                            </w:ins>
                            <w:sdt>
                              <w:sdtPr>
                                <w:id w:val="157571563"/>
                                <w:tag w:val="goog_rdk_52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Nivesh</w:delText>
                                    </w:r>
                                  </w:del>
                                </w:ins>
                              </w:sdtContent>
                            </w:sdt>
                            <w:ins w:author="Sharon Balaji" w:id="54" w:date="2026-09-26T14:14:37Z">
                              <w:del w:author="Animefor Me" w:id="15" w:date="2026-09-29T09:36:34Z"/>
                            </w:ins>
                          </w:sdtContent>
                        </w:sdt>
                      </w:p>
                    </w:sdtContent>
                  </w:sdt>
                  <w:sdt>
                    <w:sdtPr>
                      <w:id w:val="1601065734"/>
                      <w:tag w:val="goog_rdk_528"/>
                    </w:sdtPr>
                    <w:sdtContent>
                      <w:p w:rsidR="00000000" w:rsidDel="00000000" w:rsidP="00000000" w:rsidRDefault="00000000" w:rsidRPr="00000000" w14:paraId="0000005F">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9328659"/>
                            <w:tag w:val="goog_rdk_525"/>
                          </w:sdtPr>
                          <w:sdtContent>
                            <w:ins w:author="Sharon Balaji" w:id="54" w:date="2026-09-26T14:14:37Z">
                              <w:sdt>
                                <w:sdtPr>
                                  <w:id w:val="-69016324"/>
                                  <w:tag w:val="goog_rdk_526"/>
                                </w:sdtPr>
                                <w:sdtContent>
                                  <w:del w:author="Animefor Me" w:id="15" w:date="2026-09-29T09:36:34Z"/>
                                </w:sdtContent>
                              </w:sdt>
                            </w:ins>
                            <w:sdt>
                              <w:sdtPr>
                                <w:id w:val="1519202243"/>
                                <w:tag w:val="goog_rdk_52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15:32 Yesterday</w:delText>
                                    </w:r>
                                  </w:del>
                                </w:ins>
                              </w:sdtContent>
                            </w:sdt>
                            <w:ins w:author="Sharon Balaji" w:id="54" w:date="2026-09-26T14:14:37Z">
                              <w:del w:author="Animefor Me" w:id="15" w:date="2026-09-29T09:36:34Z"/>
                            </w:ins>
                          </w:sdtContent>
                        </w:sdt>
                      </w:p>
                    </w:sdtContent>
                  </w:sdt>
                  <w:sdt>
                    <w:sdtPr>
                      <w:id w:val="-434474703"/>
                      <w:tag w:val="goog_rdk_534"/>
                    </w:sdtPr>
                    <w:sdtContent>
                      <w:p w:rsidR="00000000" w:rsidDel="00000000" w:rsidP="00000000" w:rsidRDefault="00000000" w:rsidRPr="00000000" w14:paraId="00000060">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721520"/>
                            <w:tag w:val="goog_rdk_529"/>
                          </w:sdtPr>
                          <w:sdtContent>
                            <w:ins w:author="Sharon Balaji" w:id="54" w:date="2026-09-26T14:14:37Z">
                              <w:sdt>
                                <w:sdtPr>
                                  <w:id w:val="-1056361394"/>
                                  <w:tag w:val="goog_rdk_530"/>
                                </w:sdtPr>
                                <w:sdtContent>
                                  <w:del w:author="Animefor Me" w:id="15" w:date="2026-09-29T09:36:34Z"/>
                                </w:sdtContent>
                              </w:sdt>
                            </w:ins>
                            <w:sdt>
                              <w:sdtPr>
                                <w:id w:val="-631536792"/>
                                <w:tag w:val="goog_rdk_53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528435988"/>
                                    <w:tag w:val="goog_rdk_53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906605907"/>
                                    <w:tag w:val="goog_rdk_53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“aaaaaaaaaniveshwaran”</w:delText>
                                    </w:r>
                                  </w:sdtContent>
                                </w:sdt>
                              </w:del>
                            </w:ins>
                          </w:sdtContent>
                        </w:sdt>
                      </w:p>
                    </w:sdtContent>
                  </w:sdt>
                  <w:sdt>
                    <w:sdtPr>
                      <w:id w:val="-871542402"/>
                      <w:tag w:val="goog_rdk_538"/>
                    </w:sdtPr>
                    <w:sdtContent>
                      <w:p w:rsidR="00000000" w:rsidDel="00000000" w:rsidP="00000000" w:rsidRDefault="00000000" w:rsidRPr="00000000" w14:paraId="00000061">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2104043"/>
                            <w:tag w:val="goog_rdk_535"/>
                          </w:sdtPr>
                          <w:sdtContent>
                            <w:ins w:author="Sharon Balaji" w:id="54" w:date="2026-09-26T14:14:37Z">
                              <w:sdt>
                                <w:sdtPr>
                                  <w:id w:val="-2015779100"/>
                                  <w:tag w:val="goog_rdk_536"/>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36" name="image25.png"/>
                                          <a:graphic>
                                            <a:graphicData uri="http://schemas.openxmlformats.org/drawingml/2006/picture">
                                              <pic:pic>
                                                <pic:nvPicPr>
                                                  <pic:cNvPr descr="Anonymous" id="0" name="image25.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861828932"/>
                                <w:tag w:val="goog_rdk_537"/>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252436766"/>
                      <w:tag w:val="goog_rdk_542"/>
                    </w:sdtPr>
                    <w:sdtContent>
                      <w:p w:rsidR="00000000" w:rsidDel="00000000" w:rsidP="00000000" w:rsidRDefault="00000000" w:rsidRPr="00000000" w14:paraId="00000062">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1630136"/>
                            <w:tag w:val="goog_rdk_539"/>
                          </w:sdtPr>
                          <w:sdtContent>
                            <w:ins w:author="Sharon Balaji" w:id="54" w:date="2026-09-26T14:14:37Z">
                              <w:sdt>
                                <w:sdtPr>
                                  <w:id w:val="251774829"/>
                                  <w:tag w:val="goog_rdk_540"/>
                                </w:sdtPr>
                                <w:sdtContent>
                                  <w:del w:author="Animefor Me" w:id="15" w:date="2026-09-29T09:36:34Z"/>
                                </w:sdtContent>
                              </w:sdt>
                            </w:ins>
                            <w:sdt>
                              <w:sdtPr>
                                <w:id w:val="1231443723"/>
                                <w:tag w:val="goog_rdk_54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54" w:date="2026-09-26T14:14:37Z">
                              <w:del w:author="Animefor Me" w:id="15" w:date="2026-09-29T09:36:34Z"/>
                            </w:ins>
                          </w:sdtContent>
                        </w:sdt>
                      </w:p>
                    </w:sdtContent>
                  </w:sdt>
                  <w:sdt>
                    <w:sdtPr>
                      <w:id w:val="2108066261"/>
                      <w:tag w:val="goog_rdk_546"/>
                    </w:sdtPr>
                    <w:sdtContent>
                      <w:p w:rsidR="00000000" w:rsidDel="00000000" w:rsidP="00000000" w:rsidRDefault="00000000" w:rsidRPr="00000000" w14:paraId="00000063">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2878666"/>
                            <w:tag w:val="goog_rdk_543"/>
                          </w:sdtPr>
                          <w:sdtContent>
                            <w:ins w:author="Sharon Balaji" w:id="54" w:date="2026-09-26T14:14:37Z">
                              <w:sdt>
                                <w:sdtPr>
                                  <w:id w:val="-2122102250"/>
                                  <w:tag w:val="goog_rdk_544"/>
                                </w:sdtPr>
                                <w:sdtContent>
                                  <w:del w:author="Animefor Me" w:id="15" w:date="2026-09-29T09:36:34Z"/>
                                </w:sdtContent>
                              </w:sdt>
                            </w:ins>
                            <w:sdt>
                              <w:sdtPr>
                                <w:id w:val="-562944478"/>
                                <w:tag w:val="goog_rdk_54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20:23 Yesterday</w:delText>
                                    </w:r>
                                  </w:del>
                                </w:ins>
                              </w:sdtContent>
                            </w:sdt>
                            <w:ins w:author="Sharon Balaji" w:id="54" w:date="2026-09-26T14:14:37Z">
                              <w:del w:author="Animefor Me" w:id="15" w:date="2026-09-29T09:36:34Z"/>
                            </w:ins>
                          </w:sdtContent>
                        </w:sdt>
                      </w:p>
                    </w:sdtContent>
                  </w:sdt>
                  <w:sdt>
                    <w:sdtPr>
                      <w:id w:val="579853950"/>
                      <w:tag w:val="goog_rdk_550"/>
                    </w:sdtPr>
                    <w:sdtContent>
                      <w:p w:rsidR="00000000" w:rsidDel="00000000" w:rsidP="00000000" w:rsidRDefault="00000000" w:rsidRPr="00000000" w14:paraId="00000064">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3715670"/>
                            <w:tag w:val="goog_rdk_547"/>
                          </w:sdtPr>
                          <w:sdtContent>
                            <w:ins w:author="Sharon Balaji" w:id="54" w:date="2026-09-26T14:14:37Z">
                              <w:sdt>
                                <w:sdtPr>
                                  <w:id w:val="1765628239"/>
                                  <w:tag w:val="goog_rdk_548"/>
                                </w:sdtPr>
                                <w:sdtContent>
                                  <w:del w:author="Animefor Me" w:id="15" w:date="2026-09-29T09:36:34Z"/>
                                </w:sdtContent>
                              </w:sdt>
                            </w:ins>
                            <w:sdt>
                              <w:sdtPr>
                                <w:id w:val="-1758200140"/>
                                <w:tag w:val="goog_rdk_54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space</w:delText>
                                    </w:r>
                                  </w:del>
                                </w:ins>
                              </w:sdtContent>
                            </w:sdt>
                            <w:ins w:author="Sharon Balaji" w:id="54" w:date="2026-09-26T14:14:37Z">
                              <w:del w:author="Animefor Me" w:id="15" w:date="2026-09-29T09:36:34Z"/>
                            </w:ins>
                          </w:sdtContent>
                        </w:sdt>
                      </w:p>
                    </w:sdtContent>
                  </w:sdt>
                  <w:sdt>
                    <w:sdtPr>
                      <w:id w:val="-2105102790"/>
                      <w:tag w:val="goog_rdk_554"/>
                    </w:sdtPr>
                    <w:sdtContent>
                      <w:p w:rsidR="00000000" w:rsidDel="00000000" w:rsidP="00000000" w:rsidRDefault="00000000" w:rsidRPr="00000000" w14:paraId="00000065">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8926275"/>
                            <w:tag w:val="goog_rdk_551"/>
                          </w:sdtPr>
                          <w:sdtContent>
                            <w:ins w:author="Sharon Balaji" w:id="54" w:date="2026-09-26T14:14:37Z">
                              <w:sdt>
                                <w:sdtPr>
                                  <w:id w:val="-2097406835"/>
                                  <w:tag w:val="goog_rdk_55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Roshitha Subramani" id="2126916951" name="image35.png"/>
                                          <a:graphic>
                                            <a:graphicData uri="http://schemas.openxmlformats.org/drawingml/2006/picture">
                                              <pic:pic>
                                                <pic:nvPicPr>
                                                  <pic:cNvPr descr="Roshitha Subramani" id="0" name="image35.png"/>
                                                  <pic:cNvPicPr preferRelativeResize="0"/>
                                                </pic:nvPicPr>
                                                <pic:blipFill>
                                                  <a:blip r:embed="rId15"/>
                                                  <a:srcRect b="0" l="0" r="0" t="0"/>
                                                  <a:stretch>
                                                    <a:fillRect/>
                                                  </a:stretch>
                                                </pic:blipFill>
                                                <pic:spPr>
                                                  <a:xfrm>
                                                    <a:off x="0" y="0"/>
                                                    <a:ext cx="476250" cy="476250"/>
                                                  </a:xfrm>
                                                  <a:prstGeom prst="rect"/>
                                                  <a:ln/>
                                                </pic:spPr>
                                              </pic:pic>
                                            </a:graphicData>
                                          </a:graphic>
                                        </wp:inline>
                                      </w:drawing>
                                    </w:r>
                                  </w:del>
                                </w:sdtContent>
                              </w:sdt>
                            </w:ins>
                            <w:sdt>
                              <w:sdtPr>
                                <w:id w:val="-1115234072"/>
                                <w:tag w:val="goog_rdk_55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895907071"/>
                      <w:tag w:val="goog_rdk_558"/>
                    </w:sdtPr>
                    <w:sdtContent>
                      <w:p w:rsidR="00000000" w:rsidDel="00000000" w:rsidP="00000000" w:rsidRDefault="00000000" w:rsidRPr="00000000" w14:paraId="00000066">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7392326"/>
                            <w:tag w:val="goog_rdk_555"/>
                          </w:sdtPr>
                          <w:sdtContent>
                            <w:ins w:author="Sharon Balaji" w:id="54" w:date="2026-09-26T14:14:37Z">
                              <w:sdt>
                                <w:sdtPr>
                                  <w:id w:val="-471546782"/>
                                  <w:tag w:val="goog_rdk_556"/>
                                </w:sdtPr>
                                <w:sdtContent>
                                  <w:del w:author="Animefor Me" w:id="15" w:date="2026-09-29T09:36:34Z"/>
                                </w:sdtContent>
                              </w:sdt>
                            </w:ins>
                            <w:sdt>
                              <w:sdtPr>
                                <w:id w:val="1455929828"/>
                                <w:tag w:val="goog_rdk_55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Roshitha Subramani</w:delText>
                                    </w:r>
                                  </w:del>
                                </w:ins>
                              </w:sdtContent>
                            </w:sdt>
                            <w:ins w:author="Sharon Balaji" w:id="54" w:date="2026-09-26T14:14:37Z">
                              <w:del w:author="Animefor Me" w:id="15" w:date="2026-09-29T09:36:34Z"/>
                            </w:ins>
                          </w:sdtContent>
                        </w:sdt>
                      </w:p>
                    </w:sdtContent>
                  </w:sdt>
                  <w:sdt>
                    <w:sdtPr>
                      <w:id w:val="-858532537"/>
                      <w:tag w:val="goog_rdk_562"/>
                    </w:sdtPr>
                    <w:sdtContent>
                      <w:p w:rsidR="00000000" w:rsidDel="00000000" w:rsidP="00000000" w:rsidRDefault="00000000" w:rsidRPr="00000000" w14:paraId="00000067">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3805805"/>
                            <w:tag w:val="goog_rdk_559"/>
                          </w:sdtPr>
                          <w:sdtContent>
                            <w:ins w:author="Sharon Balaji" w:id="54" w:date="2026-09-26T14:14:37Z">
                              <w:sdt>
                                <w:sdtPr>
                                  <w:id w:val="-2067405778"/>
                                  <w:tag w:val="goog_rdk_560"/>
                                </w:sdtPr>
                                <w:sdtContent>
                                  <w:del w:author="Animefor Me" w:id="15" w:date="2026-09-29T09:36:34Z"/>
                                </w:sdtContent>
                              </w:sdt>
                            </w:ins>
                            <w:sdt>
                              <w:sdtPr>
                                <w:id w:val="-944284077"/>
                                <w:tag w:val="goog_rdk_56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14:32 Today</w:delText>
                                    </w:r>
                                  </w:del>
                                </w:ins>
                              </w:sdtContent>
                            </w:sdt>
                            <w:ins w:author="Sharon Balaji" w:id="54" w:date="2026-09-26T14:14:37Z">
                              <w:del w:author="Animefor Me" w:id="15" w:date="2026-09-29T09:36:34Z"/>
                            </w:ins>
                          </w:sdtContent>
                        </w:sdt>
                      </w:p>
                    </w:sdtContent>
                  </w:sdt>
                  <w:sdt>
                    <w:sdtPr>
                      <w:id w:val="593123651"/>
                      <w:tag w:val="goog_rdk_566"/>
                    </w:sdtPr>
                    <w:sdtContent>
                      <w:p w:rsidR="00000000" w:rsidDel="00000000" w:rsidP="00000000" w:rsidRDefault="00000000" w:rsidRPr="00000000" w14:paraId="00000068">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5130047"/>
                            <w:tag w:val="goog_rdk_563"/>
                          </w:sdtPr>
                          <w:sdtContent>
                            <w:ins w:author="Sharon Balaji" w:id="54" w:date="2026-09-26T14:14:37Z">
                              <w:sdt>
                                <w:sdtPr>
                                  <w:id w:val="141426357"/>
                                  <w:tag w:val="goog_rdk_564"/>
                                </w:sdtPr>
                                <w:sdtContent>
                                  <w:del w:author="Animefor Me" w:id="15" w:date="2026-09-29T09:36:34Z"/>
                                </w:sdtContent>
                              </w:sdt>
                            </w:ins>
                            <w:sdt>
                              <w:sdtPr>
                                <w:id w:val="1141327188"/>
                                <w:tag w:val="goog_rdk_56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 space</w:delText>
                                    </w:r>
                                  </w:del>
                                </w:ins>
                              </w:sdtContent>
                            </w:sdt>
                            <w:ins w:author="Sharon Balaji" w:id="54" w:date="2026-09-26T14:14:37Z">
                              <w:del w:author="Animefor Me" w:id="15" w:date="2026-09-29T09:36:34Z"/>
                            </w:ins>
                          </w:sdtContent>
                        </w:sdt>
                      </w:p>
                    </w:sdtContent>
                  </w:sdt>
                  <w:sdt>
                    <w:sdtPr>
                      <w:id w:val="379626309"/>
                      <w:tag w:val="goog_rdk_570"/>
                    </w:sdtPr>
                    <w:sdtContent>
                      <w:p w:rsidR="00000000" w:rsidDel="00000000" w:rsidP="00000000" w:rsidRDefault="00000000" w:rsidRPr="00000000" w14:paraId="00000069">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235895"/>
                            <w:tag w:val="goog_rdk_567"/>
                          </w:sdtPr>
                          <w:sdtContent>
                            <w:ins w:author="Sharon Balaji" w:id="54" w:date="2026-09-26T14:14:37Z">
                              <w:sdt>
                                <w:sdtPr>
                                  <w:id w:val="-1203341514"/>
                                  <w:tag w:val="goog_rdk_56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Indhumathi T" id="2126916920" name="image19.png"/>
                                          <a:graphic>
                                            <a:graphicData uri="http://schemas.openxmlformats.org/drawingml/2006/picture">
                                              <pic:pic>
                                                <pic:nvPicPr>
                                                  <pic:cNvPr descr="Indhumathi T" id="0" name="image19.png"/>
                                                  <pic:cNvPicPr preferRelativeResize="0"/>
                                                </pic:nvPicPr>
                                                <pic:blipFill>
                                                  <a:blip r:embed="rId16"/>
                                                  <a:srcRect b="0" l="0" r="0" t="0"/>
                                                  <a:stretch>
                                                    <a:fillRect/>
                                                  </a:stretch>
                                                </pic:blipFill>
                                                <pic:spPr>
                                                  <a:xfrm>
                                                    <a:off x="0" y="0"/>
                                                    <a:ext cx="476250" cy="476250"/>
                                                  </a:xfrm>
                                                  <a:prstGeom prst="rect"/>
                                                  <a:ln/>
                                                </pic:spPr>
                                              </pic:pic>
                                            </a:graphicData>
                                          </a:graphic>
                                        </wp:inline>
                                      </w:drawing>
                                    </w:r>
                                  </w:del>
                                </w:sdtContent>
                              </w:sdt>
                            </w:ins>
                            <w:sdt>
                              <w:sdtPr>
                                <w:id w:val="63508280"/>
                                <w:tag w:val="goog_rdk_569"/>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893054975"/>
                      <w:tag w:val="goog_rdk_574"/>
                    </w:sdtPr>
                    <w:sdtContent>
                      <w:p w:rsidR="00000000" w:rsidDel="00000000" w:rsidP="00000000" w:rsidRDefault="00000000" w:rsidRPr="00000000" w14:paraId="0000006A">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2923862"/>
                            <w:tag w:val="goog_rdk_571"/>
                          </w:sdtPr>
                          <w:sdtContent>
                            <w:ins w:author="Sharon Balaji" w:id="54" w:date="2026-09-26T14:14:37Z">
                              <w:sdt>
                                <w:sdtPr>
                                  <w:id w:val="-237416688"/>
                                  <w:tag w:val="goog_rdk_572"/>
                                </w:sdtPr>
                                <w:sdtContent>
                                  <w:del w:author="Animefor Me" w:id="15" w:date="2026-09-29T09:36:34Z"/>
                                </w:sdtContent>
                              </w:sdt>
                            </w:ins>
                            <w:sdt>
                              <w:sdtPr>
                                <w:id w:val="1295721823"/>
                                <w:tag w:val="goog_rdk_57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Indhumathi T</w:delText>
                                    </w:r>
                                  </w:del>
                                </w:ins>
                              </w:sdtContent>
                            </w:sdt>
                            <w:ins w:author="Sharon Balaji" w:id="54" w:date="2026-09-26T14:14:37Z">
                              <w:del w:author="Animefor Me" w:id="15" w:date="2026-09-29T09:36:34Z"/>
                            </w:ins>
                          </w:sdtContent>
                        </w:sdt>
                      </w:p>
                    </w:sdtContent>
                  </w:sdt>
                  <w:sdt>
                    <w:sdtPr>
                      <w:id w:val="-1847583263"/>
                      <w:tag w:val="goog_rdk_578"/>
                    </w:sdtPr>
                    <w:sdtContent>
                      <w:p w:rsidR="00000000" w:rsidDel="00000000" w:rsidP="00000000" w:rsidRDefault="00000000" w:rsidRPr="00000000" w14:paraId="0000006B">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29027647"/>
                            <w:tag w:val="goog_rdk_575"/>
                          </w:sdtPr>
                          <w:sdtContent>
                            <w:ins w:author="Sharon Balaji" w:id="54" w:date="2026-09-26T14:14:37Z">
                              <w:sdt>
                                <w:sdtPr>
                                  <w:id w:val="383541433"/>
                                  <w:tag w:val="goog_rdk_576"/>
                                </w:sdtPr>
                                <w:sdtContent>
                                  <w:del w:author="Animefor Me" w:id="15" w:date="2026-09-29T09:36:34Z"/>
                                </w:sdtContent>
                              </w:sdt>
                            </w:ins>
                            <w:sdt>
                              <w:sdtPr>
                                <w:id w:val="370867846"/>
                                <w:tag w:val="goog_rdk_57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15:19 Today</w:delText>
                                    </w:r>
                                  </w:del>
                                </w:ins>
                              </w:sdtContent>
                            </w:sdt>
                            <w:ins w:author="Sharon Balaji" w:id="54" w:date="2026-09-26T14:14:37Z">
                              <w:del w:author="Animefor Me" w:id="15" w:date="2026-09-29T09:36:34Z"/>
                            </w:ins>
                          </w:sdtContent>
                        </w:sdt>
                      </w:p>
                    </w:sdtContent>
                  </w:sdt>
                  <w:sdt>
                    <w:sdtPr>
                      <w:id w:val="-1267525678"/>
                      <w:tag w:val="goog_rdk_584"/>
                    </w:sdtPr>
                    <w:sdtContent>
                      <w:p w:rsidR="00000000" w:rsidDel="00000000" w:rsidP="00000000" w:rsidRDefault="00000000" w:rsidRPr="00000000" w14:paraId="0000006C">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2970508"/>
                            <w:tag w:val="goog_rdk_579"/>
                          </w:sdtPr>
                          <w:sdtContent>
                            <w:ins w:author="Sharon Balaji" w:id="54" w:date="2026-09-26T14:14:37Z">
                              <w:sdt>
                                <w:sdtPr>
                                  <w:id w:val="-1440941129"/>
                                  <w:tag w:val="goog_rdk_580"/>
                                </w:sdtPr>
                                <w:sdtContent>
                                  <w:del w:author="Animefor Me" w:id="15" w:date="2026-09-29T09:36:34Z"/>
                                </w:sdtContent>
                              </w:sdt>
                            </w:ins>
                            <w:sdt>
                              <w:sdtPr>
                                <w:id w:val="687853950"/>
                                <w:tag w:val="goog_rdk_58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1726798902"/>
                                    <w:tag w:val="goog_rdk_58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658134550"/>
                                    <w:tag w:val="goog_rdk_58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“uy”</w:delText>
                                    </w:r>
                                  </w:sdtContent>
                                </w:sdt>
                              </w:del>
                            </w:ins>
                          </w:sdtContent>
                        </w:sdt>
                      </w:p>
                    </w:sdtContent>
                  </w:sdt>
                  <w:sdt>
                    <w:sdtPr>
                      <w:id w:val="402359511"/>
                      <w:tag w:val="goog_rdk_588"/>
                    </w:sdtPr>
                    <w:sdtContent>
                      <w:p w:rsidR="00000000" w:rsidDel="00000000" w:rsidP="00000000" w:rsidRDefault="00000000" w:rsidRPr="00000000" w14:paraId="0000006D">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608229"/>
                            <w:tag w:val="goog_rdk_585"/>
                          </w:sdtPr>
                          <w:sdtContent>
                            <w:ins w:author="Sharon Balaji" w:id="54" w:date="2026-09-26T14:14:37Z">
                              <w:sdt>
                                <w:sdtPr>
                                  <w:id w:val="566374775"/>
                                  <w:tag w:val="goog_rdk_586"/>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42" name="image29.jpg"/>
                                          <a:graphic>
                                            <a:graphicData uri="http://schemas.openxmlformats.org/drawingml/2006/picture">
                                              <pic:pic>
                                                <pic:nvPicPr>
                                                  <pic:cNvPr descr="Sharon Balaji" id="0" name="image29.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325751572"/>
                                <w:tag w:val="goog_rdk_587"/>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881015875"/>
                      <w:tag w:val="goog_rdk_592"/>
                    </w:sdtPr>
                    <w:sdtContent>
                      <w:p w:rsidR="00000000" w:rsidDel="00000000" w:rsidP="00000000" w:rsidRDefault="00000000" w:rsidRPr="00000000" w14:paraId="0000006E">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68124107"/>
                            <w:tag w:val="goog_rdk_589"/>
                          </w:sdtPr>
                          <w:sdtContent>
                            <w:ins w:author="Sharon Balaji" w:id="54" w:date="2026-09-26T14:14:37Z">
                              <w:sdt>
                                <w:sdtPr>
                                  <w:id w:val="756519852"/>
                                  <w:tag w:val="goog_rdk_590"/>
                                </w:sdtPr>
                                <w:sdtContent>
                                  <w:del w:author="Animefor Me" w:id="15" w:date="2026-09-29T09:36:34Z"/>
                                </w:sdtContent>
                              </w:sdt>
                            </w:ins>
                            <w:sdt>
                              <w:sdtPr>
                                <w:id w:val="1695394957"/>
                                <w:tag w:val="goog_rdk_59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54" w:date="2026-09-26T14:14:37Z">
                              <w:del w:author="Animefor Me" w:id="15" w:date="2026-09-29T09:36:34Z"/>
                            </w:ins>
                          </w:sdtContent>
                        </w:sdt>
                      </w:p>
                    </w:sdtContent>
                  </w:sdt>
                  <w:sdt>
                    <w:sdtPr>
                      <w:id w:val="1850373534"/>
                      <w:tag w:val="goog_rdk_596"/>
                    </w:sdtPr>
                    <w:sdtContent>
                      <w:p w:rsidR="00000000" w:rsidDel="00000000" w:rsidP="00000000" w:rsidRDefault="00000000" w:rsidRPr="00000000" w14:paraId="0000006F">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5391614"/>
                            <w:tag w:val="goog_rdk_593"/>
                          </w:sdtPr>
                          <w:sdtContent>
                            <w:ins w:author="Sharon Balaji" w:id="54" w:date="2026-09-26T14:14:37Z">
                              <w:sdt>
                                <w:sdtPr>
                                  <w:id w:val="-2074967020"/>
                                  <w:tag w:val="goog_rdk_594"/>
                                </w:sdtPr>
                                <w:sdtContent>
                                  <w:del w:author="Animefor Me" w:id="15" w:date="2026-09-29T09:36:34Z"/>
                                </w:sdtContent>
                              </w:sdt>
                            </w:ins>
                            <w:sdt>
                              <w:sdtPr>
                                <w:id w:val="-480980749"/>
                                <w:tag w:val="goog_rdk_59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19:38 Today</w:delText>
                                    </w:r>
                                  </w:del>
                                </w:ins>
                              </w:sdtContent>
                            </w:sdt>
                            <w:ins w:author="Sharon Balaji" w:id="54" w:date="2026-09-26T14:14:37Z">
                              <w:del w:author="Animefor Me" w:id="15" w:date="2026-09-29T09:36:34Z"/>
                            </w:ins>
                          </w:sdtContent>
                        </w:sdt>
                      </w:p>
                    </w:sdtContent>
                  </w:sdt>
                  <w:sdt>
                    <w:sdtPr>
                      <w:id w:val="118106611"/>
                      <w:tag w:val="goog_rdk_602"/>
                    </w:sdtPr>
                    <w:sdtContent>
                      <w:p w:rsidR="00000000" w:rsidDel="00000000" w:rsidP="00000000" w:rsidRDefault="00000000" w:rsidRPr="00000000" w14:paraId="00000070">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3058395"/>
                            <w:tag w:val="goog_rdk_597"/>
                          </w:sdtPr>
                          <w:sdtContent>
                            <w:ins w:author="Sharon Balaji" w:id="54" w:date="2026-09-26T14:14:37Z">
                              <w:sdt>
                                <w:sdtPr>
                                  <w:id w:val="-1636956663"/>
                                  <w:tag w:val="goog_rdk_598"/>
                                </w:sdtPr>
                                <w:sdtContent>
                                  <w:del w:author="Animefor Me" w:id="15" w:date="2026-09-29T09:36:34Z"/>
                                </w:sdtContent>
                              </w:sdt>
                            </w:ins>
                            <w:sdt>
                              <w:sdtPr>
                                <w:id w:val="-425169627"/>
                                <w:tag w:val="goog_rdk_59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1035854021"/>
                                    <w:tag w:val="goog_rdk_60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695555783"/>
                                    <w:tag w:val="goog_rdk_60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w:delText>
                                    </w:r>
                                  </w:sdtContent>
                                </w:sdt>
                              </w:del>
                            </w:ins>
                          </w:sdtContent>
                        </w:sdt>
                      </w:p>
                    </w:sdtContent>
                  </w:sdt>
                  <w:sdt>
                    <w:sdtPr>
                      <w:id w:val="1442802038"/>
                      <w:tag w:val="goog_rdk_606"/>
                    </w:sdtPr>
                    <w:sdtContent>
                      <w:p w:rsidR="00000000" w:rsidDel="00000000" w:rsidP="00000000" w:rsidRDefault="00000000" w:rsidRPr="00000000" w14:paraId="00000071">
                        <w:pPr>
                          <w:widowControl w:val="0"/>
                          <w:shd w:fill="ffffff"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2154763"/>
                            <w:tag w:val="goog_rdk_603"/>
                          </w:sdtPr>
                          <w:sdtContent>
                            <w:ins w:author="Sharon Balaji" w:id="54" w:date="2026-09-26T14:14:37Z">
                              <w:sdt>
                                <w:sdtPr>
                                  <w:id w:val="319738673"/>
                                  <w:tag w:val="goog_rdk_604"/>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Sharon Balaji" id="2126916934" name="image24.jpg"/>
                                          <a:graphic>
                                            <a:graphicData uri="http://schemas.openxmlformats.org/drawingml/2006/picture">
                                              <pic:pic>
                                                <pic:nvPicPr>
                                                  <pic:cNvPr descr="Sharon Balaji" id="0" name="image24.jpg"/>
                                                  <pic:cNvPicPr preferRelativeResize="0"/>
                                                </pic:nvPicPr>
                                                <pic:blipFill>
                                                  <a:blip r:embed="rId17"/>
                                                  <a:srcRect b="0" l="0" r="0" t="0"/>
                                                  <a:stretch>
                                                    <a:fillRect/>
                                                  </a:stretch>
                                                </pic:blipFill>
                                                <pic:spPr>
                                                  <a:xfrm>
                                                    <a:off x="0" y="0"/>
                                                    <a:ext cx="476250" cy="476250"/>
                                                  </a:xfrm>
                                                  <a:prstGeom prst="rect"/>
                                                  <a:ln/>
                                                </pic:spPr>
                                              </pic:pic>
                                            </a:graphicData>
                                          </a:graphic>
                                        </wp:inline>
                                      </w:drawing>
                                    </w:r>
                                  </w:del>
                                </w:sdtContent>
                              </w:sdt>
                            </w:ins>
                            <w:sdt>
                              <w:sdtPr>
                                <w:id w:val="-39742183"/>
                                <w:tag w:val="goog_rdk_605"/>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459701022"/>
                      <w:tag w:val="goog_rdk_610"/>
                    </w:sdtPr>
                    <w:sdtContent>
                      <w:p w:rsidR="00000000" w:rsidDel="00000000" w:rsidP="00000000" w:rsidRDefault="00000000" w:rsidRPr="00000000" w14:paraId="00000072">
                        <w:pPr>
                          <w:widowControl w:val="0"/>
                          <w:shd w:fill="ffffff"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1888860"/>
                            <w:tag w:val="goog_rdk_607"/>
                          </w:sdtPr>
                          <w:sdtContent>
                            <w:ins w:author="Sharon Balaji" w:id="54" w:date="2026-09-26T14:14:37Z">
                              <w:sdt>
                                <w:sdtPr>
                                  <w:id w:val="-1215073423"/>
                                  <w:tag w:val="goog_rdk_608"/>
                                </w:sdtPr>
                                <w:sdtContent>
                                  <w:del w:author="Animefor Me" w:id="15" w:date="2026-09-29T09:36:34Z"/>
                                </w:sdtContent>
                              </w:sdt>
                            </w:ins>
                            <w:sdt>
                              <w:sdtPr>
                                <w:id w:val="-526396115"/>
                                <w:tag w:val="goog_rdk_60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Sharon Balaji</w:delText>
                                    </w:r>
                                  </w:del>
                                </w:ins>
                              </w:sdtContent>
                            </w:sdt>
                            <w:ins w:author="Sharon Balaji" w:id="54" w:date="2026-09-26T14:14:37Z">
                              <w:del w:author="Animefor Me" w:id="15" w:date="2026-09-29T09:36:34Z"/>
                            </w:ins>
                          </w:sdtContent>
                        </w:sdt>
                      </w:p>
                    </w:sdtContent>
                  </w:sdt>
                  <w:sdt>
                    <w:sdtPr>
                      <w:id w:val="1690290223"/>
                      <w:tag w:val="goog_rdk_614"/>
                    </w:sdtPr>
                    <w:sdtContent>
                      <w:p w:rsidR="00000000" w:rsidDel="00000000" w:rsidP="00000000" w:rsidRDefault="00000000" w:rsidRPr="00000000" w14:paraId="00000073">
                        <w:pPr>
                          <w:widowControl w:val="0"/>
                          <w:shd w:fill="ffffff"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4942598"/>
                            <w:tag w:val="goog_rdk_611"/>
                          </w:sdtPr>
                          <w:sdtContent>
                            <w:ins w:author="Sharon Balaji" w:id="54" w:date="2026-09-26T14:14:37Z">
                              <w:sdt>
                                <w:sdtPr>
                                  <w:id w:val="418681227"/>
                                  <w:tag w:val="goog_rdk_612"/>
                                </w:sdtPr>
                                <w:sdtContent>
                                  <w:del w:author="Animefor Me" w:id="15" w:date="2026-09-29T09:36:34Z"/>
                                </w:sdtContent>
                              </w:sdt>
                            </w:ins>
                            <w:sdt>
                              <w:sdtPr>
                                <w:id w:val="-1223048253"/>
                                <w:tag w:val="goog_rdk_61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19:43 Today</w:delText>
                                    </w:r>
                                  </w:del>
                                </w:ins>
                              </w:sdtContent>
                            </w:sdt>
                            <w:ins w:author="Sharon Balaji" w:id="54" w:date="2026-09-26T14:14:37Z">
                              <w:del w:author="Animefor Me" w:id="15" w:date="2026-09-29T09:36:34Z"/>
                            </w:ins>
                          </w:sdtContent>
                        </w:sdt>
                      </w:p>
                    </w:sdtContent>
                  </w:sdt>
                  <w:sdt>
                    <w:sdtPr>
                      <w:id w:val="92629086"/>
                      <w:tag w:val="goog_rdk_620"/>
                    </w:sdtPr>
                    <w:sdtContent>
                      <w:p w:rsidR="00000000" w:rsidDel="00000000" w:rsidP="00000000" w:rsidRDefault="00000000" w:rsidRPr="00000000" w14:paraId="00000074">
                        <w:pPr>
                          <w:widowControl w:val="0"/>
                          <w:shd w:fill="ffffff"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2001788"/>
                            <w:tag w:val="goog_rdk_615"/>
                          </w:sdtPr>
                          <w:sdtContent>
                            <w:ins w:author="Sharon Balaji" w:id="54" w:date="2026-09-26T14:14:37Z">
                              <w:sdt>
                                <w:sdtPr>
                                  <w:id w:val="782998325"/>
                                  <w:tag w:val="goog_rdk_616"/>
                                </w:sdtPr>
                                <w:sdtContent>
                                  <w:del w:author="Animefor Me" w:id="15" w:date="2026-09-29T09:36:34Z"/>
                                </w:sdtContent>
                              </w:sdt>
                            </w:ins>
                            <w:sdt>
                              <w:sdtPr>
                                <w:id w:val="1303357437"/>
                                <w:tag w:val="goog_rdk_61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54" w:date="2026-09-26T14:14:37Z">
                              <w:del w:author="Animefor Me" w:id="15" w:date="2026-09-29T09:36:34Z">
                                <w:sdt>
                                  <w:sdtPr>
                                    <w:id w:val="-506047484"/>
                                    <w:tag w:val="goog_rdk_618"/>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539720044"/>
                                    <w:tag w:val="goog_rdk_61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sdtContent>
                                </w:sdt>
                              </w:del>
                            </w:ins>
                          </w:sdtContent>
                        </w:sdt>
                      </w:p>
                    </w:sdtContent>
                  </w:sdt>
                  <w:sdt>
                    <w:sdtPr>
                      <w:id w:val="-1065573479"/>
                      <w:tag w:val="goog_rdk_626"/>
                    </w:sdtPr>
                    <w:sdtContent>
                      <w:p w:rsidR="00000000" w:rsidDel="00000000" w:rsidP="00000000" w:rsidRDefault="00000000" w:rsidRPr="00000000" w14:paraId="00000075">
                        <w:pPr>
                          <w:widowControl w:val="0"/>
                          <w:shd w:fill="ffffff"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3525454"/>
                            <w:tag w:val="goog_rdk_621"/>
                          </w:sdtPr>
                          <w:sdtContent>
                            <w:ins w:author="Sharon Balaji" w:id="54" w:date="2026-09-26T14:14:37Z">
                              <w:sdt>
                                <w:sdtPr>
                                  <w:id w:val="1988444811"/>
                                  <w:tag w:val="goog_rdk_622"/>
                                </w:sdtPr>
                                <w:sdtContent>
                                  <w:del w:author="Animefor Me" w:id="15" w:date="2026-09-29T09:36:34Z"/>
                                </w:sdtContent>
                              </w:sdt>
                            </w:ins>
                            <w:sdt>
                              <w:sdtPr>
                                <w:id w:val="-1179318174"/>
                                <w:tag w:val="goog_rdk_62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568404349"/>
                                    <w:tag w:val="goog_rdk_62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388428679"/>
                                    <w:tag w:val="goog_rdk_62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“FitBuddy – AI Fitness Plan Generator using Gemini Models”</w:delText>
                                    </w:r>
                                  </w:sdtContent>
                                </w:sdt>
                              </w:del>
                            </w:ins>
                          </w:sdtContent>
                        </w:sdt>
                      </w:p>
                    </w:sdtContent>
                  </w:sdt>
                  <w:sdt>
                    <w:sdtPr>
                      <w:id w:val="-810579195"/>
                      <w:tag w:val="goog_rdk_630"/>
                    </w:sdtPr>
                    <w:sdtContent>
                      <w:p w:rsidR="00000000" w:rsidDel="00000000" w:rsidP="00000000" w:rsidRDefault="00000000" w:rsidRPr="00000000" w14:paraId="00000076">
                        <w:pPr>
                          <w:widowControl w:val="0"/>
                          <w:shd w:fill="ffffff" w:val="clear"/>
                          <w:spacing w:after="0" w:before="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14716076"/>
                            <w:tag w:val="goog_rdk_627"/>
                          </w:sdtPr>
                          <w:sdtContent>
                            <w:ins w:author="Sharon Balaji" w:id="54" w:date="2026-09-26T14:14:37Z">
                              <w:sdt>
                                <w:sdtPr>
                                  <w:id w:val="-2128812458"/>
                                  <w:tag w:val="goog_rdk_628"/>
                                </w:sdtPr>
                                <w:sdtContent>
                                  <w:del w:author="Animefor Me" w:id="15" w:date="2026-09-29T09:36:34Z"/>
                                </w:sdtContent>
                              </w:sdt>
                            </w:ins>
                            <w:sdt>
                              <w:sdtPr>
                                <w:id w:val="453396891"/>
                                <w:tag w:val="goog_rdk_62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Viewers of this file can see comments and suggestions</w:delText>
                                    </w:r>
                                  </w:del>
                                </w:ins>
                              </w:sdtContent>
                            </w:sdt>
                            <w:ins w:author="Sharon Balaji" w:id="54" w:date="2026-09-26T14:14:37Z">
                              <w:del w:author="Animefor Me" w:id="15" w:date="2026-09-29T09:36:34Z"/>
                            </w:ins>
                          </w:sdtContent>
                        </w:sdt>
                      </w:p>
                    </w:sdtContent>
                  </w:sdt>
                  <w:sdt>
                    <w:sdtPr>
                      <w:id w:val="659841982"/>
                      <w:tag w:val="goog_rdk_634"/>
                    </w:sdtPr>
                    <w:sdtContent>
                      <w:p w:rsidR="00000000" w:rsidDel="00000000" w:rsidP="00000000" w:rsidRDefault="00000000" w:rsidRPr="00000000" w14:paraId="00000077">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1604031"/>
                            <w:tag w:val="goog_rdk_631"/>
                          </w:sdtPr>
                          <w:sdtContent>
                            <w:ins w:author="Sharon Balaji" w:id="54" w:date="2026-09-26T14:14:37Z">
                              <w:sdt>
                                <w:sdtPr>
                                  <w:id w:val="-90154717"/>
                                  <w:tag w:val="goog_rdk_63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Pooja S" id="2126916932" name="image23.jpg"/>
                                          <a:graphic>
                                            <a:graphicData uri="http://schemas.openxmlformats.org/drawingml/2006/picture">
                                              <pic:pic>
                                                <pic:nvPicPr>
                                                  <pic:cNvPr descr="Pooja S" id="0" name="image23.jpg"/>
                                                  <pic:cNvPicPr preferRelativeResize="0"/>
                                                </pic:nvPicPr>
                                                <pic:blipFill>
                                                  <a:blip r:embed="rId18"/>
                                                  <a:srcRect b="0" l="0" r="0" t="0"/>
                                                  <a:stretch>
                                                    <a:fillRect/>
                                                  </a:stretch>
                                                </pic:blipFill>
                                                <pic:spPr>
                                                  <a:xfrm>
                                                    <a:off x="0" y="0"/>
                                                    <a:ext cx="476250" cy="476250"/>
                                                  </a:xfrm>
                                                  <a:prstGeom prst="rect"/>
                                                  <a:ln/>
                                                </pic:spPr>
                                              </pic:pic>
                                            </a:graphicData>
                                          </a:graphic>
                                        </wp:inline>
                                      </w:drawing>
                                    </w:r>
                                  </w:del>
                                </w:sdtContent>
                              </w:sdt>
                            </w:ins>
                            <w:sdt>
                              <w:sdtPr>
                                <w:id w:val="-547356049"/>
                                <w:tag w:val="goog_rdk_63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702687344"/>
                      <w:tag w:val="goog_rdk_638"/>
                    </w:sdtPr>
                    <w:sdtContent>
                      <w:p w:rsidR="00000000" w:rsidDel="00000000" w:rsidP="00000000" w:rsidRDefault="00000000" w:rsidRPr="00000000" w14:paraId="00000078">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6230697"/>
                            <w:tag w:val="goog_rdk_635"/>
                          </w:sdtPr>
                          <w:sdtContent>
                            <w:ins w:author="Sharon Balaji" w:id="54" w:date="2026-09-26T14:14:37Z">
                              <w:sdt>
                                <w:sdtPr>
                                  <w:id w:val="500259206"/>
                                  <w:tag w:val="goog_rdk_636"/>
                                </w:sdtPr>
                                <w:sdtContent>
                                  <w:del w:author="Animefor Me" w:id="15" w:date="2026-09-29T09:36:34Z"/>
                                </w:sdtContent>
                              </w:sdt>
                            </w:ins>
                            <w:sdt>
                              <w:sdtPr>
                                <w:id w:val="-1009177674"/>
                                <w:tag w:val="goog_rdk_63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Pooja S</w:delText>
                                    </w:r>
                                  </w:del>
                                </w:ins>
                              </w:sdtContent>
                            </w:sdt>
                            <w:ins w:author="Sharon Balaji" w:id="54" w:date="2026-09-26T14:14:37Z">
                              <w:del w:author="Animefor Me" w:id="15" w:date="2026-09-29T09:36:34Z"/>
                            </w:ins>
                          </w:sdtContent>
                        </w:sdt>
                      </w:p>
                    </w:sdtContent>
                  </w:sdt>
                  <w:sdt>
                    <w:sdtPr>
                      <w:id w:val="132157922"/>
                      <w:tag w:val="goog_rdk_642"/>
                    </w:sdtPr>
                    <w:sdtContent>
                      <w:p w:rsidR="00000000" w:rsidDel="00000000" w:rsidP="00000000" w:rsidRDefault="00000000" w:rsidRPr="00000000" w14:paraId="00000079">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4922427"/>
                            <w:tag w:val="goog_rdk_639"/>
                          </w:sdtPr>
                          <w:sdtContent>
                            <w:ins w:author="Sharon Balaji" w:id="54" w:date="2026-09-26T14:14:37Z">
                              <w:sdt>
                                <w:sdtPr>
                                  <w:id w:val="-1994647445"/>
                                  <w:tag w:val="goog_rdk_640"/>
                                </w:sdtPr>
                                <w:sdtContent>
                                  <w:del w:author="Animefor Me" w:id="15" w:date="2026-09-29T09:36:34Z"/>
                                </w:sdtContent>
                              </w:sdt>
                            </w:ins>
                            <w:sdt>
                              <w:sdtPr>
                                <w:id w:val="256666190"/>
                                <w:tag w:val="goog_rdk_64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12:44 Yesterday</w:delText>
                                    </w:r>
                                  </w:del>
                                </w:ins>
                              </w:sdtContent>
                            </w:sdt>
                            <w:ins w:author="Sharon Balaji" w:id="54" w:date="2026-09-26T14:14:37Z">
                              <w:del w:author="Animefor Me" w:id="15" w:date="2026-09-29T09:36:34Z"/>
                            </w:ins>
                          </w:sdtContent>
                        </w:sdt>
                      </w:p>
                    </w:sdtContent>
                  </w:sdt>
                  <w:sdt>
                    <w:sdtPr>
                      <w:id w:val="68087779"/>
                      <w:tag w:val="goog_rdk_647"/>
                    </w:sdtPr>
                    <w:sdtContent>
                      <w:p w:rsidR="00000000" w:rsidDel="00000000" w:rsidP="00000000" w:rsidRDefault="00000000" w:rsidRPr="00000000" w14:paraId="0000007A">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9540034"/>
                            <w:tag w:val="goog_rdk_643"/>
                          </w:sdtPr>
                          <w:sdtContent>
                            <w:ins w:author="Sharon Balaji" w:id="54" w:date="2026-09-26T14:14:37Z">
                              <w:sdt>
                                <w:sdtPr>
                                  <w:id w:val="188647520"/>
                                  <w:tag w:val="goog_rdk_644"/>
                                </w:sdtPr>
                                <w:sdtContent>
                                  <w:del w:author="Animefor Me" w:id="15" w:date="2026-09-29T09:36:34Z"/>
                                </w:sdtContent>
                              </w:sdt>
                            </w:ins>
                            <w:sdt>
                              <w:sdtPr>
                                <w:id w:val="1884565932"/>
                                <w:tag w:val="goog_rdk_64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 paragraph</w:delText>
                                    </w:r>
                                  </w:del>
                                </w:ins>
                              </w:sdtContent>
                            </w:sdt>
                            <w:ins w:author="Sharon Balaji" w:id="54" w:date="2026-09-26T14:14:37Z">
                              <w:del w:author="Animefor Me" w:id="15" w:date="2026-09-29T09:36:34Z">
                                <w:sdt>
                                  <w:sdtPr>
                                    <w:id w:val="368247138"/>
                                    <w:tag w:val="goog_rdk_64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(3 times)</w:delText>
                                    </w:r>
                                  </w:sdtContent>
                                </w:sdt>
                              </w:del>
                            </w:ins>
                          </w:sdtContent>
                        </w:sdt>
                      </w:p>
                    </w:sdtContent>
                  </w:sdt>
                  <w:sdt>
                    <w:sdtPr>
                      <w:id w:val="-1129429742"/>
                      <w:tag w:val="goog_rdk_651"/>
                    </w:sdtPr>
                    <w:sdtContent>
                      <w:p w:rsidR="00000000" w:rsidDel="00000000" w:rsidP="00000000" w:rsidRDefault="00000000" w:rsidRPr="00000000" w14:paraId="0000007B">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8991923"/>
                            <w:tag w:val="goog_rdk_648"/>
                          </w:sdtPr>
                          <w:sdtContent>
                            <w:ins w:author="Sharon Balaji" w:id="54" w:date="2026-09-26T14:14:37Z">
                              <w:sdt>
                                <w:sdtPr>
                                  <w:id w:val="1805052945"/>
                                  <w:tag w:val="goog_rdk_649"/>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21" name="image16.png"/>
                                          <a:graphic>
                                            <a:graphicData uri="http://schemas.openxmlformats.org/drawingml/2006/picture">
                                              <pic:pic>
                                                <pic:nvPicPr>
                                                  <pic:cNvPr descr="Anonymous" id="0" name="image16.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20550928"/>
                                <w:tag w:val="goog_rdk_650"/>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703855563"/>
                      <w:tag w:val="goog_rdk_655"/>
                    </w:sdtPr>
                    <w:sdtContent>
                      <w:p w:rsidR="00000000" w:rsidDel="00000000" w:rsidP="00000000" w:rsidRDefault="00000000" w:rsidRPr="00000000" w14:paraId="0000007C">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3436537"/>
                            <w:tag w:val="goog_rdk_652"/>
                          </w:sdtPr>
                          <w:sdtContent>
                            <w:ins w:author="Sharon Balaji" w:id="54" w:date="2026-09-26T14:14:37Z">
                              <w:sdt>
                                <w:sdtPr>
                                  <w:id w:val="1353115956"/>
                                  <w:tag w:val="goog_rdk_653"/>
                                </w:sdtPr>
                                <w:sdtContent>
                                  <w:del w:author="Animefor Me" w:id="15" w:date="2026-09-29T09:36:34Z"/>
                                </w:sdtContent>
                              </w:sdt>
                            </w:ins>
                            <w:sdt>
                              <w:sdtPr>
                                <w:id w:val="415137231"/>
                                <w:tag w:val="goog_rdk_654"/>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54" w:date="2026-09-26T14:14:37Z">
                              <w:del w:author="Animefor Me" w:id="15" w:date="2026-09-29T09:36:34Z"/>
                            </w:ins>
                          </w:sdtContent>
                        </w:sdt>
                      </w:p>
                    </w:sdtContent>
                  </w:sdt>
                  <w:sdt>
                    <w:sdtPr>
                      <w:id w:val="15887017"/>
                      <w:tag w:val="goog_rdk_659"/>
                    </w:sdtPr>
                    <w:sdtContent>
                      <w:p w:rsidR="00000000" w:rsidDel="00000000" w:rsidP="00000000" w:rsidRDefault="00000000" w:rsidRPr="00000000" w14:paraId="0000007D">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277037"/>
                            <w:tag w:val="goog_rdk_656"/>
                          </w:sdtPr>
                          <w:sdtContent>
                            <w:ins w:author="Sharon Balaji" w:id="54" w:date="2026-09-26T14:14:37Z">
                              <w:sdt>
                                <w:sdtPr>
                                  <w:id w:val="190714222"/>
                                  <w:tag w:val="goog_rdk_657"/>
                                </w:sdtPr>
                                <w:sdtContent>
                                  <w:del w:author="Animefor Me" w:id="15" w:date="2026-09-29T09:36:34Z"/>
                                </w:sdtContent>
                              </w:sdt>
                            </w:ins>
                            <w:sdt>
                              <w:sdtPr>
                                <w:id w:val="2112582753"/>
                                <w:tag w:val="goog_rdk_658"/>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13:02 Yesterday</w:delText>
                                    </w:r>
                                  </w:del>
                                </w:ins>
                              </w:sdtContent>
                            </w:sdt>
                            <w:ins w:author="Sharon Balaji" w:id="54" w:date="2026-09-26T14:14:37Z">
                              <w:del w:author="Animefor Me" w:id="15" w:date="2026-09-29T09:36:34Z"/>
                            </w:ins>
                          </w:sdtContent>
                        </w:sdt>
                      </w:p>
                    </w:sdtContent>
                  </w:sdt>
                  <w:sdt>
                    <w:sdtPr>
                      <w:id w:val="1592904889"/>
                      <w:tag w:val="goog_rdk_664"/>
                    </w:sdtPr>
                    <w:sdtContent>
                      <w:p w:rsidR="00000000" w:rsidDel="00000000" w:rsidP="00000000" w:rsidRDefault="00000000" w:rsidRPr="00000000" w14:paraId="0000007E">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9564125"/>
                            <w:tag w:val="goog_rdk_660"/>
                          </w:sdtPr>
                          <w:sdtContent>
                            <w:ins w:author="Sharon Balaji" w:id="54" w:date="2026-09-26T14:14:37Z">
                              <w:sdt>
                                <w:sdtPr>
                                  <w:id w:val="1826601107"/>
                                  <w:tag w:val="goog_rdk_661"/>
                                </w:sdtPr>
                                <w:sdtContent>
                                  <w:del w:author="Animefor Me" w:id="15" w:date="2026-09-29T09:36:34Z"/>
                                </w:sdtContent>
                              </w:sdt>
                            </w:ins>
                            <w:sdt>
                              <w:sdtPr>
                                <w:id w:val="-1077765804"/>
                                <w:tag w:val="goog_rdk_662"/>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601089741"/>
                                    <w:tag w:val="goog_rdk_663"/>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alignment, indent first line, indent left</w:delText>
                                    </w:r>
                                  </w:sdtContent>
                                </w:sdt>
                              </w:del>
                            </w:ins>
                          </w:sdtContent>
                        </w:sdt>
                      </w:p>
                    </w:sdtContent>
                  </w:sdt>
                  <w:sdt>
                    <w:sdtPr>
                      <w:id w:val="-1426945595"/>
                      <w:tag w:val="goog_rdk_672"/>
                    </w:sdtPr>
                    <w:sdtContent>
                      <w:p w:rsidR="00000000" w:rsidDel="00000000" w:rsidP="00000000" w:rsidRDefault="00000000" w:rsidRPr="00000000" w14:paraId="0000007F">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9302046"/>
                            <w:tag w:val="goog_rdk_665"/>
                          </w:sdtPr>
                          <w:sdtContent>
                            <w:ins w:author="Sharon Balaji" w:id="54" w:date="2026-09-26T14:14:37Z">
                              <w:sdt>
                                <w:sdtPr>
                                  <w:id w:val="-1114464700"/>
                                  <w:tag w:val="goog_rdk_666"/>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12" name="image11.png"/>
                                          <a:graphic>
                                            <a:graphicData uri="http://schemas.openxmlformats.org/drawingml/2006/picture">
                                              <pic:pic>
                                                <pic:nvPicPr>
                                                  <pic:cNvPr descr="Thirupathi DD" id="0" name="image11.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Content>
                        </w:sdt>
                        <w:sdt>
                          <w:sdtPr>
                            <w:id w:val="674024068"/>
                            <w:tag w:val="goog_rdk_667"/>
                          </w:sdtPr>
                          <w:sdtContent>
                            <w:ins w:author="Noorulsabikka" w:id="58" w:date="2026-09-27T08:33:03Z">
                              <w:sdt>
                                <w:sdtPr>
                                  <w:id w:val="-1962056885"/>
                                  <w:tag w:val="goog_rdk_668"/>
                                </w:sdtPr>
                                <w:sdtContent>
                                  <w:del w:author="Animefor Me" w:id="15" w:date="2026-09-29T09:36:34Z">
                                    <w:sdt>
                                      <w:sdtPr>
                                        <w:alias w:val="Review status"/>
                                        <w:id w:val="1085654191"/>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Content>
                        </w:sdt>
                        <w:sdt>
                          <w:sdtPr>
                            <w:id w:val="-640496972"/>
                            <w:tag w:val="goog_rdk_669"/>
                          </w:sdtPr>
                          <w:sdtContent>
                            <w:ins w:author="Sharon Balaji" w:id="54" w:date="2026-09-26T14:14:37Z">
                              <w:sdt>
                                <w:sdtPr>
                                  <w:id w:val="1948254506"/>
                                  <w:tag w:val="goog_rdk_670"/>
                                </w:sdtPr>
                                <w:sdtContent>
                                  <w:del w:author="Animefor Me" w:id="15" w:date="2026-09-29T09:36:34Z"/>
                                </w:sdtContent>
                              </w:sdt>
                            </w:ins>
                            <w:sdt>
                              <w:sdtPr>
                                <w:id w:val="536021097"/>
                                <w:tag w:val="goog_rdk_671"/>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466134891"/>
                      <w:tag w:val="goog_rdk_676"/>
                    </w:sdtPr>
                    <w:sdtContent>
                      <w:p w:rsidR="00000000" w:rsidDel="00000000" w:rsidP="00000000" w:rsidRDefault="00000000" w:rsidRPr="00000000" w14:paraId="00000080">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9042630"/>
                            <w:tag w:val="goog_rdk_673"/>
                          </w:sdtPr>
                          <w:sdtContent>
                            <w:ins w:author="Sharon Balaji" w:id="54" w:date="2026-09-26T14:14:37Z">
                              <w:sdt>
                                <w:sdtPr>
                                  <w:id w:val="1160957593"/>
                                  <w:tag w:val="goog_rdk_674"/>
                                </w:sdtPr>
                                <w:sdtContent>
                                  <w:del w:author="Animefor Me" w:id="15" w:date="2026-09-29T09:36:34Z"/>
                                </w:sdtContent>
                              </w:sdt>
                            </w:ins>
                            <w:sdt>
                              <w:sdtPr>
                                <w:id w:val="-659638300"/>
                                <w:tag w:val="goog_rdk_67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54" w:date="2026-09-26T14:14:37Z">
                              <w:del w:author="Animefor Me" w:id="15" w:date="2026-09-29T09:36:34Z"/>
                            </w:ins>
                          </w:sdtContent>
                        </w:sdt>
                      </w:p>
                    </w:sdtContent>
                  </w:sdt>
                  <w:sdt>
                    <w:sdtPr>
                      <w:id w:val="1563839707"/>
                      <w:tag w:val="goog_rdk_680"/>
                    </w:sdtPr>
                    <w:sdtContent>
                      <w:p w:rsidR="00000000" w:rsidDel="00000000" w:rsidP="00000000" w:rsidRDefault="00000000" w:rsidRPr="00000000" w14:paraId="00000081">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3166017"/>
                            <w:tag w:val="goog_rdk_677"/>
                          </w:sdtPr>
                          <w:sdtContent>
                            <w:ins w:author="Sharon Balaji" w:id="54" w:date="2026-09-26T14:14:37Z">
                              <w:sdt>
                                <w:sdtPr>
                                  <w:id w:val="1337610052"/>
                                  <w:tag w:val="goog_rdk_678"/>
                                </w:sdtPr>
                                <w:sdtContent>
                                  <w:del w:author="Animefor Me" w:id="15" w:date="2026-09-29T09:36:34Z"/>
                                </w:sdtContent>
                              </w:sdt>
                            </w:ins>
                            <w:sdt>
                              <w:sdtPr>
                                <w:id w:val="1717009444"/>
                                <w:tag w:val="goog_rdk_67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17:28 Today</w:delText>
                                    </w:r>
                                  </w:del>
                                </w:ins>
                              </w:sdtContent>
                            </w:sdt>
                            <w:ins w:author="Sharon Balaji" w:id="54" w:date="2026-09-26T14:14:37Z">
                              <w:del w:author="Animefor Me" w:id="15" w:date="2026-09-29T09:36:34Z"/>
                            </w:ins>
                          </w:sdtContent>
                        </w:sdt>
                      </w:p>
                    </w:sdtContent>
                  </w:sdt>
                  <w:sdt>
                    <w:sdtPr>
                      <w:id w:val="670438256"/>
                      <w:tag w:val="goog_rdk_685"/>
                    </w:sdtPr>
                    <w:sdtContent>
                      <w:p w:rsidR="00000000" w:rsidDel="00000000" w:rsidP="00000000" w:rsidRDefault="00000000" w:rsidRPr="00000000" w14:paraId="00000082">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9281913"/>
                            <w:tag w:val="goog_rdk_681"/>
                          </w:sdtPr>
                          <w:sdtContent>
                            <w:ins w:author="Sharon Balaji" w:id="54" w:date="2026-09-26T14:14:37Z">
                              <w:sdt>
                                <w:sdtPr>
                                  <w:id w:val="-1303038301"/>
                                  <w:tag w:val="goog_rdk_682"/>
                                </w:sdtPr>
                                <w:sdtContent>
                                  <w:del w:author="Animefor Me" w:id="15" w:date="2026-09-29T09:36:34Z"/>
                                </w:sdtContent>
                              </w:sdt>
                            </w:ins>
                            <w:sdt>
                              <w:sdtPr>
                                <w:id w:val="236223140"/>
                                <w:tag w:val="goog_rdk_68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208804592"/>
                                    <w:tag w:val="goog_rdk_684"/>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382747127"/>
                      <w:tag w:val="goog_rdk_689"/>
                    </w:sdtPr>
                    <w:sdtContent>
                      <w:p w:rsidR="00000000" w:rsidDel="00000000" w:rsidP="00000000" w:rsidRDefault="00000000" w:rsidRPr="00000000" w14:paraId="00000083">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845831"/>
                            <w:tag w:val="goog_rdk_686"/>
                          </w:sdtPr>
                          <w:sdtContent>
                            <w:ins w:author="Sharon Balaji" w:id="54" w:date="2026-09-26T14:14:37Z">
                              <w:sdt>
                                <w:sdtPr>
                                  <w:id w:val="-1347601315"/>
                                  <w:tag w:val="goog_rdk_687"/>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914400" cy="914400"/>
                                          <wp:effectExtent b="0" l="0" r="0" t="0"/>
                                          <wp:docPr descr="Anonymous" id="2126916903" name="image12.png"/>
                                          <a:graphic>
                                            <a:graphicData uri="http://schemas.openxmlformats.org/drawingml/2006/picture">
                                              <pic:pic>
                                                <pic:nvPicPr>
                                                  <pic:cNvPr descr="Anonymous" id="0" name="image12.png"/>
                                                  <pic:cNvPicPr preferRelativeResize="0"/>
                                                </pic:nvPicPr>
                                                <pic:blipFill>
                                                  <a:blip r:embed="rId14"/>
                                                  <a:srcRect b="0" l="0" r="0" t="0"/>
                                                  <a:stretch>
                                                    <a:fillRect/>
                                                  </a:stretch>
                                                </pic:blipFill>
                                                <pic:spPr>
                                                  <a:xfrm>
                                                    <a:off x="0" y="0"/>
                                                    <a:ext cx="914400" cy="914400"/>
                                                  </a:xfrm>
                                                  <a:prstGeom prst="rect"/>
                                                  <a:ln/>
                                                </pic:spPr>
                                              </pic:pic>
                                            </a:graphicData>
                                          </a:graphic>
                                        </wp:inline>
                                      </w:drawing>
                                    </w:r>
                                  </w:del>
                                </w:sdtContent>
                              </w:sdt>
                            </w:ins>
                            <w:sdt>
                              <w:sdtPr>
                                <w:id w:val="807379813"/>
                                <w:tag w:val="goog_rdk_688"/>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2005042619"/>
                      <w:tag w:val="goog_rdk_693"/>
                    </w:sdtPr>
                    <w:sdtContent>
                      <w:p w:rsidR="00000000" w:rsidDel="00000000" w:rsidP="00000000" w:rsidRDefault="00000000" w:rsidRPr="00000000" w14:paraId="00000084">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9636427"/>
                            <w:tag w:val="goog_rdk_690"/>
                          </w:sdtPr>
                          <w:sdtContent>
                            <w:ins w:author="Sharon Balaji" w:id="54" w:date="2026-09-26T14:14:37Z">
                              <w:sdt>
                                <w:sdtPr>
                                  <w:id w:val="1175156552"/>
                                  <w:tag w:val="goog_rdk_691"/>
                                </w:sdtPr>
                                <w:sdtContent>
                                  <w:del w:author="Animefor Me" w:id="15" w:date="2026-09-29T09:36:34Z"/>
                                </w:sdtContent>
                              </w:sdt>
                            </w:ins>
                            <w:sdt>
                              <w:sdtPr>
                                <w:id w:val="-835752779"/>
                                <w:tag w:val="goog_rdk_692"/>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Anonymous</w:delText>
                                    </w:r>
                                  </w:del>
                                </w:ins>
                              </w:sdtContent>
                            </w:sdt>
                            <w:ins w:author="Sharon Balaji" w:id="54" w:date="2026-09-26T14:14:37Z">
                              <w:del w:author="Animefor Me" w:id="15" w:date="2026-09-29T09:36:34Z"/>
                            </w:ins>
                          </w:sdtContent>
                        </w:sdt>
                      </w:p>
                    </w:sdtContent>
                  </w:sdt>
                  <w:sdt>
                    <w:sdtPr>
                      <w:id w:val="-1849818323"/>
                      <w:tag w:val="goog_rdk_697"/>
                    </w:sdtPr>
                    <w:sdtContent>
                      <w:p w:rsidR="00000000" w:rsidDel="00000000" w:rsidP="00000000" w:rsidRDefault="00000000" w:rsidRPr="00000000" w14:paraId="00000085">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5565604"/>
                            <w:tag w:val="goog_rdk_694"/>
                          </w:sdtPr>
                          <w:sdtContent>
                            <w:ins w:author="Sharon Balaji" w:id="54" w:date="2026-09-26T14:14:37Z">
                              <w:sdt>
                                <w:sdtPr>
                                  <w:id w:val="-1792651326"/>
                                  <w:tag w:val="goog_rdk_695"/>
                                </w:sdtPr>
                                <w:sdtContent>
                                  <w:del w:author="Animefor Me" w:id="15" w:date="2026-09-29T09:36:34Z"/>
                                </w:sdtContent>
                              </w:sdt>
                            </w:ins>
                            <w:sdt>
                              <w:sdtPr>
                                <w:id w:val="1425060559"/>
                                <w:tag w:val="goog_rdk_69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20:38 Yesterday</w:delText>
                                    </w:r>
                                  </w:del>
                                </w:ins>
                              </w:sdtContent>
                            </w:sdt>
                            <w:ins w:author="Sharon Balaji" w:id="54" w:date="2026-09-26T14:14:37Z">
                              <w:del w:author="Animefor Me" w:id="15" w:date="2026-09-29T09:36:34Z"/>
                            </w:ins>
                          </w:sdtContent>
                        </w:sdt>
                      </w:p>
                    </w:sdtContent>
                  </w:sdt>
                  <w:sdt>
                    <w:sdtPr>
                      <w:id w:val="-1599732297"/>
                      <w:tag w:val="goog_rdk_703"/>
                    </w:sdtPr>
                    <w:sdtContent>
                      <w:p w:rsidR="00000000" w:rsidDel="00000000" w:rsidP="00000000" w:rsidRDefault="00000000" w:rsidRPr="00000000" w14:paraId="00000086">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56368000"/>
                            <w:tag w:val="goog_rdk_698"/>
                          </w:sdtPr>
                          <w:sdtContent>
                            <w:ins w:author="Sharon Balaji" w:id="54" w:date="2026-09-26T14:14:37Z">
                              <w:sdt>
                                <w:sdtPr>
                                  <w:id w:val="-1999528269"/>
                                  <w:tag w:val="goog_rdk_699"/>
                                </w:sdtPr>
                                <w:sdtContent>
                                  <w:del w:author="Animefor Me" w:id="15" w:date="2026-09-29T09:36:34Z"/>
                                </w:sdtContent>
                              </w:sdt>
                            </w:ins>
                            <w:sdt>
                              <w:sdtPr>
                                <w:id w:val="949481533"/>
                                <w:tag w:val="goog_rdk_700"/>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54" w:date="2026-09-26T14:14:37Z">
                              <w:del w:author="Animefor Me" w:id="15" w:date="2026-09-29T09:36:34Z">
                                <w:sdt>
                                  <w:sdtPr>
                                    <w:id w:val="2045532860"/>
                                    <w:tag w:val="goog_rdk_701"/>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653737279"/>
                                    <w:tag w:val="goog_rdk_70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83744114"/>
                      <w:tag w:val="goog_rdk_709"/>
                    </w:sdtPr>
                    <w:sdtContent>
                      <w:p w:rsidR="00000000" w:rsidDel="00000000" w:rsidP="00000000" w:rsidRDefault="00000000" w:rsidRPr="00000000" w14:paraId="00000087">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1193274"/>
                            <w:tag w:val="goog_rdk_704"/>
                          </w:sdtPr>
                          <w:sdtContent>
                            <w:ins w:author="Sharon Balaji" w:id="54" w:date="2026-09-26T14:14:37Z">
                              <w:sdt>
                                <w:sdtPr>
                                  <w:id w:val="29362655"/>
                                  <w:tag w:val="goog_rdk_705"/>
                                </w:sdtPr>
                                <w:sdtContent>
                                  <w:del w:author="Animefor Me" w:id="15" w:date="2026-09-29T09:36:34Z"/>
                                </w:sdtContent>
                              </w:sdt>
                            </w:ins>
                            <w:sdt>
                              <w:sdtPr>
                                <w:id w:val="1888610686"/>
                                <w:tag w:val="goog_rdk_70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Add:</w:delText>
                                    </w:r>
                                  </w:del>
                                </w:ins>
                              </w:sdtContent>
                            </w:sdt>
                            <w:ins w:author="Sharon Balaji" w:id="54" w:date="2026-09-26T14:14:37Z">
                              <w:del w:author="Animefor Me" w:id="15" w:date="2026-09-29T09:36:34Z">
                                <w:sdt>
                                  <w:sdtPr>
                                    <w:id w:val="1640995270"/>
                                    <w:tag w:val="goog_rdk_70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148904448"/>
                                    <w:tag w:val="goog_rdk_708"/>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 the Cloud Console. **N…”</w:delText>
                                    </w:r>
                                  </w:sdtContent>
                                </w:sdt>
                              </w:del>
                            </w:ins>
                          </w:sdtContent>
                        </w:sdt>
                      </w:p>
                    </w:sdtContent>
                  </w:sdt>
                  <w:sdt>
                    <w:sdtPr>
                      <w:id w:val="-983157501"/>
                      <w:tag w:val="goog_rdk_713"/>
                    </w:sdtPr>
                    <w:sdtContent>
                      <w:p w:rsidR="00000000" w:rsidDel="00000000" w:rsidP="00000000" w:rsidRDefault="00000000" w:rsidRPr="00000000" w14:paraId="00000088">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7308435"/>
                            <w:tag w:val="goog_rdk_710"/>
                          </w:sdtPr>
                          <w:sdtContent>
                            <w:ins w:author="Sharon Balaji" w:id="54" w:date="2026-09-26T14:14:37Z">
                              <w:sdt>
                                <w:sdtPr>
                                  <w:id w:val="-1439065687"/>
                                  <w:tag w:val="goog_rdk_711"/>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00" name="image8.png"/>
                                          <a:graphic>
                                            <a:graphicData uri="http://schemas.openxmlformats.org/drawingml/2006/picture">
                                              <pic:pic>
                                                <pic:nvPicPr>
                                                  <pic:cNvPr descr="Thirupathi DD" id="0" name="image8.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860408927"/>
                                <w:tag w:val="goog_rdk_712"/>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762263601"/>
                      <w:tag w:val="goog_rdk_717"/>
                    </w:sdtPr>
                    <w:sdtContent>
                      <w:p w:rsidR="00000000" w:rsidDel="00000000" w:rsidP="00000000" w:rsidRDefault="00000000" w:rsidRPr="00000000" w14:paraId="00000089">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0044626"/>
                            <w:tag w:val="goog_rdk_714"/>
                          </w:sdtPr>
                          <w:sdtContent>
                            <w:ins w:author="Sharon Balaji" w:id="54" w:date="2026-09-26T14:14:37Z">
                              <w:sdt>
                                <w:sdtPr>
                                  <w:id w:val="1110733119"/>
                                  <w:tag w:val="goog_rdk_715"/>
                                </w:sdtPr>
                                <w:sdtContent>
                                  <w:del w:author="Animefor Me" w:id="15" w:date="2026-09-29T09:36:34Z"/>
                                </w:sdtContent>
                              </w:sdt>
                            </w:ins>
                            <w:sdt>
                              <w:sdtPr>
                                <w:id w:val="273691171"/>
                                <w:tag w:val="goog_rdk_716"/>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54" w:date="2026-09-26T14:14:37Z">
                              <w:del w:author="Animefor Me" w:id="15" w:date="2026-09-29T09:36:34Z"/>
                            </w:ins>
                          </w:sdtContent>
                        </w:sdt>
                      </w:p>
                    </w:sdtContent>
                  </w:sdt>
                  <w:sdt>
                    <w:sdtPr>
                      <w:id w:val="-1924180640"/>
                      <w:tag w:val="goog_rdk_721"/>
                    </w:sdtPr>
                    <w:sdtContent>
                      <w:p w:rsidR="00000000" w:rsidDel="00000000" w:rsidP="00000000" w:rsidRDefault="00000000" w:rsidRPr="00000000" w14:paraId="0000008A">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9041768"/>
                            <w:tag w:val="goog_rdk_718"/>
                          </w:sdtPr>
                          <w:sdtContent>
                            <w:ins w:author="Sharon Balaji" w:id="54" w:date="2026-09-26T14:14:37Z">
                              <w:sdt>
                                <w:sdtPr>
                                  <w:id w:val="645755799"/>
                                  <w:tag w:val="goog_rdk_719"/>
                                </w:sdtPr>
                                <w:sdtContent>
                                  <w:del w:author="Animefor Me" w:id="15" w:date="2026-09-29T09:36:34Z"/>
                                </w:sdtContent>
                              </w:sdt>
                            </w:ins>
                            <w:sdt>
                              <w:sdtPr>
                                <w:id w:val="-640123452"/>
                                <w:tag w:val="goog_rdk_720"/>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16:53 Today</w:delText>
                                    </w:r>
                                  </w:del>
                                </w:ins>
                              </w:sdtContent>
                            </w:sdt>
                            <w:ins w:author="Sharon Balaji" w:id="54" w:date="2026-09-26T14:14:37Z">
                              <w:del w:author="Animefor Me" w:id="15" w:date="2026-09-29T09:36:34Z"/>
                            </w:ins>
                          </w:sdtContent>
                        </w:sdt>
                      </w:p>
                    </w:sdtContent>
                  </w:sdt>
                  <w:sdt>
                    <w:sdtPr>
                      <w:id w:val="-993314987"/>
                      <w:tag w:val="goog_rdk_726"/>
                    </w:sdtPr>
                    <w:sdtContent>
                      <w:p w:rsidR="00000000" w:rsidDel="00000000" w:rsidP="00000000" w:rsidRDefault="00000000" w:rsidRPr="00000000" w14:paraId="0000008B">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6389167"/>
                            <w:tag w:val="goog_rdk_722"/>
                          </w:sdtPr>
                          <w:sdtContent>
                            <w:ins w:author="Sharon Balaji" w:id="54" w:date="2026-09-26T14:14:37Z">
                              <w:sdt>
                                <w:sdtPr>
                                  <w:id w:val="-1395692098"/>
                                  <w:tag w:val="goog_rdk_723"/>
                                </w:sdtPr>
                                <w:sdtContent>
                                  <w:del w:author="Animefor Me" w:id="15" w:date="2026-09-29T09:36:34Z"/>
                                </w:sdtContent>
                              </w:sdt>
                            </w:ins>
                            <w:sdt>
                              <w:sdtPr>
                                <w:id w:val="479698710"/>
                                <w:tag w:val="goog_rdk_724"/>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823720806"/>
                                    <w:tag w:val="goog_rdk_72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557459725"/>
                      <w:tag w:val="goog_rdk_730"/>
                    </w:sdtPr>
                    <w:sdtContent>
                      <w:p w:rsidR="00000000" w:rsidDel="00000000" w:rsidP="00000000" w:rsidRDefault="00000000" w:rsidRPr="00000000" w14:paraId="0000008C">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6473722"/>
                            <w:tag w:val="goog_rdk_727"/>
                          </w:sdtPr>
                          <w:sdtContent>
                            <w:ins w:author="Sharon Balaji" w:id="54" w:date="2026-09-26T14:14:37Z">
                              <w:sdt>
                                <w:sdtPr>
                                  <w:id w:val="-1273171826"/>
                                  <w:tag w:val="goog_rdk_728"/>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Hema vaitheeswari .V" id="2126916941" name="image28.jpg"/>
                                          <a:graphic>
                                            <a:graphicData uri="http://schemas.openxmlformats.org/drawingml/2006/picture">
                                              <pic:pic>
                                                <pic:nvPicPr>
                                                  <pic:cNvPr descr="Hema vaitheeswari .V" id="0" name="image28.jpg"/>
                                                  <pic:cNvPicPr preferRelativeResize="0"/>
                                                </pic:nvPicPr>
                                                <pic:blipFill>
                                                  <a:blip r:embed="rId20"/>
                                                  <a:srcRect b="0" l="0" r="0" t="0"/>
                                                  <a:stretch>
                                                    <a:fillRect/>
                                                  </a:stretch>
                                                </pic:blipFill>
                                                <pic:spPr>
                                                  <a:xfrm>
                                                    <a:off x="0" y="0"/>
                                                    <a:ext cx="476250" cy="476250"/>
                                                  </a:xfrm>
                                                  <a:prstGeom prst="rect"/>
                                                  <a:ln/>
                                                </pic:spPr>
                                              </pic:pic>
                                            </a:graphicData>
                                          </a:graphic>
                                        </wp:inline>
                                      </w:drawing>
                                    </w:r>
                                  </w:del>
                                </w:sdtContent>
                              </w:sdt>
                            </w:ins>
                            <w:sdt>
                              <w:sdtPr>
                                <w:id w:val="839034226"/>
                                <w:tag w:val="goog_rdk_729"/>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1677276386"/>
                      <w:tag w:val="goog_rdk_734"/>
                    </w:sdtPr>
                    <w:sdtContent>
                      <w:p w:rsidR="00000000" w:rsidDel="00000000" w:rsidP="00000000" w:rsidRDefault="00000000" w:rsidRPr="00000000" w14:paraId="0000008D">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2746004"/>
                            <w:tag w:val="goog_rdk_731"/>
                          </w:sdtPr>
                          <w:sdtContent>
                            <w:ins w:author="Sharon Balaji" w:id="54" w:date="2026-09-26T14:14:37Z">
                              <w:sdt>
                                <w:sdtPr>
                                  <w:id w:val="1202752597"/>
                                  <w:tag w:val="goog_rdk_732"/>
                                </w:sdtPr>
                                <w:sdtContent>
                                  <w:del w:author="Animefor Me" w:id="15" w:date="2026-09-29T09:36:34Z"/>
                                </w:sdtContent>
                              </w:sdt>
                            </w:ins>
                            <w:sdt>
                              <w:sdtPr>
                                <w:id w:val="-380772806"/>
                                <w:tag w:val="goog_rdk_733"/>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Hema vaitheeswari .V</w:delText>
                                    </w:r>
                                  </w:del>
                                </w:ins>
                              </w:sdtContent>
                            </w:sdt>
                            <w:ins w:author="Sharon Balaji" w:id="54" w:date="2026-09-26T14:14:37Z">
                              <w:del w:author="Animefor Me" w:id="15" w:date="2026-09-29T09:36:34Z"/>
                            </w:ins>
                          </w:sdtContent>
                        </w:sdt>
                      </w:p>
                    </w:sdtContent>
                  </w:sdt>
                  <w:sdt>
                    <w:sdtPr>
                      <w:id w:val="956446918"/>
                      <w:tag w:val="goog_rdk_738"/>
                    </w:sdtPr>
                    <w:sdtContent>
                      <w:p w:rsidR="00000000" w:rsidDel="00000000" w:rsidP="00000000" w:rsidRDefault="00000000" w:rsidRPr="00000000" w14:paraId="0000008E">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3475339"/>
                            <w:tag w:val="goog_rdk_735"/>
                          </w:sdtPr>
                          <w:sdtContent>
                            <w:ins w:author="Sharon Balaji" w:id="54" w:date="2026-09-26T14:14:37Z">
                              <w:sdt>
                                <w:sdtPr>
                                  <w:id w:val="-631027"/>
                                  <w:tag w:val="goog_rdk_736"/>
                                </w:sdtPr>
                                <w:sdtContent>
                                  <w:del w:author="Animefor Me" w:id="15" w:date="2026-09-29T09:36:34Z"/>
                                </w:sdtContent>
                              </w:sdt>
                            </w:ins>
                            <w:sdt>
                              <w:sdtPr>
                                <w:id w:val="-1704558097"/>
                                <w:tag w:val="goog_rdk_73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09:25 Today</w:delText>
                                    </w:r>
                                  </w:del>
                                </w:ins>
                              </w:sdtContent>
                            </w:sdt>
                            <w:ins w:author="Sharon Balaji" w:id="54" w:date="2026-09-26T14:14:37Z">
                              <w:del w:author="Animefor Me" w:id="15" w:date="2026-09-29T09:36:34Z"/>
                            </w:ins>
                          </w:sdtContent>
                        </w:sdt>
                      </w:p>
                    </w:sdtContent>
                  </w:sdt>
                  <w:sdt>
                    <w:sdtPr>
                      <w:id w:val="-1713822631"/>
                      <w:tag w:val="goog_rdk_743"/>
                    </w:sdtPr>
                    <w:sdtContent>
                      <w:p w:rsidR="00000000" w:rsidDel="00000000" w:rsidP="00000000" w:rsidRDefault="00000000" w:rsidRPr="00000000" w14:paraId="0000008F">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04469008"/>
                            <w:tag w:val="goog_rdk_739"/>
                          </w:sdtPr>
                          <w:sdtContent>
                            <w:ins w:author="Sharon Balaji" w:id="54" w:date="2026-09-26T14:14:37Z">
                              <w:sdt>
                                <w:sdtPr>
                                  <w:id w:val="-1791062937"/>
                                  <w:tag w:val="goog_rdk_740"/>
                                </w:sdtPr>
                                <w:sdtContent>
                                  <w:del w:author="Animefor Me" w:id="15" w:date="2026-09-29T09:36:34Z"/>
                                </w:sdtContent>
                              </w:sdt>
                            </w:ins>
                            <w:sdt>
                              <w:sdtPr>
                                <w:id w:val="-93547326"/>
                                <w:tag w:val="goog_rdk_74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118969577"/>
                                    <w:tag w:val="goog_rdk_74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w:delText>
                                    </w:r>
                                  </w:sdtContent>
                                </w:sdt>
                              </w:del>
                            </w:ins>
                          </w:sdtContent>
                        </w:sdt>
                      </w:p>
                    </w:sdtContent>
                  </w:sdt>
                  <w:sdt>
                    <w:sdtPr>
                      <w:id w:val="1993709269"/>
                      <w:tag w:val="goog_rdk_747"/>
                    </w:sdtPr>
                    <w:sdtContent>
                      <w:p w:rsidR="00000000" w:rsidDel="00000000" w:rsidP="00000000" w:rsidRDefault="00000000" w:rsidRPr="00000000" w14:paraId="00000090">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8373944"/>
                            <w:tag w:val="goog_rdk_744"/>
                          </w:sdtPr>
                          <w:sdtContent>
                            <w:ins w:author="Sharon Balaji" w:id="54" w:date="2026-09-26T14:14:37Z">
                              <w:sdt>
                                <w:sdtPr>
                                  <w:id w:val="999460242"/>
                                  <w:tag w:val="goog_rdk_745"/>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Thirupathi DD" id="2126916924" name="image17.png"/>
                                          <a:graphic>
                                            <a:graphicData uri="http://schemas.openxmlformats.org/drawingml/2006/picture">
                                              <pic:pic>
                                                <pic:nvPicPr>
                                                  <pic:cNvPr descr="Thirupathi DD" id="0" name="image17.png"/>
                                                  <pic:cNvPicPr preferRelativeResize="0"/>
                                                </pic:nvPicPr>
                                                <pic:blipFill>
                                                  <a:blip r:embed="rId19"/>
                                                  <a:srcRect b="0" l="0" r="0" t="0"/>
                                                  <a:stretch>
                                                    <a:fillRect/>
                                                  </a:stretch>
                                                </pic:blipFill>
                                                <pic:spPr>
                                                  <a:xfrm>
                                                    <a:off x="0" y="0"/>
                                                    <a:ext cx="476250" cy="476250"/>
                                                  </a:xfrm>
                                                  <a:prstGeom prst="rect"/>
                                                  <a:ln/>
                                                </pic:spPr>
                                              </pic:pic>
                                            </a:graphicData>
                                          </a:graphic>
                                        </wp:inline>
                                      </w:drawing>
                                    </w:r>
                                  </w:del>
                                </w:sdtContent>
                              </w:sdt>
                            </w:ins>
                            <w:sdt>
                              <w:sdtPr>
                                <w:id w:val="408585790"/>
                                <w:tag w:val="goog_rdk_746"/>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952592031"/>
                      <w:tag w:val="goog_rdk_751"/>
                    </w:sdtPr>
                    <w:sdtContent>
                      <w:p w:rsidR="00000000" w:rsidDel="00000000" w:rsidP="00000000" w:rsidRDefault="00000000" w:rsidRPr="00000000" w14:paraId="00000091">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649739"/>
                            <w:tag w:val="goog_rdk_748"/>
                          </w:sdtPr>
                          <w:sdtContent>
                            <w:ins w:author="Sharon Balaji" w:id="54" w:date="2026-09-26T14:14:37Z">
                              <w:sdt>
                                <w:sdtPr>
                                  <w:id w:val="-1072531948"/>
                                  <w:tag w:val="goog_rdk_749"/>
                                </w:sdtPr>
                                <w:sdtContent>
                                  <w:del w:author="Animefor Me" w:id="15" w:date="2026-09-29T09:36:34Z"/>
                                </w:sdtContent>
                              </w:sdt>
                            </w:ins>
                            <w:sdt>
                              <w:sdtPr>
                                <w:id w:val="-126496883"/>
                                <w:tag w:val="goog_rdk_750"/>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Thirupathi DD</w:delText>
                                    </w:r>
                                  </w:del>
                                </w:ins>
                              </w:sdtContent>
                            </w:sdt>
                            <w:ins w:author="Sharon Balaji" w:id="54" w:date="2026-09-26T14:14:37Z">
                              <w:del w:author="Animefor Me" w:id="15" w:date="2026-09-29T09:36:34Z"/>
                            </w:ins>
                          </w:sdtContent>
                        </w:sdt>
                      </w:p>
                    </w:sdtContent>
                  </w:sdt>
                  <w:sdt>
                    <w:sdtPr>
                      <w:id w:val="1800647493"/>
                      <w:tag w:val="goog_rdk_755"/>
                    </w:sdtPr>
                    <w:sdtContent>
                      <w:p w:rsidR="00000000" w:rsidDel="00000000" w:rsidP="00000000" w:rsidRDefault="00000000" w:rsidRPr="00000000" w14:paraId="00000092">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3324208"/>
                            <w:tag w:val="goog_rdk_752"/>
                          </w:sdtPr>
                          <w:sdtContent>
                            <w:ins w:author="Sharon Balaji" w:id="54" w:date="2026-09-26T14:14:37Z">
                              <w:sdt>
                                <w:sdtPr>
                                  <w:id w:val="1262808527"/>
                                  <w:tag w:val="goog_rdk_753"/>
                                </w:sdtPr>
                                <w:sdtContent>
                                  <w:del w:author="Animefor Me" w:id="15" w:date="2026-09-29T09:36:34Z"/>
                                </w:sdtContent>
                              </w:sdt>
                            </w:ins>
                            <w:sdt>
                              <w:sdtPr>
                                <w:id w:val="1424356283"/>
                                <w:tag w:val="goog_rdk_754"/>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16:52 Today</w:delText>
                                    </w:r>
                                  </w:del>
                                </w:ins>
                              </w:sdtContent>
                            </w:sdt>
                            <w:ins w:author="Sharon Balaji" w:id="54" w:date="2026-09-26T14:14:37Z">
                              <w:del w:author="Animefor Me" w:id="15" w:date="2026-09-29T09:36:34Z"/>
                            </w:ins>
                          </w:sdtContent>
                        </w:sdt>
                      </w:p>
                    </w:sdtContent>
                  </w:sdt>
                  <w:sdt>
                    <w:sdtPr>
                      <w:id w:val="1213248279"/>
                      <w:tag w:val="goog_rdk_760"/>
                    </w:sdtPr>
                    <w:sdtContent>
                      <w:p w:rsidR="00000000" w:rsidDel="00000000" w:rsidP="00000000" w:rsidRDefault="00000000" w:rsidRPr="00000000" w14:paraId="00000093">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5012625"/>
                            <w:tag w:val="goog_rdk_756"/>
                          </w:sdtPr>
                          <w:sdtContent>
                            <w:ins w:author="Sharon Balaji" w:id="54" w:date="2026-09-26T14:14:37Z">
                              <w:sdt>
                                <w:sdtPr>
                                  <w:id w:val="-345500427"/>
                                  <w:tag w:val="goog_rdk_757"/>
                                </w:sdtPr>
                                <w:sdtContent>
                                  <w:del w:author="Animefor Me" w:id="15" w:date="2026-09-29T09:36:34Z"/>
                                </w:sdtContent>
                              </w:sdt>
                            </w:ins>
                            <w:sdt>
                              <w:sdtPr>
                                <w:id w:val="1184371268"/>
                                <w:tag w:val="goog_rdk_758"/>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Format:</w:delText>
                                    </w:r>
                                  </w:del>
                                </w:ins>
                              </w:sdtContent>
                            </w:sdt>
                            <w:ins w:author="Sharon Balaji" w:id="54" w:date="2026-09-26T14:14:37Z">
                              <w:del w:author="Animefor Me" w:id="15" w:date="2026-09-29T09:36:34Z">
                                <w:sdt>
                                  <w:sdtPr>
                                    <w:id w:val="1524480771"/>
                                    <w:tag w:val="goog_rdk_75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style (13 times)</w:delText>
                                    </w:r>
                                  </w:sdtContent>
                                </w:sdt>
                              </w:del>
                            </w:ins>
                          </w:sdtContent>
                        </w:sdt>
                      </w:p>
                    </w:sdtContent>
                  </w:sdt>
                  <w:sdt>
                    <w:sdtPr>
                      <w:id w:val="655908328"/>
                      <w:tag w:val="goog_rdk_764"/>
                    </w:sdtPr>
                    <w:sdtContent>
                      <w:p w:rsidR="00000000" w:rsidDel="00000000" w:rsidP="00000000" w:rsidRDefault="00000000" w:rsidRPr="00000000" w14:paraId="00000094">
                        <w:pPr>
                          <w:widowControl w:val="0"/>
                          <w:shd w:fill="f0f4f9" w:val="clear"/>
                          <w:spacing w:after="120" w:before="4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0317953"/>
                            <w:tag w:val="goog_rdk_761"/>
                          </w:sdtPr>
                          <w:sdtContent>
                            <w:ins w:author="Sharon Balaji" w:id="54" w:date="2026-09-26T14:14:37Z">
                              <w:sdt>
                                <w:sdtPr>
                                  <w:id w:val="13174300"/>
                                  <w:tag w:val="goog_rdk_762"/>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14300" distT="114300" distL="114300" distR="114300">
                                          <wp:extent cx="476250" cy="476250"/>
                                          <wp:effectExtent b="0" l="0" r="0" t="0"/>
                                          <wp:docPr descr="dhivyadharshini Dhivya" id="2126916902" name="image13.png"/>
                                          <a:graphic>
                                            <a:graphicData uri="http://schemas.openxmlformats.org/drawingml/2006/picture">
                                              <pic:pic>
                                                <pic:nvPicPr>
                                                  <pic:cNvPr descr="dhivyadharshini Dhivya" id="0" name="image13.png"/>
                                                  <pic:cNvPicPr preferRelativeResize="0"/>
                                                </pic:nvPicPr>
                                                <pic:blipFill>
                                                  <a:blip r:embed="rId21"/>
                                                  <a:srcRect b="0" l="0" r="0" t="0"/>
                                                  <a:stretch>
                                                    <a:fillRect/>
                                                  </a:stretch>
                                                </pic:blipFill>
                                                <pic:spPr>
                                                  <a:xfrm>
                                                    <a:off x="0" y="0"/>
                                                    <a:ext cx="476250" cy="476250"/>
                                                  </a:xfrm>
                                                  <a:prstGeom prst="rect"/>
                                                  <a:ln/>
                                                </pic:spPr>
                                              </pic:pic>
                                            </a:graphicData>
                                          </a:graphic>
                                        </wp:inline>
                                      </w:drawing>
                                    </w:r>
                                  </w:del>
                                </w:sdtContent>
                              </w:sdt>
                            </w:ins>
                            <w:sdt>
                              <w:sdtPr>
                                <w:id w:val="-1403614995"/>
                                <w:tag w:val="goog_rdk_76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836201582"/>
                      <w:tag w:val="goog_rdk_768"/>
                    </w:sdtPr>
                    <w:sdtContent>
                      <w:p w:rsidR="00000000" w:rsidDel="00000000" w:rsidP="00000000" w:rsidRDefault="00000000" w:rsidRPr="00000000" w14:paraId="00000095">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6533519"/>
                            <w:tag w:val="goog_rdk_765"/>
                          </w:sdtPr>
                          <w:sdtContent>
                            <w:ins w:author="Sharon Balaji" w:id="54" w:date="2026-09-26T14:14:37Z">
                              <w:sdt>
                                <w:sdtPr>
                                  <w:id w:val="-2952511"/>
                                  <w:tag w:val="goog_rdk_766"/>
                                </w:sdtPr>
                                <w:sdtContent>
                                  <w:del w:author="Animefor Me" w:id="15" w:date="2026-09-29T09:36:34Z"/>
                                </w:sdtContent>
                              </w:sdt>
                            </w:ins>
                            <w:sdt>
                              <w:sdtPr>
                                <w:id w:val="-1543908764"/>
                                <w:tag w:val="goog_rdk_767"/>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dhivyadharshini Dhivya</w:delText>
                                    </w:r>
                                  </w:del>
                                </w:ins>
                              </w:sdtContent>
                            </w:sdt>
                            <w:ins w:author="Sharon Balaji" w:id="54" w:date="2026-09-26T14:14:37Z">
                              <w:del w:author="Animefor Me" w:id="15" w:date="2026-09-29T09:36:34Z"/>
                            </w:ins>
                          </w:sdtContent>
                        </w:sdt>
                      </w:p>
                    </w:sdtContent>
                  </w:sdt>
                  <w:sdt>
                    <w:sdtPr>
                      <w:id w:val="48020123"/>
                      <w:tag w:val="goog_rdk_772"/>
                    </w:sdtPr>
                    <w:sdtContent>
                      <w:p w:rsidR="00000000" w:rsidDel="00000000" w:rsidP="00000000" w:rsidRDefault="00000000" w:rsidRPr="00000000" w14:paraId="00000096">
                        <w:pPr>
                          <w:widowControl w:val="0"/>
                          <w:shd w:fill="f0f4f9" w:val="clear"/>
                          <w:spacing w:after="12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5420019"/>
                            <w:tag w:val="goog_rdk_769"/>
                          </w:sdtPr>
                          <w:sdtContent>
                            <w:ins w:author="Sharon Balaji" w:id="54" w:date="2026-09-26T14:14:37Z">
                              <w:sdt>
                                <w:sdtPr>
                                  <w:id w:val="164069250"/>
                                  <w:tag w:val="goog_rdk_770"/>
                                </w:sdtPr>
                                <w:sdtContent>
                                  <w:del w:author="Animefor Me" w:id="15" w:date="2026-09-29T09:36:34Z"/>
                                </w:sdtContent>
                              </w:sdt>
                            </w:ins>
                            <w:sdt>
                              <w:sdtPr>
                                <w:id w:val="-1533781003"/>
                                <w:tag w:val="goog_rdk_771"/>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12:47 24 Sept</w:delText>
                                    </w:r>
                                  </w:del>
                                </w:ins>
                              </w:sdtContent>
                            </w:sdt>
                            <w:ins w:author="Sharon Balaji" w:id="54" w:date="2026-09-26T14:14:37Z">
                              <w:del w:author="Animefor Me" w:id="15" w:date="2026-09-29T09:36:34Z"/>
                            </w:ins>
                          </w:sdtContent>
                        </w:sdt>
                      </w:p>
                    </w:sdtContent>
                  </w:sdt>
                  <w:sdt>
                    <w:sdtPr>
                      <w:id w:val="245254270"/>
                      <w:tag w:val="goog_rdk_778"/>
                    </w:sdtPr>
                    <w:sdtContent>
                      <w:p w:rsidR="00000000" w:rsidDel="00000000" w:rsidP="00000000" w:rsidRDefault="00000000" w:rsidRPr="00000000" w14:paraId="00000097">
                        <w:pPr>
                          <w:widowControl w:val="0"/>
                          <w:shd w:fill="f0f4f9" w:val="clear"/>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8343644"/>
                            <w:tag w:val="goog_rdk_773"/>
                          </w:sdtPr>
                          <w:sdtContent>
                            <w:ins w:author="Sharon Balaji" w:id="54" w:date="2026-09-26T14:14:37Z">
                              <w:sdt>
                                <w:sdtPr>
                                  <w:id w:val="-544561429"/>
                                  <w:tag w:val="goog_rdk_774"/>
                                </w:sdtPr>
                                <w:sdtContent>
                                  <w:del w:author="Animefor Me" w:id="15" w:date="2026-09-29T09:36:34Z"/>
                                </w:sdtContent>
                              </w:sdt>
                            </w:ins>
                            <w:sdt>
                              <w:sdtPr>
                                <w:id w:val="34606565"/>
                                <w:tag w:val="goog_rdk_77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Delete:</w:delText>
                                    </w:r>
                                  </w:del>
                                </w:ins>
                              </w:sdtContent>
                            </w:sdt>
                            <w:ins w:author="Sharon Balaji" w:id="54" w:date="2026-09-26T14:14:37Z">
                              <w:del w:author="Animefor Me" w:id="15" w:date="2026-09-29T09:36:34Z">
                                <w:sdt>
                                  <w:sdtPr>
                                    <w:id w:val="106733408"/>
                                    <w:tag w:val="goog_rdk_77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sdt>
                                  <w:sdtPr>
                                    <w:id w:val="-474076522"/>
                                    <w:tag w:val="goog_rdk_777"/>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“ri”</w:delText>
                                    </w:r>
                                  </w:sdtContent>
                                </w:sdt>
                              </w:del>
                            </w:ins>
                          </w:sdtContent>
                        </w:sdt>
                      </w:p>
                    </w:sdtContent>
                  </w:sdt>
                  <w:sdt>
                    <w:sdtPr>
                      <w:id w:val="546761341"/>
                      <w:tag w:val="goog_rdk_782"/>
                    </w:sdtPr>
                    <w:sdtContent>
                      <w:p w:rsidR="00000000" w:rsidDel="00000000" w:rsidP="00000000" w:rsidRDefault="00000000" w:rsidRPr="00000000" w14:paraId="00000098">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begin"/>
                          <w:instrText xml:space="preserve"> HYPERLINK "https://docs.google.com/document/d/1qfB_S3qCLtBpc3etJkYvZkdMlBKCmvYK/edit#" </w:instrText>
                          <w:fldChar w:fldCharType="separate"/>
                        </w:r>
                        <w:sdt>
                          <w:sdtPr>
                            <w:id w:val="1311371064"/>
                            <w:tag w:val="goog_rdk_779"/>
                          </w:sdtPr>
                          <w:sdtContent>
                            <w:ins w:author="Sharon Balaji" w:id="54" w:date="2026-09-26T14:14:37Z">
                              <w:sdt>
                                <w:sdtPr>
                                  <w:id w:val="-1709891728"/>
                                  <w:tag w:val="goog_rdk_780"/>
                                </w:sdtPr>
                                <w:sdtContent>
                                  <w:del w:author="Animefor Me" w:id="15" w:date="2026-09-29T09:36:34Z"/>
                                </w:sdtContent>
                              </w:sdt>
                            </w:ins>
                            <w:sdt>
                              <w:sdtPr>
                                <w:id w:val="-161080069"/>
                                <w:tag w:val="goog_rdk_781"/>
                              </w:sdtPr>
                              <w:sdtContent>
                                <w:ins w:author="Sharon Balaji" w:id="54" w:date="2026-09-26T14:14:37Z">
                                  <w:del w:author="Animefor Me" w:id="15" w:date="2026-09-29T09:36:34Z">
                                    <w:r w:rsidDel="00000000" w:rsidR="00000000" w:rsidRPr="00000000">
                                      <w:rPr>
                                        <w:rtl w:val="0"/>
                                        <w:rPrChange w:author="Animefor Me" w:id="18" w:date="2026-09-29T09:36:34Z">
                                          <w:rPr>
                                            <w:rFonts w:ascii="Roboto" w:cs="Roboto" w:eastAsia="Roboto" w:hAnsi="Roboto"/>
                                            <w:color w:val="1155cc"/>
                                            <w:sz w:val="20"/>
                                            <w:szCs w:val="20"/>
                                          </w:rPr>
                                        </w:rPrChange>
                                      </w:rPr>
                                      <w:delText xml:space="preserve">Turn on screen reader support</w:delText>
                                    </w:r>
                                  </w:del>
                                </w:ins>
                              </w:sdtContent>
                            </w:sdt>
                            <w:ins w:author="Sharon Balaji" w:id="54" w:date="2026-09-26T14:14:37Z">
                              <w:del w:author="Animefor Me" w:id="15" w:date="2026-09-29T09:36:34Z"/>
                            </w:ins>
                          </w:sdtContent>
                        </w:sdt>
                      </w:p>
                    </w:sdtContent>
                  </w:sdt>
                  <w:sdt>
                    <w:sdtPr>
                      <w:id w:val="-2028233473"/>
                      <w:tag w:val="goog_rdk_786"/>
                    </w:sdtPr>
                    <w:sdtContent>
                      <w:p w:rsidR="00000000" w:rsidDel="00000000" w:rsidP="00000000" w:rsidRDefault="00000000" w:rsidRPr="00000000" w14:paraId="00000099">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r w:rsidDel="00000000" w:rsidR="00000000" w:rsidRPr="00000000">
                          <w:fldChar w:fldCharType="end"/>
                        </w:r>
                        <w:sdt>
                          <w:sdtPr>
                            <w:id w:val="56268256"/>
                            <w:tag w:val="goog_rdk_783"/>
                          </w:sdtPr>
                          <w:sdtContent>
                            <w:ins w:author="Sharon Balaji" w:id="54" w:date="2026-09-26T14:14:37Z">
                              <w:sdt>
                                <w:sdtPr>
                                  <w:id w:val="-362372927"/>
                                  <w:tag w:val="goog_rdk_784"/>
                                </w:sdtPr>
                                <w:sdtContent>
                                  <w:del w:author="Animefor Me" w:id="15" w:date="2026-09-29T09:36:34Z"/>
                                </w:sdtContent>
                              </w:sdt>
                            </w:ins>
                            <w:sdt>
                              <w:sdtPr>
                                <w:id w:val="-1543694176"/>
                                <w:tag w:val="goog_rdk_785"/>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To enable screen reader support, press Ctrl+Alt+Z To learn about keyboard shortcuts, press Ctrl+slash</w:delText>
                                    </w:r>
                                  </w:del>
                                </w:ins>
                              </w:sdtContent>
                            </w:sdt>
                            <w:ins w:author="Sharon Balaji" w:id="54" w:date="2026-09-26T14:14:37Z">
                              <w:del w:author="Animefor Me" w:id="15" w:date="2026-09-29T09:36:34Z"/>
                            </w:ins>
                          </w:sdtContent>
                        </w:sdt>
                      </w:p>
                    </w:sdtContent>
                  </w:sdt>
                  <w:sdt>
                    <w:sdtPr>
                      <w:id w:val="1718545023"/>
                      <w:tag w:val="goog_rdk_790"/>
                    </w:sdtPr>
                    <w:sdtContent>
                      <w:p w:rsidR="00000000" w:rsidDel="00000000" w:rsidP="00000000" w:rsidRDefault="00000000" w:rsidRPr="00000000" w14:paraId="0000009A">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44233798"/>
                            <w:tag w:val="goog_rdk_787"/>
                          </w:sdtPr>
                          <w:sdtContent>
                            <w:ins w:author="Sharon Balaji" w:id="54" w:date="2026-09-26T14:14:37Z">
                              <w:sdt>
                                <w:sdtPr>
                                  <w:id w:val="-1053059921"/>
                                  <w:tag w:val="goog_rdk_788"/>
                                </w:sdtPr>
                                <w:sdtContent>
                                  <w:del w:author="Animefor Me" w:id="15" w:date="2026-09-29T09:36:34Z"/>
                                </w:sdtContent>
                              </w:sdt>
                            </w:ins>
                            <w:sdt>
                              <w:sdtPr>
                                <w:id w:val="-118076860"/>
                                <w:tag w:val="goog_rdk_789"/>
                              </w:sdtPr>
                              <w:sdtContent>
                                <w:ins w:author="Sharon Balaji" w:id="54" w:date="2026-09-26T14:14:3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Banner hidden </w:delText>
                                    </w:r>
                                  </w:del>
                                </w:ins>
                              </w:sdtContent>
                            </w:sdt>
                            <w:ins w:author="Sharon Balaji" w:id="54" w:date="2026-09-26T14:14:37Z">
                              <w:del w:author="Animefor Me" w:id="15" w:date="2026-09-29T09:36:34Z"/>
                            </w:ins>
                          </w:sdtContent>
                        </w:sdt>
                      </w:p>
                    </w:sdtContent>
                  </w:sdt>
                  <w:sdt>
                    <w:sdtPr>
                      <w:id w:val="-1070411324"/>
                      <w:tag w:val="goog_rdk_794"/>
                    </w:sdtPr>
                    <w:sdtContent>
                      <w:p w:rsidR="00000000" w:rsidDel="00000000" w:rsidP="00000000" w:rsidRDefault="00000000" w:rsidRPr="00000000" w14:paraId="0000009B">
                        <w:pPr>
                          <w:widowControl w:val="0"/>
                          <w:spacing w:after="0" w:lineRule="auto"/>
                          <w:ind w:left="0" w:firstLine="0"/>
                          <w:rPr>
                            <w:ins w:author="Sharon Balaji" w:id="54" w:date="2026-09-26T14:14:3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0381506"/>
                            <w:tag w:val="goog_rdk_791"/>
                          </w:sdtPr>
                          <w:sdtContent>
                            <w:ins w:author="Sharon Balaji" w:id="54" w:date="2026-09-26T14:14:37Z">
                              <w:sdt>
                                <w:sdtPr>
                                  <w:id w:val="869650760"/>
                                  <w:tag w:val="goog_rdk_792"/>
                                </w:sdtPr>
                                <w:sdtContent>
                                  <w:del w:author="Animefor Me" w:id="15" w:date="2026-09-29T09:36:34Z"/>
                                </w:sdtContent>
                              </w:sdt>
                            </w:ins>
                            <w:sdt>
                              <w:sdtPr>
                                <w:id w:val="-1067397662"/>
                                <w:tag w:val="goog_rdk_793"/>
                              </w:sdtPr>
                              <w:sdtContent>
                                <w:ins w:author="Sharon Balaji" w:id="54" w:date="2026-09-26T14:14:37Z">
                                  <w:del w:author="Animefor Me" w:id="15" w:date="2026-09-29T09:36:34Z">
                                    <w:r w:rsidDel="00000000" w:rsidR="00000000" w:rsidRPr="00000000">
                                      <w:rPr>
                                        <w:rtl w:val="0"/>
                                      </w:rPr>
                                    </w:r>
                                  </w:del>
                                </w:ins>
                              </w:sdtContent>
                            </w:sdt>
                            <w:ins w:author="Sharon Balaji" w:id="54" w:date="2026-09-26T14:14:37Z">
                              <w:del w:author="Animefor Me" w:id="15" w:date="2026-09-29T09:36:34Z"/>
                            </w:ins>
                          </w:sdtContent>
                        </w:sdt>
                      </w:p>
                    </w:sdtContent>
                  </w:sdt>
                  <w:sdt>
                    <w:sdtPr>
                      <w:id w:val="2093173654"/>
                      <w:tag w:val="goog_rdk_800"/>
                    </w:sdtPr>
                    <w:sdtContent>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4951583"/>
                            <w:tag w:val="goog_rdk_797"/>
                          </w:sdtPr>
                          <w:sdtContent>
                            <w:ins w:author="Rozia_Farheen B" w:id="47" w:date="2026-09-26T13:32:14Z">
                              <w:sdt>
                                <w:sdtPr>
                                  <w:id w:val="493149035"/>
                                  <w:tag w:val="goog_rdk_798"/>
                                </w:sdtPr>
                                <w:sdtContent>
                                  <w:del w:author="Animefor Me" w:id="15" w:date="2026-09-29T09:36:34Z"/>
                                </w:sdtContent>
                              </w:sdt>
                            </w:ins>
                            <w:sdt>
                              <w:sdtPr>
                                <w:id w:val="317969355"/>
                                <w:tag w:val="goog_rdk_799"/>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147456913"/>
                      <w:tag w:val="goog_rdk_804"/>
                    </w:sdtPr>
                    <w:sdtContent>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0933307"/>
                            <w:tag w:val="goog_rdk_801"/>
                          </w:sdtPr>
                          <w:sdtContent>
                            <w:ins w:author="Rozia_Farheen B" w:id="47" w:date="2026-09-26T13:32:14Z">
                              <w:sdt>
                                <w:sdtPr>
                                  <w:id w:val="-1419384930"/>
                                  <w:tag w:val="goog_rdk_802"/>
                                </w:sdtPr>
                                <w:sdtContent>
                                  <w:del w:author="Animefor Me" w:id="15" w:date="2026-09-29T09:36:34Z">
                                    <w:sdt>
                                      <w:sdtPr>
                                        <w:alias w:val="Review status"/>
                                        <w:id w:val="73369127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930516118"/>
                                <w:tag w:val="goog_rdk_803"/>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tc>
              </w:tr>
            </w:sdtContent>
          </w:sdt>
        </w:tbl>
      </w:sdtContent>
    </w:sdt>
    <w:sdt>
      <w:sdtPr>
        <w:id w:val="675310659"/>
        <w:tag w:val="goog_rdk_809"/>
      </w:sdtPr>
      <w:sdtContent>
        <w:p w:rsidR="00000000" w:rsidDel="00000000" w:rsidP="00000000" w:rsidRDefault="00000000" w:rsidRPr="00000000" w14:paraId="0000009E">
          <w:pPr>
            <w:rPr>
              <w:ins w:author="Rozia_Farheen B" w:id="47" w:date="2026-09-26T13:32:1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1853158"/>
              <w:tag w:val="goog_rdk_806"/>
            </w:sdtPr>
            <w:sdtContent>
              <w:ins w:author="Rozia_Farheen B" w:id="47" w:date="2026-09-26T13:32:14Z">
                <w:sdt>
                  <w:sdtPr>
                    <w:id w:val="-1442472913"/>
                    <w:tag w:val="goog_rdk_807"/>
                  </w:sdtPr>
                  <w:sdtContent>
                    <w:del w:author="Animefor Me" w:id="15" w:date="2026-09-29T09:36:34Z"/>
                  </w:sdtContent>
                </w:sdt>
              </w:ins>
              <w:sdt>
                <w:sdtPr>
                  <w:id w:val="-1916873237"/>
                  <w:tag w:val="goog_rdk_808"/>
                </w:sdtPr>
                <w:sdtContent>
                  <w:ins w:author="Rozia_Farheen B" w:id="47" w:date="2026-09-26T13:32:14Z">
                    <w:del w:author="Animefor Me" w:id="15" w:date="2026-09-29T09:36:34Z">
                      <w:r w:rsidDel="00000000" w:rsidR="00000000" w:rsidRPr="00000000">
                        <w:rPr>
                          <w:rtl w:val="0"/>
                        </w:rPr>
                      </w:r>
                    </w:del>
                  </w:ins>
                </w:sdtContent>
              </w:sdt>
              <w:ins w:author="Rozia_Farheen B" w:id="47" w:date="2026-09-26T13:32:14Z">
                <w:del w:author="Animefor Me" w:id="15" w:date="2026-09-29T09:36:34Z"/>
              </w:ins>
            </w:sdtContent>
          </w:sdt>
        </w:p>
      </w:sdtContent>
    </w:sdt>
    <w:sdt>
      <w:sdtPr>
        <w:id w:val="1620508500"/>
        <w:tag w:val="goog_rdk_816"/>
      </w:sdtPr>
      <w:sdtContent>
        <w:p w:rsidR="00000000" w:rsidDel="00000000" w:rsidP="00000000" w:rsidRDefault="00000000" w:rsidRPr="00000000" w14:paraId="0000009F">
          <w:pPr>
            <w:numPr>
              <w:ilvl w:val="0"/>
              <w:numId w:val="1"/>
            </w:numPr>
            <w:spacing w:after="0" w:afterAutospacing="0"/>
            <w:ind w:left="720" w:hanging="360"/>
            <w:jc w:val="center"/>
            <w:rPr>
              <w:ins w:author="Pooja S" w:id="59" w:date="2026-09-25T07:14:57Z"/>
              <w:del w:author="Animefor Me" w:id="15" w:date="2026-09-29T09:36:34Z"/>
              <w:rPrChange w:author="SANDHIYA A" w:id="60" w:date="2026-09-26T09:25:19Z">
                <w:rPr/>
              </w:rPrChange>
            </w:rPr>
            <w:pPrChange w:author="SANDHIYA A" w:id="0" w:date="2026-09-26T09:25:19Z">
              <w:pPr>
                <w:numPr>
                  <w:ilvl w:val="0"/>
                  <w:numId w:val="4"/>
                </w:numPr>
                <w:ind w:left="720" w:hanging="360"/>
                <w:jc w:val="center"/>
              </w:pPr>
            </w:pPrChange>
          </w:pPr>
          <w:sdt>
            <w:sdtPr>
              <w:id w:val="-551913989"/>
              <w:tag w:val="goog_rdk_813"/>
            </w:sdtPr>
            <w:sdtContent>
              <w:ins w:author="Pooja S" w:id="59" w:date="2026-09-25T07:14:57Z">
                <w:sdt>
                  <w:sdtPr>
                    <w:id w:val="-377560760"/>
                    <w:tag w:val="goog_rdk_814"/>
                  </w:sdtPr>
                  <w:sdtContent>
                    <w:del w:author="Animefor Me" w:id="15" w:date="2026-09-29T09:36:34Z"/>
                  </w:sdtContent>
                </w:sdt>
              </w:ins>
              <w:sdt>
                <w:sdtPr>
                  <w:id w:val="940571494"/>
                  <w:tag w:val="goog_rdk_815"/>
                </w:sdtPr>
                <w:sdtContent>
                  <w:ins w:author="Pooja S" w:id="59" w:date="2026-09-25T07:14:57Z">
                    <w:del w:author="Animefor Me" w:id="15" w:date="2026-09-29T09:36:34Z">
                      <w:r w:rsidDel="00000000" w:rsidR="00000000" w:rsidRPr="00000000">
                        <w:rPr>
                          <w:rtl w:val="0"/>
                        </w:rPr>
                      </w:r>
                    </w:del>
                  </w:ins>
                </w:sdtContent>
              </w:sdt>
              <w:ins w:author="Pooja S" w:id="59" w:date="2026-09-25T07:14:57Z">
                <w:del w:author="Animefor Me" w:id="15" w:date="2026-09-29T09:36:34Z"/>
              </w:ins>
            </w:sdtContent>
          </w:sdt>
        </w:p>
      </w:sdtContent>
    </w:sdt>
    <w:sdt>
      <w:sdtPr>
        <w:id w:val="695970316"/>
        <w:tag w:val="goog_rdk_820"/>
      </w:sdtPr>
      <w:sdtContent>
        <w:p w:rsidR="00000000" w:rsidDel="00000000" w:rsidP="00000000" w:rsidRDefault="00000000" w:rsidRPr="00000000" w14:paraId="000000A0">
          <w:pPr>
            <w:numPr>
              <w:ilvl w:val="0"/>
              <w:numId w:val="1"/>
            </w:numPr>
            <w:spacing w:after="0" w:afterAutospacing="0"/>
            <w:ind w:left="720" w:hanging="360"/>
            <w:jc w:val="center"/>
            <w:rPr>
              <w:ins w:author="Pooja S" w:id="59" w:date="2026-09-25T07:14:57Z"/>
              <w:del w:author="Animefor Me" w:id="15" w:date="2026-09-29T09:36:34Z"/>
              <w:rPrChange w:author="SANDHIYA A" w:id="60" w:date="2026-09-26T09:25:19Z">
                <w:rPr/>
              </w:rPrChange>
            </w:rPr>
            <w:pPrChange w:author="SANDHIYA A" w:id="0" w:date="2026-09-26T09:25:19Z">
              <w:pPr>
                <w:numPr>
                  <w:ilvl w:val="0"/>
                  <w:numId w:val="4"/>
                </w:numPr>
                <w:ind w:left="720" w:hanging="360"/>
                <w:jc w:val="center"/>
              </w:pPr>
            </w:pPrChange>
          </w:pPr>
          <w:sdt>
            <w:sdtPr>
              <w:id w:val="-1612761537"/>
              <w:tag w:val="goog_rdk_817"/>
            </w:sdtPr>
            <w:sdtContent>
              <w:ins w:author="Pooja S" w:id="59" w:date="2026-09-25T07:14:57Z">
                <w:sdt>
                  <w:sdtPr>
                    <w:id w:val="-1968508343"/>
                    <w:tag w:val="goog_rdk_818"/>
                  </w:sdtPr>
                  <w:sdtContent>
                    <w:del w:author="Animefor Me" w:id="15" w:date="2026-09-29T09:36:34Z"/>
                  </w:sdtContent>
                </w:sdt>
              </w:ins>
              <w:sdt>
                <w:sdtPr>
                  <w:id w:val="825616188"/>
                  <w:tag w:val="goog_rdk_819"/>
                </w:sdtPr>
                <w:sdtContent>
                  <w:ins w:author="Pooja S" w:id="59" w:date="2026-09-25T07:14:57Z">
                    <w:del w:author="Animefor Me" w:id="15" w:date="2026-09-29T09:36:34Z">
                      <w:r w:rsidDel="00000000" w:rsidR="00000000" w:rsidRPr="00000000">
                        <w:rPr>
                          <w:rtl w:val="0"/>
                        </w:rPr>
                      </w:r>
                    </w:del>
                  </w:ins>
                </w:sdtContent>
              </w:sdt>
              <w:ins w:author="Pooja S" w:id="59" w:date="2026-09-25T07:14:57Z">
                <w:del w:author="Animefor Me" w:id="15" w:date="2026-09-29T09:36:34Z"/>
              </w:ins>
            </w:sdtContent>
          </w:sdt>
        </w:p>
      </w:sdtContent>
    </w:sdt>
    <w:sdt>
      <w:sdtPr>
        <w:id w:val="-1786001169"/>
        <w:tag w:val="goog_rdk_826"/>
      </w:sdtPr>
      <w:sdtContent>
        <w:p w:rsidR="00000000" w:rsidDel="00000000" w:rsidP="00000000" w:rsidRDefault="00000000" w:rsidRPr="00000000" w14:paraId="000000A1">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1535714996"/>
              <w:tag w:val="goog_rdk_823"/>
            </w:sdtPr>
            <w:sdtContent>
              <w:ins w:author="Anonymous" w:id="61" w:date="2026-09-25T15:08:18Z">
                <w:sdt>
                  <w:sdtPr>
                    <w:id w:val="-1195876436"/>
                    <w:tag w:val="goog_rdk_824"/>
                  </w:sdtPr>
                  <w:sdtContent>
                    <w:del w:author="Animefor Me" w:id="15" w:date="2026-09-29T09:36:34Z"/>
                  </w:sdtContent>
                </w:sdt>
              </w:ins>
              <w:sdt>
                <w:sdtPr>
                  <w:id w:val="1209899915"/>
                  <w:tag w:val="goog_rdk_825"/>
                </w:sdtPr>
                <w:sdtContent>
                  <w:ins w:author="Anonymous" w:id="61" w:date="2026-09-25T15:08:18Z">
                    <w:del w:author="Animefor Me" w:id="15" w:date="2026-09-29T09:36:34Z">
                      <w:r w:rsidDel="00000000" w:rsidR="00000000" w:rsidRPr="00000000">
                        <w:rPr>
                          <w:rtl w:val="0"/>
                        </w:rPr>
                      </w:r>
                    </w:del>
                  </w:ins>
                </w:sdtContent>
              </w:sdt>
              <w:ins w:author="Anonymous" w:id="61" w:date="2026-09-25T15:08:18Z">
                <w:del w:author="Animefor Me" w:id="15" w:date="2026-09-29T09:36:34Z"/>
              </w:ins>
            </w:sdtContent>
          </w:sdt>
        </w:p>
      </w:sdtContent>
    </w:sdt>
    <w:sdt>
      <w:sdtPr>
        <w:id w:val="-1640191426"/>
        <w:tag w:val="goog_rdk_831"/>
      </w:sdtPr>
      <w:sdtContent>
        <w:p w:rsidR="00000000" w:rsidDel="00000000" w:rsidP="00000000" w:rsidRDefault="00000000" w:rsidRPr="00000000" w14:paraId="000000A2">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218050421"/>
              <w:tag w:val="goog_rdk_827"/>
            </w:sdtPr>
            <w:sdtContent>
              <w:ins w:author="Anonymous" w:id="61" w:date="2026-09-25T15:08:18Z">
                <w:sdt>
                  <w:sdtPr>
                    <w:id w:val="-107543883"/>
                    <w:tag w:val="goog_rdk_828"/>
                  </w:sdtPr>
                  <w:sdtContent>
                    <w:del w:author="Animefor Me" w:id="15" w:date="2026-09-29T09:36:34Z"/>
                  </w:sdtContent>
                </w:sdt>
              </w:ins>
              <w:sdt>
                <w:sdtPr>
                  <w:id w:val="-850063664"/>
                  <w:tag w:val="goog_rdk_829"/>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If the key is shared with other Google APIs (not recommended), restrict it in</w:delText>
                      </w:r>
                    </w:del>
                  </w:ins>
                </w:sdtContent>
              </w:sdt>
              <w:ins w:author="Anonymous" w:id="61" w:date="2026-09-25T15:08:18Z">
                <w:del w:author="Animefor Me" w:id="15" w:date="2026-09-29T09:36:34Z">
                  <w:sdt>
                    <w:sdtPr>
                      <w:id w:val="220229719"/>
                      <w:tag w:val="goog_rdk_830"/>
                    </w:sdtPr>
                    <w:sdtContent>
                      <w:r w:rsidDel="00000000" w:rsidR="00000000" w:rsidRPr="00000000">
                        <w:rPr>
                          <w:rtl w:val="0"/>
                        </w:rPr>
                      </w:r>
                    </w:sdtContent>
                  </w:sdt>
                </w:del>
              </w:ins>
            </w:sdtContent>
          </w:sdt>
        </w:p>
      </w:sdtContent>
    </w:sdt>
    <w:sdt>
      <w:sdtPr>
        <w:id w:val="-1025884757"/>
        <w:tag w:val="goog_rdk_837"/>
      </w:sdtPr>
      <w:sdtContent>
        <w:p w:rsidR="00000000" w:rsidDel="00000000" w:rsidP="00000000" w:rsidRDefault="00000000" w:rsidRPr="00000000" w14:paraId="000000A3">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1641918623"/>
              <w:tag w:val="goog_rdk_832"/>
            </w:sdtPr>
            <w:sdtContent>
              <w:ins w:author="Anonymous" w:id="61" w:date="2026-09-25T15:08:18Z">
                <w:sdt>
                  <w:sdtPr>
                    <w:id w:val="-1008520766"/>
                    <w:tag w:val="goog_rdk_833"/>
                  </w:sdtPr>
                  <w:sdtContent>
                    <w:del w:author="Animefor Me" w:id="15" w:date="2026-09-29T09:36:34Z"/>
                  </w:sdtContent>
                </w:sdt>
              </w:ins>
              <w:sdt>
                <w:sdtPr>
                  <w:id w:val="2033968600"/>
                  <w:tag w:val="goog_rdk_834"/>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 Cloud Console. **Not</w:delText>
                      </w:r>
                    </w:del>
                  </w:ins>
                </w:sdtContent>
              </w:sdt>
              <w:ins w:author="Anonymous" w:id="61" w:date="2026-09-25T15:08:18Z">
                <w:del w:author="Animefor Me" w:id="15" w:date="2026-09-29T09:36:34Z">
                  <w:sdt>
                    <w:sdtPr>
                      <w:id w:val="-980097123"/>
                      <w:tag w:val="goog_rdk_83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w:delText>
                      </w:r>
                    </w:sdtContent>
                  </w:sdt>
                  <w:sdt>
                    <w:sdtPr>
                      <w:id w:val="1469563329"/>
                      <w:tag w:val="goog_rdk_83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Gemini API requests using this key will fail after</w:delText>
                      </w:r>
                    </w:sdtContent>
                  </w:sdt>
                </w:del>
              </w:ins>
            </w:sdtContent>
          </w:sdt>
        </w:p>
      </w:sdtContent>
    </w:sdt>
    <w:sdt>
      <w:sdtPr>
        <w:id w:val="123912362"/>
        <w:tag w:val="goog_rdk_841"/>
      </w:sdtPr>
      <w:sdtContent>
        <w:p w:rsidR="00000000" w:rsidDel="00000000" w:rsidP="00000000" w:rsidRDefault="00000000" w:rsidRPr="00000000" w14:paraId="000000A4">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1812256101"/>
              <w:tag w:val="goog_rdk_838"/>
            </w:sdtPr>
            <w:sdtContent>
              <w:ins w:author="Anonymous" w:id="61" w:date="2026-09-25T15:08:18Z">
                <w:sdt>
                  <w:sdtPr>
                    <w:id w:val="1130673293"/>
                    <w:tag w:val="goog_rdk_839"/>
                  </w:sdtPr>
                  <w:sdtContent>
                    <w:del w:author="Animefor Me" w:id="15" w:date="2026-09-29T09:36:34Z"/>
                  </w:sdtContent>
                </w:sdt>
              </w:ins>
              <w:sdt>
                <w:sdtPr>
                  <w:id w:val="-971327813"/>
                  <w:tag w:val="goog_rdk_840"/>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these restrictions are applied.**</w:delText>
                      </w:r>
                    </w:del>
                  </w:ins>
                </w:sdtContent>
              </w:sdt>
              <w:ins w:author="Anonymous" w:id="61" w:date="2026-09-25T15:08:18Z">
                <w:del w:author="Animefor Me" w:id="15" w:date="2026-09-29T09:36:34Z"/>
              </w:ins>
            </w:sdtContent>
          </w:sdt>
        </w:p>
      </w:sdtContent>
    </w:sdt>
    <w:sdt>
      <w:sdtPr>
        <w:id w:val="-775504931"/>
        <w:tag w:val="goog_rdk_845"/>
      </w:sdtPr>
      <w:sdtContent>
        <w:p w:rsidR="00000000" w:rsidDel="00000000" w:rsidP="00000000" w:rsidRDefault="00000000" w:rsidRPr="00000000" w14:paraId="000000A5">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251880844"/>
              <w:tag w:val="goog_rdk_842"/>
            </w:sdtPr>
            <w:sdtContent>
              <w:ins w:author="Anonymous" w:id="61" w:date="2026-09-25T15:08:18Z">
                <w:sdt>
                  <w:sdtPr>
                    <w:id w:val="-1731930367"/>
                    <w:tag w:val="goog_rdk_843"/>
                  </w:sdtPr>
                  <w:sdtContent>
                    <w:del w:author="Animefor Me" w:id="15" w:date="2026-09-29T09:36:34Z"/>
                  </w:sdtContent>
                </w:sdt>
              </w:ins>
              <w:sdt>
                <w:sdtPr>
                  <w:id w:val="-559103333"/>
                  <w:tag w:val="goog_rdk_844"/>
                </w:sdtPr>
                <w:sdtContent>
                  <w:ins w:author="Anonymous" w:id="61" w:date="2026-09-25T15:08:18Z">
                    <w:del w:author="Animefor Me" w:id="15" w:date="2026-09-29T09:36:34Z">
                      <w:r w:rsidDel="00000000" w:rsidR="00000000" w:rsidRPr="00000000">
                        <w:rPr>
                          <w:rtl w:val="0"/>
                        </w:rPr>
                      </w:r>
                    </w:del>
                  </w:ins>
                </w:sdtContent>
              </w:sdt>
              <w:ins w:author="Anonymous" w:id="61" w:date="2026-09-25T15:08:18Z">
                <w:del w:author="Animefor Me" w:id="15" w:date="2026-09-29T09:36:34Z"/>
              </w:ins>
            </w:sdtContent>
          </w:sdt>
        </w:p>
      </w:sdtContent>
    </w:sdt>
    <w:sdt>
      <w:sdtPr>
        <w:id w:val="-836155428"/>
        <w:tag w:val="goog_rdk_851"/>
      </w:sdtPr>
      <w:sdtContent>
        <w:p w:rsidR="00000000" w:rsidDel="00000000" w:rsidP="00000000" w:rsidRDefault="00000000" w:rsidRPr="00000000" w14:paraId="000000A6">
          <w:pPr>
            <w:numPr>
              <w:ilvl w:val="0"/>
              <w:numId w:val="1"/>
            </w:numPr>
            <w:tabs>
              <w:tab w:val="center" w:leader="none" w:pos="4513"/>
              <w:tab w:val="right" w:leader="none" w:pos="9026"/>
            </w:tabs>
            <w:rPr>
              <w:ins w:author="Anonymous" w:id="61" w:date="2026-09-25T15:08:18Z"/>
              <w:del w:author="Animefor Me" w:id="15" w:date="2026-09-29T09:36:34Z"/>
            </w:rPr>
            <w:pPrChange w:author="SANDHIYA A" w:id="0" w:date="2026-09-26T09:25:19Z">
              <w:pPr>
                <w:numPr>
                  <w:ilvl w:val="0"/>
                  <w:numId w:val="4"/>
                </w:numPr>
                <w:tabs>
                  <w:tab w:val="center" w:leader="none" w:pos="4513"/>
                  <w:tab w:val="right" w:leader="none" w:pos="9026"/>
                </w:tabs>
              </w:pPr>
            </w:pPrChange>
          </w:pPr>
          <w:sdt>
            <w:sdtPr>
              <w:id w:val="2060107603"/>
              <w:tag w:val="goog_rdk_846"/>
            </w:sdtPr>
            <w:sdtContent>
              <w:ins w:author="Anonymous" w:id="61" w:date="2026-09-25T15:08:18Z">
                <w:sdt>
                  <w:sdtPr>
                    <w:id w:val="786954446"/>
                    <w:tag w:val="goog_rdk_847"/>
                  </w:sdtPr>
                  <w:sdtContent>
                    <w:del w:author="Animefor Me" w:id="15" w:date="2026-09-29T09:36:34Z"/>
                  </w:sdtContent>
                </w:sdt>
              </w:ins>
              <w:sdt>
                <w:sdtPr>
                  <w:id w:val="2116866935"/>
                  <w:tag w:val="goog_rdk_848"/>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 Visit the [Google Cloud Console Credentials page]</w:delText>
                      </w:r>
                    </w:del>
                  </w:ins>
                </w:sdtContent>
              </w:sdt>
              <w:ins w:author="Anonymous" w:id="61" w:date="2026-09-25T15:08:18Z">
                <w:del w:author="Animefor Me" w:id="15" w:date="2026-09-29T09:36:34Z">
                  <w:sdt>
                    <w:sdtPr>
                      <w:id w:val="1758477531"/>
                      <w:tag w:val="goog_rdk_849"/>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s</w:delText>
                      </w:r>
                    </w:sdtContent>
                  </w:sdt>
                  <w:sdt>
                    <w:sdtPr>
                      <w:id w:val="-1529893727"/>
                      <w:tag w:val="goog_rdk_85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(https://console.cloud.google.com/apis/credentials).</w:delText>
                      </w:r>
                    </w:sdtContent>
                  </w:sdt>
                </w:del>
              </w:ins>
            </w:sdtContent>
          </w:sdt>
        </w:p>
      </w:sdtContent>
    </w:sdt>
    <w:sdt>
      <w:sdtPr>
        <w:id w:val="-289232811"/>
        <w:tag w:val="goog_rdk_858"/>
      </w:sdtPr>
      <w:sdtContent>
        <w:p w:rsidR="00000000" w:rsidDel="00000000" w:rsidP="00000000" w:rsidRDefault="00000000" w:rsidRPr="00000000" w14:paraId="000000A7">
          <w:pPr>
            <w:numPr>
              <w:ilvl w:val="0"/>
              <w:numId w:val="1"/>
            </w:numPr>
            <w:spacing w:after="0" w:afterAutospacing="0"/>
            <w:ind w:left="720" w:hanging="360"/>
            <w:jc w:val="center"/>
            <w:rPr>
              <w:ins w:author="Pooja S" w:id="59" w:date="2026-09-25T07:14:57Z"/>
              <w:del w:author="Animefor Me" w:id="15" w:date="2026-09-29T09:36:34Z"/>
              <w:rPrChange w:author="SANDHIYA A" w:id="60" w:date="2026-09-26T09:25:19Z">
                <w:rPr/>
              </w:rPrChange>
            </w:rPr>
            <w:pPrChange w:author="SANDHIYA A" w:id="0" w:date="2026-09-26T09:25:19Z">
              <w:pPr>
                <w:numPr>
                  <w:ilvl w:val="0"/>
                  <w:numId w:val="4"/>
                </w:numPr>
                <w:ind w:left="720" w:hanging="360"/>
                <w:jc w:val="center"/>
              </w:pPr>
            </w:pPrChange>
          </w:pPr>
          <w:sdt>
            <w:sdtPr>
              <w:id w:val="471168797"/>
              <w:tag w:val="goog_rdk_852"/>
            </w:sdtPr>
            <w:sdtContent>
              <w:ins w:author="Anonymous" w:id="61" w:date="2026-09-25T15:08:18Z">
                <w:sdt>
                  <w:sdtPr>
                    <w:id w:val="977038116"/>
                    <w:tag w:val="goog_rdk_853"/>
                  </w:sdtPr>
                  <w:sdtContent>
                    <w:del w:author="Animefor Me" w:id="15" w:date="2026-09-29T09:36:34Z"/>
                  </w:sdtContent>
                </w:sdt>
              </w:ins>
              <w:sdt>
                <w:sdtPr>
                  <w:id w:val="-1540593851"/>
                  <w:tag w:val="goog_rdk_854"/>
                </w:sdtPr>
                <w:sdtContent>
                  <w:ins w:author="Anonymous" w:id="61" w:date="2026-09-25T15:08: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2. Select the project and the A</w:delText>
                      </w:r>
                    </w:del>
                  </w:ins>
                </w:sdtContent>
              </w:sdt>
              <w:ins w:author="Anonymous" w:id="61" w:date="2026-09-25T15:08:18Z">
                <w:del w:author="Animefor Me" w:id="15" w:date="2026-09-29T09:36:34Z"/>
              </w:ins>
            </w:sdtContent>
          </w:sdt>
          <w:sdt>
            <w:sdtPr>
              <w:id w:val="-2038291710"/>
              <w:tag w:val="goog_rdk_855"/>
            </w:sdtPr>
            <w:sdtContent>
              <w:ins w:author="Pooja S" w:id="59" w:date="2026-09-25T07:14:57Z">
                <w:sdt>
                  <w:sdtPr>
                    <w:id w:val="1471217584"/>
                    <w:tag w:val="goog_rdk_856"/>
                  </w:sdtPr>
                  <w:sdtContent>
                    <w:del w:author="Animefor Me" w:id="15" w:date="2026-09-29T09:36:34Z"/>
                  </w:sdtContent>
                </w:sdt>
              </w:ins>
              <w:sdt>
                <w:sdtPr>
                  <w:id w:val="-1322189402"/>
                  <w:tag w:val="goog_rdk_857"/>
                </w:sdtPr>
                <w:sdtContent>
                  <w:ins w:author="Pooja S" w:id="59" w:date="2026-09-25T07:14:57Z">
                    <w:del w:author="Animefor Me" w:id="15" w:date="2026-09-29T09:36:34Z">
                      <w:r w:rsidDel="00000000" w:rsidR="00000000" w:rsidRPr="00000000">
                        <w:rPr>
                          <w:rtl w:val="0"/>
                        </w:rPr>
                      </w:r>
                    </w:del>
                  </w:ins>
                </w:sdtContent>
              </w:sdt>
              <w:ins w:author="Pooja S" w:id="59" w:date="2026-09-25T07:14:57Z">
                <w:del w:author="Animefor Me" w:id="15" w:date="2026-09-29T09:36:34Z"/>
              </w:ins>
            </w:sdtContent>
          </w:sdt>
        </w:p>
      </w:sdtContent>
    </w:sdt>
    <w:sdt>
      <w:sdtPr>
        <w:id w:val="-211182963"/>
        <w:tag w:val="goog_rdk_869"/>
      </w:sdtPr>
      <w:sdtContent>
        <w:p w:rsidR="00000000" w:rsidDel="00000000" w:rsidP="00000000" w:rsidRDefault="00000000" w:rsidRPr="00000000" w14:paraId="000000A8">
          <w:pPr>
            <w:numPr>
              <w:ilvl w:val="0"/>
              <w:numId w:val="1"/>
            </w:numPr>
            <w:ind w:left="720" w:hanging="360"/>
            <w:rPr>
              <w:ins w:author="Yogitha V" w:id="63" w:date="2026-09-25T05:05:07Z"/>
              <w:del w:author="Animefor Me" w:id="15" w:date="2026-09-29T09:36:34Z"/>
              <w:rPrChange w:author="SANDHIYA A" w:id="60" w:date="2026-09-26T09:25:19Z">
                <w:rPr/>
              </w:rPrChange>
            </w:rPr>
            <w:pPrChange w:author="SANDHIYA A" w:id="0" w:date="2026-09-26T09:25:19Z">
              <w:pPr>
                <w:numPr>
                  <w:ilvl w:val="0"/>
                  <w:numId w:val="4"/>
                </w:numPr>
                <w:ind w:left="720" w:hanging="360"/>
              </w:pPr>
            </w:pPrChange>
          </w:pPr>
          <w:sdt>
            <w:sdtPr>
              <w:id w:val="-526651312"/>
              <w:tag w:val="goog_rdk_862"/>
            </w:sdtPr>
            <w:sdtContent>
              <w:ins w:author="HARIPRIYA H" w:id="62" w:date="2026-09-25T05:32:00Z">
                <w:sdt>
                  <w:sdtPr>
                    <w:id w:val="-236992197"/>
                    <w:tag w:val="goog_rdk_863"/>
                  </w:sdtPr>
                  <w:sdtContent>
                    <w:del w:author="Animefor Me" w:id="15" w:date="2026-09-29T09:36:34Z"/>
                  </w:sdtContent>
                </w:sdt>
              </w:ins>
              <w:sdt>
                <w:sdtPr>
                  <w:id w:val="1307361005"/>
                  <w:tag w:val="goog_rdk_864"/>
                </w:sdtPr>
                <w:sdtContent>
                  <w:ins w:author="HARIPRIYA H" w:id="62" w:date="2026-09-25T05:32:0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HARIPRIYA H" w:id="62" w:date="2026-09-25T05:32:00Z">
                <w:del w:author="Animefor Me" w:id="15" w:date="2026-09-29T09:36:34Z"/>
              </w:ins>
            </w:sdtContent>
          </w:sdt>
          <w:sdt>
            <w:sdtPr>
              <w:id w:val="-1023612119"/>
              <w:tag w:val="goog_rdk_865"/>
            </w:sdtPr>
            <w:sdtContent>
              <w:del w:author="Animefor Me" w:id="15" w:date="2026-09-29T09:36:34Z"/>
            </w:sdtContent>
          </w:sdt>
          <w:sdt>
            <w:sdtPr>
              <w:id w:val="1548493195"/>
              <w:tag w:val="goog_rdk_866"/>
            </w:sdtPr>
            <w:sdtContent>
              <w:ins w:author="Yogitha V" w:id="63" w:date="2026-09-25T05:05:07Z">
                <w:sdt>
                  <w:sdtPr>
                    <w:id w:val="176033265"/>
                    <w:tag w:val="goog_rdk_867"/>
                  </w:sdtPr>
                  <w:sdtContent>
                    <w:del w:author="Animefor Me" w:id="15" w:date="2026-09-29T09:36:34Z"/>
                  </w:sdtContent>
                </w:sdt>
              </w:ins>
              <w:sdt>
                <w:sdtPr>
                  <w:id w:val="-1400927594"/>
                  <w:tag w:val="goog_rdk_868"/>
                </w:sdtPr>
                <w:sdtContent>
                  <w:ins w:author="Yogitha V" w:id="63" w:date="2026-09-25T05:05:07Z">
                    <w:del w:author="Animefor Me" w:id="15" w:date="2026-09-29T09:36:34Z">
                      <w:r w:rsidDel="00000000" w:rsidR="00000000" w:rsidRPr="00000000">
                        <w:rPr>
                          <w:rtl w:val="0"/>
                        </w:rPr>
                      </w:r>
                    </w:del>
                  </w:ins>
                </w:sdtContent>
              </w:sdt>
              <w:ins w:author="Yogitha V" w:id="63" w:date="2026-09-25T05:05:07Z">
                <w:del w:author="Animefor Me" w:id="15" w:date="2026-09-29T09:36:34Z"/>
              </w:ins>
            </w:sdtContent>
          </w:sdt>
        </w:p>
      </w:sdtContent>
    </w:sdt>
    <w:sdt>
      <w:sdtPr>
        <w:id w:val="1791224038"/>
        <w:tag w:val="goog_rdk_899"/>
      </w:sdtPr>
      <w:sdtContent>
        <w:p w:rsidR="00000000" w:rsidDel="00000000" w:rsidP="00000000" w:rsidRDefault="00000000" w:rsidRPr="00000000" w14:paraId="000000A9">
          <w:pPr>
            <w:rPr>
              <w:ins w:author="Anonymous" w:id="70" w:date="2026-09-24T06:21:21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Subramanian" w:id="71" w:date="2026-09-25T02:48:40Z">
                <w:rPr>
                  <w:rFonts w:ascii="Arial" w:cs="Arial" w:eastAsia="Arial" w:hAnsi="Arial"/>
                  <w:b w:val="0"/>
                  <w:bCs w:val="0"/>
                  <w:i w:val="0"/>
                  <w:iCs w:val="0"/>
                  <w:smallCaps w:val="0"/>
                  <w:strike w:val="0"/>
                  <w:color w:val="000000"/>
                  <w:sz w:val="22"/>
                  <w:szCs w:val="22"/>
                  <w:u w:val="none"/>
                  <w:shd w:fill="auto" w:val="clear"/>
                  <w:vertAlign w:val="baseline"/>
                </w:rPr>
              </w:rPrChange>
            </w:rPr>
            <w:pPrChange w:author="Subramanian" w:id="0" w:date="2026-09-25T02:48:40Z">
              <w:pPr>
                <w:ind w:left="0" w:firstLine="0"/>
              </w:pPr>
            </w:pPrChange>
          </w:pPr>
          <w:sdt>
            <w:sdtPr>
              <w:id w:val="-1703280579"/>
              <w:tag w:val="goog_rdk_873"/>
            </w:sdtPr>
            <w:sdtContent>
              <w:ins w:author="Akshaya Selvam" w:id="64" w:date="2026-09-25T03:59:35Z">
                <w:sdt>
                  <w:sdtPr>
                    <w:id w:val="-1808482089"/>
                    <w:tag w:val="goog_rdk_874"/>
                  </w:sdtPr>
                  <w:sdtContent>
                    <w:del w:author="Animefor Me" w:id="15" w:date="2026-09-29T09:36:34Z"/>
                  </w:sdtContent>
                </w:sdt>
              </w:ins>
              <w:sdt>
                <w:sdtPr>
                  <w:id w:val="-1051055138"/>
                  <w:tag w:val="goog_rdk_875"/>
                </w:sdtPr>
                <w:sdtContent>
                  <w:ins w:author="Akshaya Selvam" w:id="64" w:date="2026-09-25T03:59:35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shaya Selvam" w:id="64" w:date="2026-09-25T03:59:35Z">
                <w:del w:author="Animefor Me" w:id="15" w:date="2026-09-29T09:36:34Z">
                  <w:sdt>
                    <w:sdtPr>
                      <w:id w:val="1723188852"/>
                      <w:tag w:val="goog_rdk_87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sdtContent>
                  </w:sdt>
                </w:del>
              </w:ins>
            </w:sdtContent>
          </w:sdt>
          <w:sdt>
            <w:sdtPr>
              <w:id w:val="1644655517"/>
              <w:tag w:val="goog_rdk_877"/>
            </w:sdtPr>
            <w:sdtContent>
              <w:del w:author="Animefor Me" w:id="15" w:date="2026-09-29T09:36:34Z"/>
            </w:sdtContent>
          </w:sdt>
          <w:sdt>
            <w:sdtPr>
              <w:id w:val="482460505"/>
              <w:tag w:val="goog_rdk_878"/>
            </w:sdtPr>
            <w:sdtContent>
              <w:ins w:author="Padma G" w:id="65" w:date="2026-09-24T08:45:47Z">
                <w:sdt>
                  <w:sdtPr>
                    <w:id w:val="1895239863"/>
                    <w:tag w:val="goog_rdk_879"/>
                  </w:sdtPr>
                  <w:sdtContent>
                    <w:del w:author="Animefor Me" w:id="15" w:date="2026-09-29T09:36:34Z"/>
                  </w:sdtContent>
                </w:sdt>
              </w:ins>
              <w:sdt>
                <w:sdtPr>
                  <w:id w:val="1675450419"/>
                  <w:tag w:val="goog_rdk_880"/>
                </w:sdtPr>
                <w:sdtContent>
                  <w:ins w:author="Padma G" w:id="65" w:date="2026-09-24T08:45:4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Padma G" w:id="65" w:date="2026-09-24T08:45:47Z">
                <w:del w:author="Animefor Me" w:id="15" w:date="2026-09-29T09:36:34Z"/>
              </w:ins>
            </w:sdtContent>
          </w:sdt>
          <w:sdt>
            <w:sdtPr>
              <w:id w:val="-775630753"/>
              <w:tag w:val="goog_rdk_881"/>
            </w:sdtPr>
            <w:sdtContent>
              <w:del w:author="Animefor Me" w:id="15" w:date="2026-09-29T09:36:34Z"/>
            </w:sdtContent>
          </w:sdt>
          <w:sdt>
            <w:sdtPr>
              <w:id w:val="-1342010611"/>
              <w:tag w:val="goog_rdk_882"/>
            </w:sdtPr>
            <w:sdtContent>
              <w:ins w:author="Ragavanelavai" w:id="66" w:date="2026-09-25T09:57:23Z">
                <w:sdt>
                  <w:sdtPr>
                    <w:id w:val="-1580995111"/>
                    <w:tag w:val="goog_rdk_883"/>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19" name="image43.png"/>
                            <a:graphic>
                              <a:graphicData uri="http://schemas.openxmlformats.org/drawingml/2006/picture">
                                <pic:pic>
                                  <pic:nvPicPr>
                                    <pic:cNvPr id="0" name="image43.png"/>
                                    <pic:cNvPicPr preferRelativeResize="0"/>
                                  </pic:nvPicPr>
                                  <pic:blipFill>
                                    <a:blip r:embed="rId22"/>
                                    <a:srcRect b="-53459" l="-2658" r="2658" t="53459"/>
                                    <a:stretch>
                                      <a:fillRect/>
                                    </a:stretch>
                                  </pic:blipFill>
                                  <pic:spPr>
                                    <a:xfrm>
                                      <a:off x="0" y="0"/>
                                      <a:ext cx="5731510" cy="3033395"/>
                                    </a:xfrm>
                                    <a:prstGeom prst="rect"/>
                                    <a:ln/>
                                  </pic:spPr>
                                </pic:pic>
                              </a:graphicData>
                            </a:graphic>
                          </wp:inline>
                        </w:drawing>
                      </w:r>
                    </w:del>
                  </w:sdtContent>
                </w:sdt>
              </w:ins>
            </w:sdtContent>
          </w:sdt>
          <w:sdt>
            <w:sdtPr>
              <w:id w:val="2131562008"/>
              <w:tag w:val="goog_rdk_884"/>
            </w:sdtPr>
            <w:sdtContent>
              <w:del w:author="Animefor Me" w:id="15" w:date="2026-09-29T09:36:34Z"/>
            </w:sdtContent>
          </w:sdt>
          <w:sdt>
            <w:sdtPr>
              <w:id w:val="1537812339"/>
              <w:tag w:val="goog_rdk_885"/>
            </w:sdtPr>
            <w:sdtContent>
              <w:ins w:author="Anonymous" w:id="67" w:date="2026-09-24T07:40:51Z">
                <w:sdt>
                  <w:sdtPr>
                    <w:id w:val="2076568314"/>
                    <w:tag w:val="goog_rdk_886"/>
                  </w:sdtPr>
                  <w:sdtContent>
                    <w:del w:author="Animefor Me" w:id="15" w:date="2026-09-29T09:36:34Z"/>
                  </w:sdtContent>
                </w:sdt>
              </w:ins>
              <w:sdt>
                <w:sdtPr>
                  <w:id w:val="-2055246064"/>
                  <w:tag w:val="goog_rdk_887"/>
                </w:sdtPr>
                <w:sdtContent>
                  <w:ins w:author="Anonymous" w:id="67" w:date="2026-09-24T07:40:5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Anonymous" w:id="67" w:date="2026-09-24T07:40:51Z">
                <w:del w:author="Animefor Me" w:id="15" w:date="2026-09-29T09:36:34Z"/>
              </w:ins>
            </w:sdtContent>
          </w:sdt>
          <w:sdt>
            <w:sdtPr>
              <w:id w:val="-1682402180"/>
              <w:tag w:val="goog_rdk_888"/>
            </w:sdtPr>
            <w:sdtContent>
              <w:del w:author="Animefor Me" w:id="15" w:date="2026-09-29T09:36:34Z"/>
            </w:sdtContent>
          </w:sdt>
          <w:sdt>
            <w:sdtPr>
              <w:id w:val="826990796"/>
              <w:tag w:val="goog_rdk_889"/>
            </w:sdtPr>
            <w:sdtContent>
              <w:ins w:author="Rahama Dullah" w:id="68" w:date="2026-09-24T09:14:23Z">
                <w:sdt>
                  <w:sdtPr>
                    <w:id w:val="1293395820"/>
                    <w:tag w:val="goog_rdk_890"/>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5731510" cy="3033395"/>
                            <wp:effectExtent b="0" l="0" r="0" t="0"/>
                            <wp:docPr id="2126916923" name="image43.png"/>
                            <a:graphic>
                              <a:graphicData uri="http://schemas.openxmlformats.org/drawingml/2006/picture">
                                <pic:pic>
                                  <pic:nvPicPr>
                                    <pic:cNvPr id="0" name="image43.png"/>
                                    <pic:cNvPicPr preferRelativeResize="0"/>
                                  </pic:nvPicPr>
                                  <pic:blipFill>
                                    <a:blip r:embed="rId22"/>
                                    <a:srcRect b="-54088" l="-2658" r="2658" t="54088"/>
                                    <a:stretch>
                                      <a:fillRect/>
                                    </a:stretch>
                                  </pic:blipFill>
                                  <pic:spPr>
                                    <a:xfrm>
                                      <a:off x="0" y="0"/>
                                      <a:ext cx="5731510" cy="3033395"/>
                                    </a:xfrm>
                                    <a:prstGeom prst="rect"/>
                                    <a:ln/>
                                  </pic:spPr>
                                </pic:pic>
                              </a:graphicData>
                            </a:graphic>
                          </wp:inline>
                        </w:drawing>
                      </w:r>
                    </w:del>
                  </w:sdtContent>
                </w:sdt>
              </w:ins>
            </w:sdtContent>
          </w:sdt>
          <w:sdt>
            <w:sdtPr>
              <w:id w:val="1221844135"/>
              <w:tag w:val="goog_rdk_891"/>
            </w:sdtPr>
            <w:sdtContent>
              <w:del w:author="Animefor Me" w:id="15" w:date="2026-09-29T09:36:34Z"/>
            </w:sdtContent>
          </w:sdt>
          <w:sdt>
            <w:sdtPr>
              <w:id w:val="-510142334"/>
              <w:tag w:val="goog_rdk_892"/>
            </w:sdtPr>
            <w:sdtContent>
              <w:ins w:author="Ajith kumar G" w:id="69" w:date="2026-09-24T07:02:53Z">
                <w:sdt>
                  <w:sdtPr>
                    <w:id w:val="-1873908746"/>
                    <w:tag w:val="goog_rdk_893"/>
                  </w:sdtPr>
                  <w:sdtContent>
                    <w:del w:author="Animefor Me" w:id="15" w:date="2026-09-29T09:36:34Z"/>
                  </w:sdtContent>
                </w:sdt>
              </w:ins>
              <w:sdt>
                <w:sdtPr>
                  <w:id w:val="1821104690"/>
                  <w:tag w:val="goog_rdk_894"/>
                </w:sdtPr>
                <w:sdtContent>
                  <w:ins w:author="Ajith kumar G" w:id="69" w:date="2026-09-24T07:02:53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jith kumar G" w:id="69" w:date="2026-09-24T07:02:53Z">
                <w:del w:author="Animefor Me" w:id="15" w:date="2026-09-29T09:36:34Z"/>
              </w:ins>
            </w:sdtContent>
          </w:sdt>
          <w:sdt>
            <w:sdtPr>
              <w:id w:val="271602782"/>
              <w:tag w:val="goog_rdk_895"/>
            </w:sdtPr>
            <w:sdtContent>
              <w:del w:author="Animefor Me" w:id="15" w:date="2026-09-29T09:36:34Z"/>
            </w:sdtContent>
          </w:sdt>
          <w:sdt>
            <w:sdtPr>
              <w:id w:val="502543892"/>
              <w:tag w:val="goog_rdk_896"/>
            </w:sdtPr>
            <w:sdtContent>
              <w:ins w:author="Anonymous" w:id="70" w:date="2026-09-24T06:21:21Z">
                <w:sdt>
                  <w:sdtPr>
                    <w:id w:val="1590329064"/>
                    <w:tag w:val="goog_rdk_897"/>
                  </w:sdtPr>
                  <w:sdtContent>
                    <w:del w:author="Animefor Me" w:id="15" w:date="2026-09-29T09:36:34Z"/>
                  </w:sdtContent>
                </w:sdt>
              </w:ins>
              <w:sdt>
                <w:sdtPr>
                  <w:id w:val="-572364870"/>
                  <w:tag w:val="goog_rdk_898"/>
                </w:sdtPr>
                <w:sdtContent>
                  <w:ins w:author="Anonymous" w:id="70" w:date="2026-09-24T06:21:21Z">
                    <w:del w:author="Animefor Me" w:id="15" w:date="2026-09-29T09:36:34Z">
                      <w:r w:rsidDel="00000000" w:rsidR="00000000" w:rsidRPr="00000000">
                        <w:rPr>
                          <w:rtl w:val="0"/>
                        </w:rPr>
                      </w:r>
                    </w:del>
                  </w:ins>
                </w:sdtContent>
              </w:sdt>
              <w:ins w:author="Anonymous" w:id="70" w:date="2026-09-24T06:21:21Z">
                <w:del w:author="Animefor Me" w:id="15" w:date="2026-09-29T09:36:34Z"/>
              </w:ins>
            </w:sdtContent>
          </w:sdt>
        </w:p>
      </w:sdtContent>
    </w:sdt>
    <w:sdt>
      <w:sdtPr>
        <w:id w:val="-1520081956"/>
        <w:tag w:val="goog_rdk_910"/>
      </w:sdtPr>
      <w:sdtContent>
        <w:p w:rsidR="00000000" w:rsidDel="00000000" w:rsidP="00000000" w:rsidRDefault="00000000" w:rsidRPr="00000000" w14:paraId="000000AA">
          <w:pPr>
            <w:numPr>
              <w:ilvl w:val="0"/>
              <w:numId w:val="4"/>
            </w:numPr>
            <w:ind w:left="720" w:hanging="360"/>
            <w:rPr>
              <w:ins w:author="Anonymous" w:id="73" w:date="2026-09-24T04:47:07Z"/>
              <w:del w:author="Animefor Me" w:id="15" w:date="2026-09-29T09:36:34Z"/>
              <w:u w:val="none"/>
              <w:rPrChange w:author="DELIGHT WORLD 1.0" w:id="74"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572715307"/>
              <w:tag w:val="goog_rdk_903"/>
            </w:sdtPr>
            <w:sdtContent>
              <w:ins w:author="Annamalai M" w:id="72" w:date="2026-09-24T05:00:44Z">
                <w:sdt>
                  <w:sdtPr>
                    <w:id w:val="-165788916"/>
                    <w:tag w:val="goog_rdk_904"/>
                  </w:sdtPr>
                  <w:sdtContent>
                    <w:del w:author="Animefor Me" w:id="15" w:date="2026-09-29T09:36:34Z"/>
                  </w:sdtContent>
                </w:sdt>
              </w:ins>
              <w:sdt>
                <w:sdtPr>
                  <w:id w:val="-431028778"/>
                  <w:tag w:val="goog_rdk_905"/>
                </w:sdtPr>
                <w:sdtContent>
                  <w:ins w:author="Annamalai M" w:id="72" w:date="2026-09-24T05:00: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_</w:delText>
                      </w:r>
                    </w:del>
                  </w:ins>
                </w:sdtContent>
              </w:sdt>
              <w:ins w:author="Annamalai M" w:id="72" w:date="2026-09-24T05:00:44Z">
                <w:del w:author="Animefor Me" w:id="15" w:date="2026-09-29T09:36:34Z"/>
              </w:ins>
            </w:sdtContent>
          </w:sdt>
          <w:sdt>
            <w:sdtPr>
              <w:id w:val="-864201593"/>
              <w:tag w:val="goog_rdk_906"/>
            </w:sdtPr>
            <w:sdtContent>
              <w:del w:author="Animefor Me" w:id="15" w:date="2026-09-29T09:36:34Z"/>
            </w:sdtContent>
          </w:sdt>
          <w:sdt>
            <w:sdtPr>
              <w:id w:val="583289017"/>
              <w:tag w:val="goog_rdk_907"/>
            </w:sdtPr>
            <w:sdtContent>
              <w:ins w:author="Anonymous" w:id="73" w:date="2026-09-24T04:47:07Z">
                <w:sdt>
                  <w:sdtPr>
                    <w:id w:val="949372163"/>
                    <w:tag w:val="goog_rdk_908"/>
                  </w:sdtPr>
                  <w:sdtContent>
                    <w:del w:author="Animefor Me" w:id="15" w:date="2026-09-29T09:36:34Z"/>
                  </w:sdtContent>
                </w:sdt>
              </w:ins>
              <w:sdt>
                <w:sdtPr>
                  <w:id w:val="505263517"/>
                  <w:tag w:val="goog_rdk_909"/>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2034785416"/>
        <w:tag w:val="goog_rdk_914"/>
      </w:sdtPr>
      <w:sdtContent>
        <w:p w:rsidR="00000000" w:rsidDel="00000000" w:rsidP="00000000" w:rsidRDefault="00000000" w:rsidRPr="00000000" w14:paraId="000000AB">
          <w:pPr>
            <w:numPr>
              <w:ilvl w:val="0"/>
              <w:numId w:val="4"/>
            </w:numPr>
            <w:ind w:left="0" w:firstLine="0"/>
            <w:rPr>
              <w:ins w:author="Anonymous" w:id="73" w:date="2026-09-24T04:47:07Z"/>
              <w:del w:author="Animefor Me" w:id="15" w:date="2026-09-29T09:36:34Z"/>
              <w:u w:val="none"/>
              <w:rPrChange w:author="DELIGHT WORLD 1.0" w:id="74" w:date="2026-09-24T13:53:56Z">
                <w:rPr>
                  <w:rFonts w:ascii="Arial" w:cs="Arial" w:eastAsia="Arial" w:hAnsi="Arial"/>
                  <w:b w:val="0"/>
                  <w:bCs w:val="0"/>
                  <w:i w:val="0"/>
                  <w:iCs w:val="0"/>
                  <w:smallCaps w:val="0"/>
                  <w:strike w:val="0"/>
                  <w:color w:val="000000"/>
                  <w:sz w:val="22"/>
                  <w:szCs w:val="22"/>
                  <w:u w:val="none"/>
                  <w:shd w:fill="auto" w:val="clear"/>
                  <w:vertAlign w:val="baseline"/>
                </w:rPr>
              </w:rPrChange>
            </w:rPr>
            <w:pPrChange w:author="DELIGHT WORLD 1.0" w:id="0" w:date="2026-09-24T13:53:56Z">
              <w:pPr>
                <w:ind w:left="1440" w:firstLine="0"/>
              </w:pPr>
            </w:pPrChange>
          </w:pPr>
          <w:sdt>
            <w:sdtPr>
              <w:id w:val="1508286186"/>
              <w:tag w:val="goog_rdk_911"/>
            </w:sdtPr>
            <w:sdtContent>
              <w:ins w:author="Anonymous" w:id="73" w:date="2026-09-24T04:47:07Z">
                <w:sdt>
                  <w:sdtPr>
                    <w:id w:val="-864212330"/>
                    <w:tag w:val="goog_rdk_912"/>
                  </w:sdtPr>
                  <w:sdtContent>
                    <w:del w:author="Animefor Me" w:id="15" w:date="2026-09-29T09:36:34Z"/>
                  </w:sdtContent>
                </w:sdt>
              </w:ins>
              <w:sdt>
                <w:sdtPr>
                  <w:id w:val="-646101019"/>
                  <w:tag w:val="goog_rdk_913"/>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1057972663"/>
        <w:tag w:val="goog_rdk_923"/>
      </w:sdtPr>
      <w:sdtContent>
        <w:p w:rsidR="00000000" w:rsidDel="00000000" w:rsidP="00000000" w:rsidRDefault="00000000" w:rsidRPr="00000000" w14:paraId="000000AC">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4512491"/>
              <w:tag w:val="goog_rdk_917"/>
            </w:sdtPr>
            <w:sdtContent>
              <w:ins w:author="Anonymous" w:id="75" w:date="2026-09-25T07:23:52Z">
                <w:sdt>
                  <w:sdtPr>
                    <w:id w:val="301198372"/>
                    <w:tag w:val="goog_rdk_918"/>
                  </w:sdtPr>
                  <w:sdtContent>
                    <w:del w:author="Animefor Me" w:id="15" w:date="2026-09-29T09:36:34Z"/>
                  </w:sdtContent>
                </w:sdt>
              </w:ins>
              <w:sdt>
                <w:sdtPr>
                  <w:id w:val="561562917"/>
                  <w:tag w:val="goog_rdk_919"/>
                </w:sdtPr>
                <w:sdtContent>
                  <w:ins w:author="Anonymous" w:id="75" w:date="2026-09-25T07:23:5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nmj</w:delText>
                      </w:r>
                    </w:del>
                  </w:ins>
                </w:sdtContent>
              </w:sdt>
              <w:ins w:author="Anonymous" w:id="75" w:date="2026-09-25T07:23:52Z">
                <w:del w:author="Animefor Me" w:id="15" w:date="2026-09-29T09:36:34Z"/>
              </w:ins>
            </w:sdtContent>
          </w:sdt>
          <w:sdt>
            <w:sdtPr>
              <w:id w:val="799214282"/>
              <w:tag w:val="goog_rdk_920"/>
            </w:sdtPr>
            <w:sdtContent>
              <w:ins w:author="Anonymous" w:id="73" w:date="2026-09-24T04:47:07Z">
                <w:sdt>
                  <w:sdtPr>
                    <w:id w:val="-678258665"/>
                    <w:tag w:val="goog_rdk_921"/>
                  </w:sdtPr>
                  <w:sdtContent>
                    <w:del w:author="Animefor Me" w:id="15" w:date="2026-09-29T09:36:34Z"/>
                  </w:sdtContent>
                </w:sdt>
              </w:ins>
              <w:sdt>
                <w:sdtPr>
                  <w:id w:val="1060267593"/>
                  <w:tag w:val="goog_rdk_922"/>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2114735287"/>
        <w:tag w:val="goog_rdk_927"/>
      </w:sdtPr>
      <w:sdtContent>
        <w:p w:rsidR="00000000" w:rsidDel="00000000" w:rsidP="00000000" w:rsidRDefault="00000000" w:rsidRPr="00000000" w14:paraId="000000AD">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3455519"/>
              <w:tag w:val="goog_rdk_924"/>
            </w:sdtPr>
            <w:sdtContent>
              <w:ins w:author="Anonymous" w:id="73" w:date="2026-09-24T04:47:07Z">
                <w:sdt>
                  <w:sdtPr>
                    <w:id w:val="-1830170227"/>
                    <w:tag w:val="goog_rdk_925"/>
                  </w:sdtPr>
                  <w:sdtContent>
                    <w:del w:author="Animefor Me" w:id="15" w:date="2026-09-29T09:36:34Z"/>
                  </w:sdtContent>
                </w:sdt>
              </w:ins>
              <w:sdt>
                <w:sdtPr>
                  <w:id w:val="-1750468339"/>
                  <w:tag w:val="goog_rdk_926"/>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607993067"/>
        <w:tag w:val="goog_rdk_931"/>
      </w:sdtPr>
      <w:sdtContent>
        <w:p w:rsidR="00000000" w:rsidDel="00000000" w:rsidP="00000000" w:rsidRDefault="00000000" w:rsidRPr="00000000" w14:paraId="000000AE">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0715418"/>
              <w:tag w:val="goog_rdk_928"/>
            </w:sdtPr>
            <w:sdtContent>
              <w:ins w:author="Anonymous" w:id="73" w:date="2026-09-24T04:47:07Z">
                <w:sdt>
                  <w:sdtPr>
                    <w:id w:val="1141378930"/>
                    <w:tag w:val="goog_rdk_929"/>
                  </w:sdtPr>
                  <w:sdtContent>
                    <w:del w:author="Animefor Me" w:id="15" w:date="2026-09-29T09:36:34Z"/>
                  </w:sdtContent>
                </w:sdt>
              </w:ins>
              <w:sdt>
                <w:sdtPr>
                  <w:id w:val="1533924620"/>
                  <w:tag w:val="goog_rdk_930"/>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2016331996"/>
        <w:tag w:val="goog_rdk_935"/>
      </w:sdtPr>
      <w:sdtContent>
        <w:p w:rsidR="00000000" w:rsidDel="00000000" w:rsidP="00000000" w:rsidRDefault="00000000" w:rsidRPr="00000000" w14:paraId="000000AF">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9174717"/>
              <w:tag w:val="goog_rdk_932"/>
            </w:sdtPr>
            <w:sdtContent>
              <w:ins w:author="Anonymous" w:id="73" w:date="2026-09-24T04:47:07Z">
                <w:sdt>
                  <w:sdtPr>
                    <w:id w:val="-1257330999"/>
                    <w:tag w:val="goog_rdk_933"/>
                  </w:sdtPr>
                  <w:sdtContent>
                    <w:del w:author="Animefor Me" w:id="15" w:date="2026-09-29T09:36:34Z"/>
                  </w:sdtContent>
                </w:sdt>
              </w:ins>
              <w:sdt>
                <w:sdtPr>
                  <w:id w:val="-1147659256"/>
                  <w:tag w:val="goog_rdk_934"/>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526045324"/>
        <w:tag w:val="goog_rdk_939"/>
      </w:sdtPr>
      <w:sdtContent>
        <w:p w:rsidR="00000000" w:rsidDel="00000000" w:rsidP="00000000" w:rsidRDefault="00000000" w:rsidRPr="00000000" w14:paraId="000000B0">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8573156"/>
              <w:tag w:val="goog_rdk_936"/>
            </w:sdtPr>
            <w:sdtContent>
              <w:ins w:author="Anonymous" w:id="73" w:date="2026-09-24T04:47:07Z">
                <w:sdt>
                  <w:sdtPr>
                    <w:id w:val="-2005607578"/>
                    <w:tag w:val="goog_rdk_937"/>
                  </w:sdtPr>
                  <w:sdtContent>
                    <w:del w:author="Animefor Me" w:id="15" w:date="2026-09-29T09:36:34Z"/>
                  </w:sdtContent>
                </w:sdt>
              </w:ins>
              <w:sdt>
                <w:sdtPr>
                  <w:id w:val="-341764229"/>
                  <w:tag w:val="goog_rdk_938"/>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2127245930"/>
        <w:tag w:val="goog_rdk_943"/>
      </w:sdtPr>
      <w:sdtContent>
        <w:p w:rsidR="00000000" w:rsidDel="00000000" w:rsidP="00000000" w:rsidRDefault="00000000" w:rsidRPr="00000000" w14:paraId="000000B1">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8391299"/>
              <w:tag w:val="goog_rdk_940"/>
            </w:sdtPr>
            <w:sdtContent>
              <w:ins w:author="Anonymous" w:id="73" w:date="2026-09-24T04:47:07Z">
                <w:sdt>
                  <w:sdtPr>
                    <w:id w:val="-1876345497"/>
                    <w:tag w:val="goog_rdk_941"/>
                  </w:sdtPr>
                  <w:sdtContent>
                    <w:del w:author="Animefor Me" w:id="15" w:date="2026-09-29T09:36:34Z"/>
                  </w:sdtContent>
                </w:sdt>
              </w:ins>
              <w:sdt>
                <w:sdtPr>
                  <w:id w:val="-464940278"/>
                  <w:tag w:val="goog_rdk_942"/>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485871620"/>
        <w:tag w:val="goog_rdk_947"/>
      </w:sdtPr>
      <w:sdtContent>
        <w:p w:rsidR="00000000" w:rsidDel="00000000" w:rsidP="00000000" w:rsidRDefault="00000000" w:rsidRPr="00000000" w14:paraId="000000B2">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3926483"/>
              <w:tag w:val="goog_rdk_944"/>
            </w:sdtPr>
            <w:sdtContent>
              <w:ins w:author="Anonymous" w:id="73" w:date="2026-09-24T04:47:07Z">
                <w:sdt>
                  <w:sdtPr>
                    <w:id w:val="404532731"/>
                    <w:tag w:val="goog_rdk_945"/>
                  </w:sdtPr>
                  <w:sdtContent>
                    <w:del w:author="Animefor Me" w:id="15" w:date="2026-09-29T09:36:34Z"/>
                  </w:sdtContent>
                </w:sdt>
              </w:ins>
              <w:sdt>
                <w:sdtPr>
                  <w:id w:val="-1253828718"/>
                  <w:tag w:val="goog_rdk_946"/>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87515970"/>
        <w:tag w:val="goog_rdk_951"/>
      </w:sdtPr>
      <w:sdtContent>
        <w:p w:rsidR="00000000" w:rsidDel="00000000" w:rsidP="00000000" w:rsidRDefault="00000000" w:rsidRPr="00000000" w14:paraId="000000B3">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82421519"/>
              <w:tag w:val="goog_rdk_948"/>
            </w:sdtPr>
            <w:sdtContent>
              <w:ins w:author="Anonymous" w:id="73" w:date="2026-09-24T04:47:07Z">
                <w:sdt>
                  <w:sdtPr>
                    <w:id w:val="-1954950570"/>
                    <w:tag w:val="goog_rdk_949"/>
                  </w:sdtPr>
                  <w:sdtContent>
                    <w:del w:author="Animefor Me" w:id="15" w:date="2026-09-29T09:36:34Z"/>
                  </w:sdtContent>
                </w:sdt>
              </w:ins>
              <w:sdt>
                <w:sdtPr>
                  <w:id w:val="-604328470"/>
                  <w:tag w:val="goog_rdk_950"/>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2049459372"/>
        <w:tag w:val="goog_rdk_955"/>
      </w:sdtPr>
      <w:sdtContent>
        <w:p w:rsidR="00000000" w:rsidDel="00000000" w:rsidP="00000000" w:rsidRDefault="00000000" w:rsidRPr="00000000" w14:paraId="000000B4">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2288893"/>
              <w:tag w:val="goog_rdk_952"/>
            </w:sdtPr>
            <w:sdtContent>
              <w:ins w:author="Anonymous" w:id="73" w:date="2026-09-24T04:47:07Z">
                <w:sdt>
                  <w:sdtPr>
                    <w:id w:val="504497411"/>
                    <w:tag w:val="goog_rdk_953"/>
                  </w:sdtPr>
                  <w:sdtContent>
                    <w:del w:author="Animefor Me" w:id="15" w:date="2026-09-29T09:36:34Z"/>
                  </w:sdtContent>
                </w:sdt>
              </w:ins>
              <w:sdt>
                <w:sdtPr>
                  <w:id w:val="52369383"/>
                  <w:tag w:val="goog_rdk_954"/>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151535276"/>
        <w:tag w:val="goog_rdk_959"/>
      </w:sdtPr>
      <w:sdtContent>
        <w:p w:rsidR="00000000" w:rsidDel="00000000" w:rsidP="00000000" w:rsidRDefault="00000000" w:rsidRPr="00000000" w14:paraId="000000B5">
          <w:pPr>
            <w:ind w:left="1440" w:firstLine="0"/>
            <w:rPr>
              <w:ins w:author="Anonymous" w:id="73" w:date="2026-09-24T04:47:0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3646594"/>
              <w:tag w:val="goog_rdk_956"/>
            </w:sdtPr>
            <w:sdtContent>
              <w:ins w:author="Anonymous" w:id="73" w:date="2026-09-24T04:47:07Z">
                <w:sdt>
                  <w:sdtPr>
                    <w:id w:val="-419754648"/>
                    <w:tag w:val="goog_rdk_957"/>
                  </w:sdtPr>
                  <w:sdtContent>
                    <w:del w:author="Animefor Me" w:id="15" w:date="2026-09-29T09:36:34Z"/>
                  </w:sdtContent>
                </w:sdt>
              </w:ins>
              <w:sdt>
                <w:sdtPr>
                  <w:id w:val="789557118"/>
                  <w:tag w:val="goog_rdk_958"/>
                </w:sdtPr>
                <w:sdtContent>
                  <w:ins w:author="Anonymous" w:id="73" w:date="2026-09-24T04:47:07Z">
                    <w:del w:author="Animefor Me" w:id="15" w:date="2026-09-29T09:36:34Z">
                      <w:r w:rsidDel="00000000" w:rsidR="00000000" w:rsidRPr="00000000">
                        <w:rPr>
                          <w:rtl w:val="0"/>
                        </w:rPr>
                      </w:r>
                    </w:del>
                  </w:ins>
                </w:sdtContent>
              </w:sdt>
              <w:ins w:author="Anonymous" w:id="73" w:date="2026-09-24T04:47:07Z">
                <w:del w:author="Animefor Me" w:id="15" w:date="2026-09-29T09:36:34Z"/>
              </w:ins>
            </w:sdtContent>
          </w:sdt>
        </w:p>
      </w:sdtContent>
    </w:sdt>
    <w:sdt>
      <w:sdtPr>
        <w:id w:val="1726314778"/>
        <w:tag w:val="goog_rdk_986"/>
      </w:sdtPr>
      <w:sdtContent>
        <w:p w:rsidR="00000000" w:rsidDel="00000000" w:rsidP="00000000" w:rsidRDefault="00000000" w:rsidRPr="00000000" w14:paraId="000000B6">
          <w:pPr>
            <w:ind w:left="1440" w:firstLine="0"/>
            <w:rPr>
              <w:ins w:author="Pushpa K" w:id="80" w:date="2026-09-23T10:04:37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Anonymous" w:id="81" w:date="2026-09-24T04:04:55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4T04:04:55Z">
              <w:pPr/>
            </w:pPrChange>
          </w:pPr>
          <w:sdt>
            <w:sdtPr>
              <w:id w:val="460094699"/>
              <w:tag w:val="goog_rdk_963"/>
            </w:sdtPr>
            <w:sdtContent>
              <w:ins w:author="Prawin A.K" w:id="76" w:date="2026-09-24T04:01:41Z">
                <w:sdt>
                  <w:sdtPr>
                    <w:id w:val="-45943436"/>
                    <w:tag w:val="goog_rdk_964"/>
                  </w:sdtPr>
                  <w:sdtContent>
                    <w:del w:author="Animefor Me" w:id="15" w:date="2026-09-29T09:36:34Z"/>
                  </w:sdtContent>
                </w:sdt>
              </w:ins>
              <w:sdt>
                <w:sdtPr>
                  <w:id w:val="2139922225"/>
                  <w:tag w:val="goog_rdk_965"/>
                </w:sdtPr>
                <w:sdtContent>
                  <w:ins w:author="Prawin A.K" w:id="76" w:date="2026-09-24T04:01:4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ccccccccccccccccccccccccccccc</w:delText>
                      </w:r>
                    </w:del>
                  </w:ins>
                </w:sdtContent>
              </w:sdt>
              <w:ins w:author="Prawin A.K" w:id="76" w:date="2026-09-24T04:01:41Z">
                <w:del w:author="Animefor Me" w:id="15" w:date="2026-09-29T09:36:34Z">
                  <w:sdt>
                    <w:sdtPr>
                      <w:id w:val="-1725566186"/>
                      <w:tag w:val="goog_rdk_96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ccccccccccccccccccccccccccc</w:delText>
                      </w:r>
                    </w:sdtContent>
                  </w:sdt>
                </w:del>
              </w:ins>
            </w:sdtContent>
          </w:sdt>
          <w:sdt>
            <w:sdtPr>
              <w:id w:val="701189152"/>
              <w:tag w:val="goog_rdk_967"/>
            </w:sdtPr>
            <w:sdtContent>
              <w:ins w:author="Anonymous" w:id="77" w:date="2026-09-24T04:20:57Z">
                <w:sdt>
                  <w:sdtPr>
                    <w:id w:val="572716257"/>
                    <w:tag w:val="goog_rdk_968"/>
                  </w:sdtPr>
                  <w:sdtContent>
                    <w:del w:author="Animefor Me" w:id="15" w:date="2026-09-29T09:36:34Z"/>
                  </w:sdtContent>
                </w:sdt>
              </w:ins>
              <w:sdt>
                <w:sdtPr>
                  <w:id w:val="-676812058"/>
                  <w:tag w:val="goog_rdk_969"/>
                </w:sdtPr>
                <w:sdtContent>
                  <w:ins w:author="Anonymous" w:id="77" w:date="2026-09-24T04:20:5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br w:type="textWrapping"/>
                      </w:r>
                    </w:del>
                  </w:ins>
                </w:sdtContent>
              </w:sdt>
              <w:ins w:author="Anonymous" w:id="77" w:date="2026-09-24T04:20:57Z">
                <w:del w:author="Animefor Me" w:id="15" w:date="2026-09-29T09:36:34Z"/>
              </w:ins>
            </w:sdtContent>
          </w:sdt>
          <w:sdt>
            <w:sdtPr>
              <w:id w:val="-822578929"/>
              <w:tag w:val="goog_rdk_970"/>
            </w:sdtPr>
            <w:sdtContent>
              <w:ins w:author="Prawin A.K" w:id="76" w:date="2026-09-24T04:01:41Z">
                <w:sdt>
                  <w:sdtPr>
                    <w:id w:val="-1682009009"/>
                    <w:tag w:val="goog_rdk_971"/>
                  </w:sdtPr>
                  <w:sdtContent>
                    <w:del w:author="Animefor Me" w:id="15" w:date="2026-09-29T09:36:34Z"/>
                  </w:sdtContent>
                </w:sdt>
              </w:ins>
            </w:sdtContent>
          </w:sdt>
          <w:sdt>
            <w:sdtPr>
              <w:id w:val="-474862130"/>
              <w:tag w:val="goog_rdk_972"/>
            </w:sdtPr>
            <w:sdtContent>
              <w:ins w:author="ꜱᴜʀᴇɴᴅʀᴀɴ. ᴄ" w:id="78" w:date="2026-09-25T06:22:21Z">
                <w:sdt>
                  <w:sdtPr>
                    <w:id w:val="-1893903799"/>
                    <w:tag w:val="goog_rdk_973"/>
                  </w:sdtPr>
                  <w:sdtContent>
                    <w:del w:author="Animefor Me" w:id="15" w:date="2026-09-29T09:36:34Z"/>
                  </w:sdtContent>
                </w:sdt>
              </w:ins>
              <w:sdt>
                <w:sdtPr>
                  <w:id w:val="-2051533826"/>
                  <w:tag w:val="goog_rdk_974"/>
                </w:sdtPr>
                <w:sdtContent>
                  <w:ins w:author="ꜱᴜʀᴇɴᴅʀᴀɴ. ᴄ" w:id="78" w:date="2026-09-25T06:22:2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Kj</w:delText>
                      </w:r>
                    </w:del>
                  </w:ins>
                </w:sdtContent>
              </w:sdt>
              <w:ins w:author="ꜱᴜʀᴇɴᴅʀᴀɴ. ᴄ" w:id="78" w:date="2026-09-25T06:22:21Z">
                <w:del w:author="Animefor Me" w:id="15" w:date="2026-09-29T09:36:34Z"/>
              </w:ins>
            </w:sdtContent>
          </w:sdt>
          <w:sdt>
            <w:sdtPr>
              <w:id w:val="-1861647627"/>
              <w:tag w:val="goog_rdk_975"/>
            </w:sdtPr>
            <w:sdtContent>
              <w:ins w:author="Prawin A.K" w:id="76" w:date="2026-09-24T04:01:41Z">
                <w:sdt>
                  <w:sdtPr>
                    <w:id w:val="420121314"/>
                    <w:tag w:val="goog_rdk_976"/>
                  </w:sdtPr>
                  <w:sdtContent>
                    <w:del w:author="Animefor Me" w:id="15" w:date="2026-09-29T09:36:34Z"/>
                  </w:sdtContent>
                </w:sdt>
              </w:ins>
              <w:sdt>
                <w:sdtPr>
                  <w:id w:val="-1444740756"/>
                  <w:tag w:val="goog_rdk_977"/>
                </w:sdtPr>
                <w:sdtContent>
                  <w:ins w:author="Prawin A.K" w:id="76" w:date="2026-09-24T04:01:41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cccsc</w:delText>
                      </w:r>
                    </w:del>
                  </w:ins>
                </w:sdtContent>
              </w:sdt>
              <w:ins w:author="Prawin A.K" w:id="76" w:date="2026-09-24T04:01:41Z">
                <w:del w:author="Animefor Me" w:id="15" w:date="2026-09-29T09:36:34Z"/>
              </w:ins>
            </w:sdtContent>
          </w:sdt>
          <w:sdt>
            <w:sdtPr>
              <w:id w:val="2073093872"/>
              <w:tag w:val="goog_rdk_978"/>
            </w:sdtPr>
            <w:sdtContent>
              <w:del w:author="Animefor Me" w:id="15" w:date="2026-09-29T09:36:34Z"/>
            </w:sdtContent>
          </w:sdt>
          <w:sdt>
            <w:sdtPr>
              <w:id w:val="1343682919"/>
              <w:tag w:val="goog_rdk_979"/>
            </w:sdtPr>
            <w:sdtContent>
              <w:ins w:author="Anonymous" w:id="79" w:date="2026-09-23T13:27:16Z">
                <w:sdt>
                  <w:sdtPr>
                    <w:id w:val="1050847844"/>
                    <w:tag w:val="goog_rdk_980"/>
                  </w:sdtPr>
                  <w:sdtContent>
                    <w:del w:author="Animefor Me" w:id="15" w:date="2026-09-29T09:36:34Z"/>
                  </w:sdtContent>
                </w:sdt>
              </w:ins>
              <w:sdt>
                <w:sdtPr>
                  <w:id w:val="-679639094"/>
                  <w:tag w:val="goog_rdk_981"/>
                </w:sdtPr>
                <w:sdtContent>
                  <w:ins w:author="Anonymous" w:id="79" w:date="2026-09-23T13:27:16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tab/>
                      </w:r>
                    </w:del>
                  </w:ins>
                </w:sdtContent>
              </w:sdt>
              <w:ins w:author="Anonymous" w:id="79" w:date="2026-09-23T13:27:16Z">
                <w:del w:author="Animefor Me" w:id="15" w:date="2026-09-29T09:36:34Z"/>
              </w:ins>
            </w:sdtContent>
          </w:sdt>
          <w:sdt>
            <w:sdtPr>
              <w:id w:val="-767778648"/>
              <w:tag w:val="goog_rdk_982"/>
            </w:sdtPr>
            <w:sdtContent>
              <w:del w:author="Animefor Me" w:id="15" w:date="2026-09-29T09:36:34Z"/>
            </w:sdtContent>
          </w:sdt>
          <w:sdt>
            <w:sdtPr>
              <w:id w:val="-828010654"/>
              <w:tag w:val="goog_rdk_983"/>
            </w:sdtPr>
            <w:sdtContent>
              <w:ins w:author="Pushpa K" w:id="80" w:date="2026-09-23T10:04:37Z">
                <w:sdt>
                  <w:sdtPr>
                    <w:id w:val="1826558822"/>
                    <w:tag w:val="goog_rdk_984"/>
                  </w:sdtPr>
                  <w:sdtContent>
                    <w:del w:author="Animefor Me" w:id="15" w:date="2026-09-29T09:36:34Z"/>
                  </w:sdtContent>
                </w:sdt>
              </w:ins>
              <w:sdt>
                <w:sdtPr>
                  <w:id w:val="-258498167"/>
                  <w:tag w:val="goog_rdk_985"/>
                </w:sdtPr>
                <w:sdtContent>
                  <w:ins w:author="Pushpa K" w:id="80" w:date="2026-09-23T10:04:37Z">
                    <w:del w:author="Animefor Me" w:id="15" w:date="2026-09-29T09:36:34Z">
                      <w:r w:rsidDel="00000000" w:rsidR="00000000" w:rsidRPr="00000000">
                        <w:rPr>
                          <w:rtl w:val="0"/>
                        </w:rPr>
                      </w:r>
                    </w:del>
                  </w:ins>
                </w:sdtContent>
              </w:sdt>
              <w:ins w:author="Pushpa K" w:id="80" w:date="2026-09-23T10:04:37Z">
                <w:del w:author="Animefor Me" w:id="15" w:date="2026-09-29T09:36:34Z"/>
              </w:ins>
            </w:sdtContent>
          </w:sdt>
        </w:p>
      </w:sdtContent>
    </w:sdt>
    <w:sdt>
      <w:sdtPr>
        <w:id w:val="-652707088"/>
        <w:tag w:val="goog_rdk_993"/>
      </w:sdtPr>
      <w:sdtContent>
        <w:p w:rsidR="00000000" w:rsidDel="00000000" w:rsidP="00000000" w:rsidRDefault="00000000" w:rsidRPr="00000000" w14:paraId="000000B7">
          <w:pPr>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8594552"/>
              <w:tag w:val="goog_rdk_990"/>
            </w:sdtPr>
            <w:sdtContent>
              <w:ins w:author="Anonymous" w:id="82" w:date="2026-09-23T09:48:44Z">
                <w:sdt>
                  <w:sdtPr>
                    <w:id w:val="636173209"/>
                    <w:tag w:val="goog_rdk_991"/>
                  </w:sdtPr>
                  <w:sdtContent>
                    <w:del w:author="Animefor Me" w:id="15" w:date="2026-09-29T09:36:34Z"/>
                  </w:sdtContent>
                </w:sdt>
              </w:ins>
              <w:sdt>
                <w:sdtPr>
                  <w:id w:val="-1074357840"/>
                  <w:tag w:val="goog_rdk_992"/>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sdt>
      <w:sdtPr>
        <w:lock w:val="contentLocked"/>
        <w:id w:val="-960121536"/>
        <w:tag w:val="goog_rdk_1109"/>
      </w:sdtPr>
      <w:sdtContent>
        <w:tbl>
          <w:tblPr>
            <w:tblStyle w:val="Table3"/>
            <w:tblW w:w="94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4309"/>
            <w:gridCol w:w="2592"/>
            <w:tblGridChange w:id="0">
              <w:tblGrid>
                <w:gridCol w:w="2592"/>
                <w:gridCol w:w="4309"/>
                <w:gridCol w:w="2592"/>
              </w:tblGrid>
            </w:tblGridChange>
          </w:tblGrid>
          <w:sdt>
            <w:sdtPr>
              <w:id w:val="665795240"/>
              <w:tag w:val="goog_rdk_994"/>
            </w:sdtPr>
            <w:sdtContent>
              <w:tr>
                <w:trPr>
                  <w:cantSplit w:val="0"/>
                  <w:trHeight w:val="520" w:hRule="atLeast"/>
                  <w:tblHeader w:val="1"/>
                  <w:ins w:author="Anonymous" w:id="82" w:date="2026-09-23T09:48:44Z"/>
                  <w:del w:author="Animefor Me" w:id="15" w:date="2026-09-29T09:36:34Z"/>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sdt>
                    <w:sdtPr>
                      <w:id w:val="-793560960"/>
                      <w:tag w:val="goog_rdk_998"/>
                    </w:sdtPr>
                    <w:sdtContent>
                      <w:p w:rsidR="00000000" w:rsidDel="00000000" w:rsidP="00000000" w:rsidRDefault="00000000" w:rsidRPr="00000000" w14:paraId="000000B8">
                        <w:pPr>
                          <w:pStyle w:val="Heading2"/>
                          <w:widowControl w:val="0"/>
                          <w:spacing w:after="120" w:before="120" w:line="240" w:lineRule="auto"/>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42480389"/>
                            <w:tag w:val="goog_rdk_995"/>
                          </w:sdtPr>
                          <w:sdtContent>
                            <w:ins w:author="Anonymous" w:id="82" w:date="2026-09-23T09:48:44Z">
                              <w:sdt>
                                <w:sdtPr>
                                  <w:id w:val="-1832792803"/>
                                  <w:tag w:val="goog_rdk_996"/>
                                </w:sdtPr>
                                <w:sdtContent>
                                  <w:del w:author="Animefor Me" w:id="15" w:date="2026-09-29T09:36:34Z"/>
                                </w:sdtContent>
                              </w:sdt>
                            </w:ins>
                            <w:sdt>
                              <w:sdtPr>
                                <w:id w:val="-1311022584"/>
                                <w:tag w:val="goog_rdk_997"/>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Anonymous" w:id="82" w:date="2026-09-23T09:48:44Z">
                              <w:del w:author="Animefor Me" w:id="15" w:date="2026-09-29T09:36:34Z">
                                <w:bookmarkStart w:colFirst="0" w:colLast="0" w:name="_heading=h.4sjnbib6iv66" w:id="56"/>
                                <w:bookmarkEnd w:id="56"/>
                              </w:del>
                            </w:ins>
                          </w:sdtContent>
                        </w:sdt>
                      </w:p>
                    </w:sdtContent>
                  </w:sdt>
                </w:tc>
              </w:tr>
            </w:sdtContent>
          </w:sdt>
          <w:sdt>
            <w:sdtPr>
              <w:id w:val="1142039433"/>
              <w:tag w:val="goog_rdk_1007"/>
            </w:sdtPr>
            <w:sdtContent>
              <w:tr>
                <w:trPr>
                  <w:cantSplit w:val="0"/>
                  <w:tblHeader w:val="1"/>
                  <w:ins w:author="Anonymous" w:id="82"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sdt>
                    <w:sdtPr>
                      <w:id w:val="1955203387"/>
                      <w:tag w:val="goog_rdk_1011"/>
                    </w:sdtPr>
                    <w:sdtContent>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670697"/>
                            <w:tag w:val="goog_rdk_1008"/>
                          </w:sdtPr>
                          <w:sdtContent>
                            <w:ins w:author="Anonymous" w:id="82" w:date="2026-09-23T09:48:44Z">
                              <w:sdt>
                                <w:sdtPr>
                                  <w:id w:val="1025217529"/>
                                  <w:tag w:val="goog_rdk_1009"/>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26916895" name="image4.png"/>
                                          <a:graphic>
                                            <a:graphicData uri="http://schemas.openxmlformats.org/drawingml/2006/picture">
                                              <pic:pic>
                                                <pic:nvPicPr>
                                                  <pic:cNvPr descr="Files" id="0" name="image4.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907354223"/>
                                <w:tag w:val="goog_rdk_1010"/>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File</w:delText>
                                    </w:r>
                                  </w:del>
                                </w:ins>
                              </w:sdtContent>
                            </w:sdt>
                            <w:ins w:author="Anonymous" w:id="82"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sdt>
                    <w:sdtPr>
                      <w:id w:val="393127587"/>
                      <w:tag w:val="goog_rdk_1015"/>
                    </w:sdtPr>
                    <w:sdtContent>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3690986"/>
                            <w:tag w:val="goog_rdk_1012"/>
                          </w:sdtPr>
                          <w:sdtContent>
                            <w:ins w:author="Anonymous" w:id="82" w:date="2026-09-23T09:48:44Z">
                              <w:sdt>
                                <w:sdtPr>
                                  <w:id w:val="152670369"/>
                                  <w:tag w:val="goog_rdk_1013"/>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126916893" name="image2.png"/>
                                          <a:graphic>
                                            <a:graphicData uri="http://schemas.openxmlformats.org/drawingml/2006/picture">
                                              <pic:pic>
                                                <pic:nvPicPr>
                                                  <pic:cNvPr descr="No type" id="0" name="image2.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1060856373"/>
                                <w:tag w:val="goog_rdk_1014"/>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Description</w:delText>
                                    </w:r>
                                  </w:del>
                                </w:ins>
                              </w:sdtContent>
                            </w:sdt>
                            <w:ins w:author="Anonymous" w:id="82"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sdt>
                    <w:sdtPr>
                      <w:id w:val="410798056"/>
                      <w:tag w:val="goog_rdk_1019"/>
                    </w:sdtPr>
                    <w:sdtContent>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6352799"/>
                            <w:tag w:val="goog_rdk_1016"/>
                          </w:sdtPr>
                          <w:sdtContent>
                            <w:ins w:author="Anonymous" w:id="82" w:date="2026-09-23T09:48:44Z">
                              <w:sdt>
                                <w:sdtPr>
                                  <w:id w:val="937253112"/>
                                  <w:tag w:val="goog_rdk_1017"/>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2126916892" name="image1.png"/>
                                          <a:graphic>
                                            <a:graphicData uri="http://schemas.openxmlformats.org/drawingml/2006/picture">
                                              <pic:pic>
                                                <pic:nvPicPr>
                                                  <pic:cNvPr descr="Drop-downs" id="0" name="image1.png"/>
                                                  <pic:cNvPicPr preferRelativeResize="0"/>
                                                </pic:nvPicPr>
                                                <pic:blipFill>
                                                  <a:blip r:embed="rId23"/>
                                                  <a:srcRect b="0" l="0" r="0" t="0"/>
                                                  <a:stretch>
                                                    <a:fillRect/>
                                                  </a:stretch>
                                                </pic:blipFill>
                                                <pic:spPr>
                                                  <a:xfrm>
                                                    <a:off x="0" y="0"/>
                                                    <a:ext cx="190500" cy="152400"/>
                                                  </a:xfrm>
                                                  <a:prstGeom prst="rect"/>
                                                  <a:ln/>
                                                </pic:spPr>
                                              </pic:pic>
                                            </a:graphicData>
                                          </a:graphic>
                                        </wp:inline>
                                      </w:drawing>
                                    </w:r>
                                  </w:del>
                                </w:sdtContent>
                              </w:sdt>
                            </w:ins>
                            <w:sdt>
                              <w:sdtPr>
                                <w:id w:val="552248558"/>
                                <w:tag w:val="goog_rdk_1018"/>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Status</w:delText>
                                    </w:r>
                                  </w:del>
                                </w:ins>
                              </w:sdtContent>
                            </w:sdt>
                            <w:ins w:author="Anonymous" w:id="82" w:date="2026-09-23T09:48:44Z">
                              <w:del w:author="Animefor Me" w:id="15" w:date="2026-09-29T09:36:34Z"/>
                            </w:ins>
                          </w:sdtContent>
                        </w:sdt>
                      </w:p>
                    </w:sdtContent>
                  </w:sdt>
                </w:tc>
              </w:tr>
            </w:sdtContent>
          </w:sdt>
          <w:sdt>
            <w:sdtPr>
              <w:id w:val="-86229741"/>
              <w:tag w:val="goog_rdk_1020"/>
            </w:sdtPr>
            <w:sdtContent>
              <w:tr>
                <w:trPr>
                  <w:cantSplit w:val="0"/>
                  <w:tblHeader w:val="0"/>
                  <w:ins w:author="Anonymous" w:id="82"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650173090"/>
                      <w:tag w:val="goog_rdk_1040"/>
                    </w:sdtPr>
                    <w:sdtContent>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29595222"/>
                            <w:tag w:val="goog_rdk_1023"/>
                          </w:sdtPr>
                          <w:sdtContent>
                            <w:ins w:author="Nishitha Nishitha" w:id="83" w:date="2026-09-23T13:20:27Z">
                              <w:sdt>
                                <w:sdtPr>
                                  <w:id w:val="307282243"/>
                                  <w:tag w:val="goog_rdk_1024"/>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294296304"/>
                                        <w:tag w:val="goog_rdk_1025"/>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492368864"/>
                            <w:tag w:val="goog_rdk_1026"/>
                          </w:sdtPr>
                          <w:sdtContent>
                            <w:ins w:author="Anonymous" w:id="82" w:date="2026-09-23T09:48:44Z">
                              <w:sdt>
                                <w:sdtPr>
                                  <w:id w:val="453362367"/>
                                  <w:tag w:val="goog_rdk_1027"/>
                                </w:sdtPr>
                                <w:sdtContent>
                                  <w:del w:author="Animefor Me" w:id="15" w:date="2026-09-29T09:36:34Z"/>
                                </w:sdtContent>
                              </w:sdt>
                            </w:ins>
                          </w:sdtContent>
                        </w:sdt>
                        <w:sdt>
                          <w:sdtPr>
                            <w:id w:val="1365726543"/>
                            <w:tag w:val="goog_rdk_1028"/>
                          </w:sdtPr>
                          <w:sdtContent>
                            <w:ins w:author="sivasankari" w:id="84" w:date="2026-09-24T09:36:24Z">
                              <w:sdt>
                                <w:sdtPr>
                                  <w:id w:val="-2054702403"/>
                                  <w:tag w:val="goog_rdk_1029"/>
                                </w:sdtPr>
                                <w:sdtContent>
                                  <w:del w:author="Animefor Me" w:id="15" w:date="2026-09-29T09:36:34Z">
                                    <w:r w:rsidDel="00000000" w:rsidR="00000000" w:rsidRPr="00000000">
                                      <w:fldChar w:fldCharType="begin"/>
                                    </w:r>
                                    <w:r w:rsidDel="00000000" w:rsidR="00000000" w:rsidRPr="00000000">
                                      <w:delInstrText xml:space="preserve">HYPERLINK "https://docs.google.com/document/u/0/d/1p7dCKt2A_LH47W1kZfNn7RalKlu_HQYkRIRoVUGQPLY/edit"</w:delInstrText>
                                    </w:r>
                                    <w:r w:rsidDel="00000000" w:rsidR="00000000" w:rsidRPr="00000000">
                                      <w:fldChar w:fldCharType="separate"/>
                                    </w:r>
                                    <w:sdt>
                                      <w:sdtPr>
                                        <w:id w:val="1309322599"/>
                                        <w:tag w:val="goog_rdk_1030"/>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FitBuddy – AI Fitness Plan Generator using Gemini Models</w:delText>
                                        </w:r>
                                      </w:sdtContent>
                                    </w:sdt>
                                    <w:r w:rsidDel="00000000" w:rsidR="00000000" w:rsidRPr="00000000">
                                      <w:fldChar w:fldCharType="end"/>
                                    </w:r>
                                  </w:del>
                                </w:sdtContent>
                              </w:sdt>
                            </w:ins>
                          </w:sdtContent>
                        </w:sdt>
                        <w:sdt>
                          <w:sdtPr>
                            <w:id w:val="1099179575"/>
                            <w:tag w:val="goog_rdk_1031"/>
                          </w:sdtPr>
                          <w:sdtContent>
                            <w:ins w:author="Anonymous" w:id="82" w:date="2026-09-23T09:48:44Z">
                              <w:sdt>
                                <w:sdtPr>
                                  <w:id w:val="-731125179"/>
                                  <w:tag w:val="goog_rdk_1032"/>
                                </w:sdtPr>
                                <w:sdtContent>
                                  <w:del w:author="Animefor Me" w:id="15" w:date="2026-09-29T09:36:34Z"/>
                                </w:sdtContent>
                              </w:sdt>
                            </w:ins>
                            <w:sdt>
                              <w:sdtPr>
                                <w:id w:val="515110530"/>
                                <w:tag w:val="goog_rdk_1033"/>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2" w:date="2026-09-23T09:48:44Z">
                              <w:del w:author="Animefor Me" w:id="15" w:date="2026-09-29T09:36:34Z"/>
                            </w:ins>
                          </w:sdtContent>
                        </w:sdt>
                        <w:sdt>
                          <w:sdtPr>
                            <w:id w:val="1260533287"/>
                            <w:tag w:val="goog_rdk_1034"/>
                          </w:sdtPr>
                          <w:sdtContent>
                            <w:ins w:author="Sadhana.D" w:id="85" w:date="2026-09-23T14:35:43Z">
                              <w:sdt>
                                <w:sdtPr>
                                  <w:id w:val="-215856199"/>
                                  <w:tag w:val="goog_rdk_1035"/>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907722910"/>
                                        <w:tag w:val="goog_rdk_1036"/>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910017684"/>
                            <w:tag w:val="goog_rdk_1037"/>
                          </w:sdtPr>
                          <w:sdtContent>
                            <w:ins w:author="Anonymous" w:id="82" w:date="2026-09-23T09:48:44Z">
                              <w:sdt>
                                <w:sdtPr>
                                  <w:id w:val="-1337509885"/>
                                  <w:tag w:val="goog_rdk_1038"/>
                                </w:sdtPr>
                                <w:sdtContent>
                                  <w:del w:author="Animefor Me" w:id="15" w:date="2026-09-29T09:36:34Z"/>
                                </w:sdtContent>
                              </w:sdt>
                            </w:ins>
                            <w:sdt>
                              <w:sdtPr>
                                <w:id w:val="907742723"/>
                                <w:tag w:val="goog_rdk_1039"/>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751017599"/>
                      <w:tag w:val="goog_rdk_1044"/>
                    </w:sdtPr>
                    <w:sdtContent>
                      <w:p w:rsidR="00000000" w:rsidDel="00000000" w:rsidP="00000000" w:rsidRDefault="00000000" w:rsidRPr="00000000" w14:paraId="000000BF">
                        <w:pPr>
                          <w:widowControl w:val="0"/>
                          <w:spacing w:after="0" w:line="240" w:lineRule="auto"/>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Sadhana.D" w:id="0" w:date="2026-09-23T14:35:27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774138504"/>
                            <w:tag w:val="goog_rdk_1041"/>
                          </w:sdtPr>
                          <w:sdtContent>
                            <w:ins w:author="Anonymous" w:id="82" w:date="2026-09-23T09:48:44Z">
                              <w:sdt>
                                <w:sdtPr>
                                  <w:id w:val="-2114154121"/>
                                  <w:tag w:val="goog_rdk_1042"/>
                                </w:sdtPr>
                                <w:sdtContent>
                                  <w:del w:author="Animefor Me" w:id="15" w:date="2026-09-29T09:36:34Z"/>
                                </w:sdtContent>
                              </w:sdt>
                            </w:ins>
                            <w:sdt>
                              <w:sdtPr>
                                <w:id w:val="463930411"/>
                                <w:tag w:val="goog_rdk_1043"/>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521867934"/>
                      <w:tag w:val="goog_rdk_1050"/>
                    </w:sdtPr>
                    <w:sdtContent>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rubala .B baskaran" w:id="87" w:date="2026-09-23T11:48:47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7432725"/>
                            <w:tag w:val="goog_rdk_1045"/>
                          </w:sdtPr>
                          <w:sdtContent>
                            <w:ins w:author="Anonymous" w:id="82" w:date="2026-09-23T09:48:44Z">
                              <w:sdt>
                                <w:sdtPr>
                                  <w:id w:val="-96774353"/>
                                  <w:tag w:val="goog_rdk_1046"/>
                                </w:sdtPr>
                                <w:sdtContent>
                                  <w:del w:author="Animefor Me" w:id="15" w:date="2026-09-29T09:36:34Z">
                                    <w:sdt>
                                      <w:sdtPr>
                                        <w:alias w:val="Review status"/>
                                        <w:id w:val="-1223545434"/>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del>
                                </w:sdtContent>
                              </w:sdt>
                            </w:ins>
                          </w:sdtContent>
                        </w:sdt>
                        <w:sdt>
                          <w:sdtPr>
                            <w:id w:val="1692260770"/>
                            <w:tag w:val="goog_rdk_1047"/>
                          </w:sdtPr>
                          <w:sdtContent>
                            <w:ins w:author="sarubala .B baskaran" w:id="87" w:date="2026-09-23T11:48:47Z">
                              <w:sdt>
                                <w:sdtPr>
                                  <w:id w:val="-1643229046"/>
                                  <w:tag w:val="goog_rdk_1048"/>
                                </w:sdtPr>
                                <w:sdtContent>
                                  <w:del w:author="Animefor Me" w:id="15" w:date="2026-09-29T09:36:34Z"/>
                                </w:sdtContent>
                              </w:sdt>
                            </w:ins>
                            <w:sdt>
                              <w:sdtPr>
                                <w:id w:val="-1584070279"/>
                                <w:tag w:val="goog_rdk_1049"/>
                              </w:sdtPr>
                              <w:sdtContent>
                                <w:ins w:author="sarubala .B baskaran" w:id="87" w:date="2026-09-23T11:48:47Z">
                                  <w:del w:author="Animefor Me" w:id="15" w:date="2026-09-29T09:36:34Z">
                                    <w:r w:rsidDel="00000000" w:rsidR="00000000" w:rsidRPr="00000000">
                                      <w:rPr>
                                        <w:rtl w:val="0"/>
                                      </w:rPr>
                                    </w:r>
                                  </w:del>
                                </w:ins>
                              </w:sdtContent>
                            </w:sdt>
                            <w:ins w:author="sarubala .B baskaran" w:id="87" w:date="2026-09-23T11:48:47Z">
                              <w:del w:author="Animefor Me" w:id="15" w:date="2026-09-29T09:36:34Z"/>
                            </w:ins>
                          </w:sdtContent>
                        </w:sdt>
                      </w:p>
                    </w:sdtContent>
                  </w:sdt>
                  <w:sdt>
                    <w:sdtPr>
                      <w:id w:val="-849052932"/>
                      <w:tag w:val="goog_rdk_1056"/>
                    </w:sdtPr>
                    <w:sdtContent>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6159382"/>
                            <w:tag w:val="goog_rdk_1053"/>
                          </w:sdtPr>
                          <w:sdtContent>
                            <w:ins w:author="Anonymous" w:id="82" w:date="2026-09-23T09:48:44Z">
                              <w:sdt>
                                <w:sdtPr>
                                  <w:id w:val="1974179094"/>
                                  <w:tag w:val="goog_rdk_1054"/>
                                </w:sdtPr>
                                <w:sdtContent>
                                  <w:del w:author="Animefor Me" w:id="15" w:date="2026-09-29T09:36:34Z"/>
                                </w:sdtContent>
                              </w:sdt>
                            </w:ins>
                            <w:sdt>
                              <w:sdtPr>
                                <w:id w:val="1352012409"/>
                                <w:tag w:val="goog_rdk_1055"/>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r>
            </w:sdtContent>
          </w:sdt>
          <w:sdt>
            <w:sdtPr>
              <w:id w:val="244121119"/>
              <w:tag w:val="goog_rdk_1057"/>
            </w:sdtPr>
            <w:sdtContent>
              <w:tr>
                <w:trPr>
                  <w:cantSplit w:val="0"/>
                  <w:tblHeader w:val="0"/>
                  <w:ins w:author="Anonymous" w:id="82"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694181217"/>
                      <w:tag w:val="goog_rdk_1067"/>
                    </w:sdtPr>
                    <w:sdtContent>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5858554"/>
                            <w:tag w:val="goog_rdk_1060"/>
                          </w:sdtPr>
                          <w:sdtContent>
                            <w:ins w:author="Nishitha Nishitha" w:id="88" w:date="2026-09-23T13:37:40Z">
                              <w:sdt>
                                <w:sdtPr>
                                  <w:id w:val="-2058140859"/>
                                  <w:tag w:val="goog_rdk_1061"/>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617537871"/>
                                        <w:tag w:val="goog_rdk_106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962157892"/>
                            <w:tag w:val="goog_rdk_1063"/>
                          </w:sdtPr>
                          <w:sdtContent>
                            <w:ins w:author="Anonymous" w:id="82" w:date="2026-09-23T09:48:44Z">
                              <w:sdt>
                                <w:sdtPr>
                                  <w:id w:val="-618566110"/>
                                  <w:tag w:val="goog_rdk_1064"/>
                                </w:sdtPr>
                                <w:sdtContent>
                                  <w:del w:author="Animefor Me" w:id="15" w:date="2026-09-29T09:36:34Z"/>
                                </w:sdtContent>
                              </w:sdt>
                            </w:ins>
                            <w:sdt>
                              <w:sdtPr>
                                <w:id w:val="-1155376089"/>
                                <w:tag w:val="goog_rdk_1065"/>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2" w:date="2026-09-23T09:48:44Z">
                              <w:del w:author="Animefor Me" w:id="15" w:date="2026-09-29T09:36:34Z">
                                <w:sdt>
                                  <w:sdtPr>
                                    <w:id w:val="182014346"/>
                                    <w:tag w:val="goog_rdk_1066"/>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182694544"/>
                      <w:tag w:val="goog_rdk_1076"/>
                    </w:sdtPr>
                    <w:sdtContent>
                      <w:p w:rsidR="00000000" w:rsidDel="00000000" w:rsidP="00000000" w:rsidRDefault="00000000" w:rsidRPr="00000000" w14:paraId="000000C3">
                        <w:pPr>
                          <w:widowControl w:val="0"/>
                          <w:spacing w:after="0" w:lineRule="auto"/>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Kishore Anand" w:id="0" w:date="2026-09-24T10:51:26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1142084373"/>
                            <w:tag w:val="goog_rdk_1070"/>
                          </w:sdtPr>
                          <w:sdtContent>
                            <w:ins w:author="Kishore Anand" w:id="89" w:date="2026-09-24T10:51:26Z">
                              <w:sdt>
                                <w:sdtPr>
                                  <w:id w:val="933271638"/>
                                  <w:tag w:val="goog_rdk_1071"/>
                                </w:sdtPr>
                                <w:sdtContent>
                                  <w:del w:author="Animefor Me" w:id="15" w:date="2026-09-29T09:36:34Z">
                                    <w:r w:rsidDel="00000000" w:rsidR="00000000" w:rsidRPr="00000000">
                                      <w:fldChar w:fldCharType="begin"/>
                                    </w:r>
                                    <w:r w:rsidDel="00000000" w:rsidR="00000000" w:rsidRPr="00000000">
                                      <w:delInstrText xml:space="preserve">HYPERLINK "https://docs.google.com/document/u/0/d/1qfB_S3qCLtBpc3etJkYvZkdMlBKCmvYK/edit"</w:delInstrText>
                                    </w:r>
                                    <w:r w:rsidDel="00000000" w:rsidR="00000000" w:rsidRPr="00000000">
                                      <w:fldChar w:fldCharType="separate"/>
                                    </w:r>
                                    <w:sdt>
                                      <w:sdtPr>
                                        <w:id w:val="1344265057"/>
                                        <w:tag w:val="goog_rdk_1072"/>
                                      </w:sdtPr>
                                      <w:sdtContent>
                                        <w:r w:rsidDel="00000000" w:rsidR="00000000" w:rsidRPr="00000000">
                                          <w:rPr>
                                            <w:rtl w:val="0"/>
                                            <w:rPrChange w:author="Animefor Me" w:id="18" w:date="2026-09-29T09:36:34Z">
                                              <w:rPr>
                                                <w:rFonts w:ascii="Arial" w:cs="Arial" w:eastAsia="Arial" w:hAnsi="Arial"/>
                                                <w:b w:val="0"/>
                                                <w:bCs w:val="0"/>
                                                <w:i w:val="0"/>
                                                <w:iCs w:val="0"/>
                                                <w:smallCaps w:val="0"/>
                                                <w:strike w:val="0"/>
                                                <w:color w:val="0000ee"/>
                                                <w:sz w:val="22"/>
                                                <w:szCs w:val="22"/>
                                                <w:u w:val="single"/>
                                                <w:shd w:fill="auto" w:val="clear"/>
                                                <w:vertAlign w:val="baseline"/>
                                              </w:rPr>
                                            </w:rPrChange>
                                          </w:rPr>
                                          <w:delText xml:space="preserve">EduGenie-Google Gemini Powered Learning Assistant_Document.docx</w:delText>
                                        </w:r>
                                      </w:sdtContent>
                                    </w:sdt>
                                    <w:r w:rsidDel="00000000" w:rsidR="00000000" w:rsidRPr="00000000">
                                      <w:fldChar w:fldCharType="end"/>
                                    </w:r>
                                  </w:del>
                                </w:sdtContent>
                              </w:sdt>
                            </w:ins>
                          </w:sdtContent>
                        </w:sdt>
                        <w:sdt>
                          <w:sdtPr>
                            <w:id w:val="1320367838"/>
                            <w:tag w:val="goog_rdk_1073"/>
                          </w:sdtPr>
                          <w:sdtContent>
                            <w:ins w:author="Anonymous" w:id="82" w:date="2026-09-23T09:48:44Z">
                              <w:sdt>
                                <w:sdtPr>
                                  <w:id w:val="-286661138"/>
                                  <w:tag w:val="goog_rdk_1074"/>
                                </w:sdtPr>
                                <w:sdtContent>
                                  <w:del w:author="Animefor Me" w:id="15" w:date="2026-09-29T09:36:34Z"/>
                                </w:sdtContent>
                              </w:sdt>
                            </w:ins>
                            <w:sdt>
                              <w:sdtPr>
                                <w:id w:val="650760460"/>
                                <w:tag w:val="goog_rdk_1075"/>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394755861"/>
                      <w:tag w:val="goog_rdk_1080"/>
                    </w:sdtPr>
                    <w:sdtContent>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3577908"/>
                            <w:tag w:val="goog_rdk_1077"/>
                          </w:sdtPr>
                          <w:sdtContent>
                            <w:ins w:author="Anonymous" w:id="82" w:date="2026-09-23T09:48:44Z">
                              <w:sdt>
                                <w:sdtPr>
                                  <w:id w:val="-229007021"/>
                                  <w:tag w:val="goog_rdk_1078"/>
                                </w:sdtPr>
                                <w:sdtContent>
                                  <w:del w:author="Animefor Me" w:id="15" w:date="2026-09-29T09:36:34Z">
                                    <w:sdt>
                                      <w:sdtPr>
                                        <w:alias w:val="Review status"/>
                                        <w:id w:val="-1947251539"/>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del>
                                </w:sdtContent>
                              </w:sdt>
                            </w:ins>
                            <w:sdt>
                              <w:sdtPr>
                                <w:id w:val="844601263"/>
                                <w:tag w:val="goog_rdk_1079"/>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r>
            </w:sdtContent>
          </w:sdt>
          <w:sdt>
            <w:sdtPr>
              <w:id w:val="1093747032"/>
              <w:tag w:val="goog_rdk_1081"/>
            </w:sdtPr>
            <w:sdtContent>
              <w:tr>
                <w:trPr>
                  <w:cantSplit w:val="0"/>
                  <w:tblHeader w:val="0"/>
                  <w:ins w:author="Anonymous" w:id="82"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824228443"/>
                      <w:tag w:val="goog_rdk_1086"/>
                    </w:sdtPr>
                    <w:sdtContent>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0438626"/>
                            <w:tag w:val="goog_rdk_1082"/>
                          </w:sdtPr>
                          <w:sdtContent>
                            <w:ins w:author="Anonymous" w:id="82" w:date="2026-09-23T09:48:44Z">
                              <w:sdt>
                                <w:sdtPr>
                                  <w:id w:val="-256973447"/>
                                  <w:tag w:val="goog_rdk_1083"/>
                                </w:sdtPr>
                                <w:sdtContent>
                                  <w:del w:author="Animefor Me" w:id="15" w:date="2026-09-29T09:36:34Z"/>
                                </w:sdtContent>
                              </w:sdt>
                            </w:ins>
                            <w:sdt>
                              <w:sdtPr>
                                <w:id w:val="743502877"/>
                                <w:tag w:val="goog_rdk_1084"/>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2" w:date="2026-09-23T09:48:44Z">
                              <w:del w:author="Animefor Me" w:id="15" w:date="2026-09-29T09:36:34Z">
                                <w:sdt>
                                  <w:sdtPr>
                                    <w:id w:val="1433294223"/>
                                    <w:tag w:val="goog_rdk_1085"/>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670292492"/>
                      <w:tag w:val="goog_rdk_1090"/>
                    </w:sdtPr>
                    <w:sdtContent>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6705592"/>
                            <w:tag w:val="goog_rdk_1087"/>
                          </w:sdtPr>
                          <w:sdtContent>
                            <w:ins w:author="Anonymous" w:id="82" w:date="2026-09-23T09:48:44Z">
                              <w:sdt>
                                <w:sdtPr>
                                  <w:id w:val="-129142847"/>
                                  <w:tag w:val="goog_rdk_1088"/>
                                </w:sdtPr>
                                <w:sdtContent>
                                  <w:del w:author="Animefor Me" w:id="15" w:date="2026-09-29T09:36:34Z"/>
                                </w:sdtContent>
                              </w:sdt>
                            </w:ins>
                            <w:sdt>
                              <w:sdtPr>
                                <w:id w:val="-40562753"/>
                                <w:tag w:val="goog_rdk_1089"/>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2037081405"/>
                      <w:tag w:val="goog_rdk_1094"/>
                    </w:sdtPr>
                    <w:sdtContent>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6147541"/>
                            <w:tag w:val="goog_rdk_1091"/>
                          </w:sdtPr>
                          <w:sdtContent>
                            <w:ins w:author="Anonymous" w:id="82" w:date="2026-09-23T09:48:44Z">
                              <w:sdt>
                                <w:sdtPr>
                                  <w:id w:val="-1880357930"/>
                                  <w:tag w:val="goog_rdk_1092"/>
                                </w:sdtPr>
                                <w:sdtContent>
                                  <w:del w:author="Animefor Me" w:id="15" w:date="2026-09-29T09:36:34Z">
                                    <w:sdt>
                                      <w:sdtPr>
                                        <w:alias w:val="Review status"/>
                                        <w:id w:val="-659626483"/>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del>
                                </w:sdtContent>
                              </w:sdt>
                            </w:ins>
                            <w:sdt>
                              <w:sdtPr>
                                <w:id w:val="1164403776"/>
                                <w:tag w:val="goog_rdk_1093"/>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r>
            </w:sdtContent>
          </w:sdt>
          <w:sdt>
            <w:sdtPr>
              <w:id w:val="101168859"/>
              <w:tag w:val="goog_rdk_1095"/>
            </w:sdtPr>
            <w:sdtContent>
              <w:tr>
                <w:trPr>
                  <w:cantSplit w:val="0"/>
                  <w:tblHeader w:val="0"/>
                  <w:ins w:author="Anonymous" w:id="82" w:date="2026-09-23T09:48:44Z"/>
                  <w:del w:author="Animefor Me" w:id="15" w:date="2026-09-29T09:36:3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2114944788"/>
                      <w:tag w:val="goog_rdk_1100"/>
                    </w:sdtPr>
                    <w:sdtContent>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2513692"/>
                            <w:tag w:val="goog_rdk_1096"/>
                          </w:sdtPr>
                          <w:sdtContent>
                            <w:ins w:author="Anonymous" w:id="82" w:date="2026-09-23T09:48:44Z">
                              <w:sdt>
                                <w:sdtPr>
                                  <w:id w:val="-1507818646"/>
                                  <w:tag w:val="goog_rdk_1097"/>
                                </w:sdtPr>
                                <w:sdtContent>
                                  <w:del w:author="Animefor Me" w:id="15" w:date="2026-09-29T09:36:34Z"/>
                                </w:sdtContent>
                              </w:sdt>
                            </w:ins>
                            <w:sdt>
                              <w:sdtPr>
                                <w:id w:val="-1545654944"/>
                                <w:tag w:val="goog_rdk_1098"/>
                              </w:sdtPr>
                              <w:sdtContent>
                                <w:ins w:author="Anonymous" w:id="82" w:date="2026-09-23T09:48:4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82" w:date="2026-09-23T09:48:44Z">
                              <w:del w:author="Animefor Me" w:id="15" w:date="2026-09-29T09:36:34Z">
                                <w:sdt>
                                  <w:sdtPr>
                                    <w:id w:val="1477629351"/>
                                    <w:tag w:val="goog_rdk_1099"/>
                                  </w:sdtPr>
                                  <w:sdtContent>
                                    <w:r w:rsidDel="00000000" w:rsidR="00000000" w:rsidRPr="00000000">
                                      <w:rPr>
                                        <w:rtl w:val="0"/>
                                      </w:rPr>
                                    </w:r>
                                  </w:sdtContent>
                                </w:sdt>
                              </w:del>
                            </w:ins>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703730922"/>
                      <w:tag w:val="goog_rdk_1104"/>
                    </w:sdtPr>
                    <w:sdtContent>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4303407"/>
                            <w:tag w:val="goog_rdk_1101"/>
                          </w:sdtPr>
                          <w:sdtContent>
                            <w:ins w:author="Anonymous" w:id="82" w:date="2026-09-23T09:48:44Z">
                              <w:sdt>
                                <w:sdtPr>
                                  <w:id w:val="975844223"/>
                                  <w:tag w:val="goog_rdk_1102"/>
                                </w:sdtPr>
                                <w:sdtContent>
                                  <w:del w:author="Animefor Me" w:id="15" w:date="2026-09-29T09:36:34Z"/>
                                </w:sdtContent>
                              </w:sdt>
                            </w:ins>
                            <w:sdt>
                              <w:sdtPr>
                                <w:id w:val="-2011453927"/>
                                <w:tag w:val="goog_rdk_1103"/>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370174167"/>
                      <w:tag w:val="goog_rdk_1108"/>
                    </w:sdtPr>
                    <w:sdtContent>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82" w:date="2026-09-23T09:48:4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3114301"/>
                            <w:tag w:val="goog_rdk_1105"/>
                          </w:sdtPr>
                          <w:sdtContent>
                            <w:ins w:author="Anonymous" w:id="82" w:date="2026-09-23T09:48:44Z">
                              <w:sdt>
                                <w:sdtPr>
                                  <w:id w:val="-2007090472"/>
                                  <w:tag w:val="goog_rdk_1106"/>
                                </w:sdtPr>
                                <w:sdtContent>
                                  <w:del w:author="Animefor Me" w:id="15" w:date="2026-09-29T09:36:34Z">
                                    <w:sdt>
                                      <w:sdtPr>
                                        <w:alias w:val="Review status"/>
                                        <w:id w:val="-1617376906"/>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
                              <w:sdtPr>
                                <w:id w:val="2116755824"/>
                                <w:tag w:val="goog_rdk_1107"/>
                              </w:sdtPr>
                              <w:sdtContent>
                                <w:ins w:author="Anonymous" w:id="82" w:date="2026-09-23T09:48:44Z">
                                  <w:del w:author="Animefor Me" w:id="15" w:date="2026-09-29T09:36:34Z">
                                    <w:r w:rsidDel="00000000" w:rsidR="00000000" w:rsidRPr="00000000">
                                      <w:rPr>
                                        <w:rtl w:val="0"/>
                                      </w:rPr>
                                    </w:r>
                                  </w:del>
                                </w:ins>
                              </w:sdtContent>
                            </w:sdt>
                            <w:ins w:author="Anonymous" w:id="82" w:date="2026-09-23T09:48:44Z">
                              <w:del w:author="Animefor Me" w:id="15" w:date="2026-09-29T09:36:34Z"/>
                            </w:ins>
                          </w:sdtContent>
                        </w:sdt>
                      </w:p>
                    </w:sdtContent>
                  </w:sdt>
                </w:tc>
              </w:tr>
            </w:sdtContent>
          </w:sdt>
        </w:tbl>
      </w:sdtContent>
    </w:sdt>
    <w:sdt>
      <w:sdtPr>
        <w:id w:val="1627361934"/>
        <w:tag w:val="goog_rdk_1119"/>
      </w:sdtPr>
      <w:sdtContent>
        <w:p w:rsidR="00000000" w:rsidDel="00000000" w:rsidP="00000000" w:rsidRDefault="00000000" w:rsidRPr="00000000" w14:paraId="000000CB">
          <w:pPr>
            <w:ind w:left="0" w:firstLine="720"/>
            <w:rPr>
              <w:ins w:author="Tamil Selvan" w:id="92" w:date="2026-09-23T06:19:35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Anonymous" w:id="93" w:date="2026-09-25T06:42:41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5T06:42:41Z">
              <w:pPr>
                <w:ind w:left="0" w:firstLine="720"/>
              </w:pPr>
            </w:pPrChange>
          </w:pPr>
          <w:sdt>
            <w:sdtPr>
              <w:id w:val="-1632740395"/>
              <w:tag w:val="goog_rdk_1113"/>
            </w:sdtPr>
            <w:sdtContent>
              <w:ins w:author="Anonymous" w:id="91" w:date="2026-09-25T06:42:41Z">
                <w:sdt>
                  <w:sdtPr>
                    <w:id w:val="-2055372360"/>
                    <w:tag w:val="goog_rdk_1114"/>
                  </w:sdtPr>
                  <w:sdtContent>
                    <w:del w:author="Animefor Me" w:id="15" w:date="2026-09-29T09:36:34Z">
                      <w:sdt>
                        <w:sdtPr>
                          <w:alias w:val="Review status"/>
                          <w:id w:val="-365057145"/>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del>
                  </w:sdtContent>
                </w:sdt>
              </w:ins>
            </w:sdtContent>
          </w:sdt>
          <w:sdt>
            <w:sdtPr>
              <w:id w:val="-556162441"/>
              <w:tag w:val="goog_rdk_1115"/>
            </w:sdtPr>
            <w:sdtContent>
              <w:del w:author="Animefor Me" w:id="15" w:date="2026-09-29T09:36:34Z"/>
            </w:sdtContent>
          </w:sdt>
          <w:sdt>
            <w:sdtPr>
              <w:id w:val="1601224608"/>
              <w:tag w:val="goog_rdk_1116"/>
            </w:sdtPr>
            <w:sdtContent>
              <w:ins w:author="Tamil Selvan" w:id="92" w:date="2026-09-23T06:19:35Z">
                <w:sdt>
                  <w:sdtPr>
                    <w:id w:val="569610354"/>
                    <w:tag w:val="goog_rdk_1117"/>
                  </w:sdtPr>
                  <w:sdtContent>
                    <w:del w:author="Animefor Me" w:id="15" w:date="2026-09-29T09:36:34Z"/>
                  </w:sdtContent>
                </w:sdt>
              </w:ins>
              <w:sdt>
                <w:sdtPr>
                  <w:id w:val="-1545987669"/>
                  <w:tag w:val="goog_rdk_1118"/>
                </w:sdtPr>
                <w:sdtContent>
                  <w:ins w:author="Tamil Selvan" w:id="92" w:date="2026-09-23T06:19:35Z">
                    <w:del w:author="Animefor Me" w:id="15" w:date="2026-09-29T09:36:34Z">
                      <w:r w:rsidDel="00000000" w:rsidR="00000000" w:rsidRPr="00000000">
                        <w:rPr>
                          <w:rtl w:val="0"/>
                        </w:rPr>
                      </w:r>
                    </w:del>
                  </w:ins>
                </w:sdtContent>
              </w:sdt>
              <w:ins w:author="Tamil Selvan" w:id="92" w:date="2026-09-23T06:19:35Z">
                <w:del w:author="Animefor Me" w:id="15" w:date="2026-09-29T09:36:34Z"/>
              </w:ins>
            </w:sdtContent>
          </w:sdt>
        </w:p>
      </w:sdtContent>
    </w:sdt>
    <w:sdt>
      <w:sdtPr>
        <w:id w:val="-1129073873"/>
        <w:tag w:val="goog_rdk_1136"/>
      </w:sdtPr>
      <w:sdtContent>
        <w:p w:rsidR="00000000" w:rsidDel="00000000" w:rsidP="00000000" w:rsidRDefault="00000000" w:rsidRPr="00000000" w14:paraId="000000CC">
          <w:pPr>
            <w:ind w:firstLine="2160"/>
            <w:rPr>
              <w:ins w:author="Jeevitha Jeevi" w:id="96" w:date="2026-09-23T05:02:18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Change w:author="Manikandan" w:id="0" w:date="2026-09-24T12:41:28Z">
              <w:pPr>
                <w:ind w:left="0" w:firstLine="0"/>
              </w:pPr>
            </w:pPrChange>
          </w:pPr>
          <w:sdt>
            <w:sdtPr>
              <w:id w:val="-1724635492"/>
              <w:tag w:val="goog_rdk_1123"/>
            </w:sdtPr>
            <w:sdtContent>
              <w:ins w:author="Anonymous" w:id="94" w:date="2026-09-23T05:20:00Z">
                <w:sdt>
                  <w:sdtPr>
                    <w:id w:val="-1992743832"/>
                    <w:tag w:val="goog_rdk_1124"/>
                  </w:sdtPr>
                  <w:sdtContent>
                    <w:del w:author="Animefor Me" w:id="15" w:date="2026-09-29T09:36:34Z"/>
                  </w:sdtContent>
                </w:sdt>
              </w:ins>
              <w:sdt>
                <w:sdtPr>
                  <w:id w:val="751693730"/>
                  <w:tag w:val="goog_rdk_1125"/>
                </w:sdtPr>
                <w:sdtContent>
                  <w:ins w:author="Anonymous" w:id="94" w:date="2026-09-23T05:20:00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0</w:delText>
                      </w:r>
                    </w:del>
                  </w:ins>
                </w:sdtContent>
              </w:sdt>
              <w:ins w:author="Anonymous" w:id="94" w:date="2026-09-23T05:20:00Z">
                <w:del w:author="Animefor Me" w:id="15" w:date="2026-09-29T09:36:34Z"/>
              </w:ins>
            </w:sdtContent>
          </w:sdt>
          <w:sdt>
            <w:sdtPr>
              <w:id w:val="961682923"/>
              <w:tag w:val="goog_rdk_1126"/>
            </w:sdtPr>
            <w:sdtContent>
              <w:del w:author="Animefor Me" w:id="15" w:date="2026-09-29T09:36:34Z"/>
            </w:sdtContent>
          </w:sdt>
          <w:sdt>
            <w:sdtPr>
              <w:id w:val="2074405335"/>
              <w:tag w:val="goog_rdk_1127"/>
            </w:sdtPr>
            <w:sdtContent>
              <w:ins w:author="Rahul .R" w:id="95" w:date="2026-09-23T05:12:42Z">
                <w:sdt>
                  <w:sdtPr>
                    <w:id w:val="-1794467432"/>
                    <w:tag w:val="goog_rdk_1128"/>
                  </w:sdtPr>
                  <w:sdtContent>
                    <w:del w:author="Animefor Me" w:id="15" w:date="2026-09-29T09:36:34Z"/>
                  </w:sdtContent>
                </w:sdt>
              </w:ins>
              <w:sdt>
                <w:sdtPr>
                  <w:id w:val="468696022"/>
                  <w:tag w:val="goog_rdk_1129"/>
                </w:sdtPr>
                <w:sdtContent>
                  <w:ins w:author="Rahul .R" w:id="95" w:date="2026-09-23T05:12:4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Rahul .R" w:id="95" w:date="2026-09-23T05:12:42Z">
                <w:del w:author="Animefor Me" w:id="15" w:date="2026-09-29T09:36:34Z"/>
              </w:ins>
            </w:sdtContent>
          </w:sdt>
          <w:sdt>
            <w:sdtPr>
              <w:id w:val="877704387"/>
              <w:tag w:val="goog_rdk_1130"/>
            </w:sdtPr>
            <w:sdtContent>
              <w:del w:author="Animefor Me" w:id="15" w:date="2026-09-29T09:36:34Z"/>
            </w:sdtContent>
          </w:sdt>
          <w:sdt>
            <w:sdtPr>
              <w:id w:val="-1139296361"/>
              <w:tag w:val="goog_rdk_1131"/>
            </w:sdtPr>
            <w:sdtContent>
              <w:ins w:author="Jeevitha Jeevi" w:id="96" w:date="2026-09-23T05:02:18Z">
                <w:sdt>
                  <w:sdtPr>
                    <w:id w:val="-1256137795"/>
                    <w:tag w:val="goog_rdk_1132"/>
                  </w:sdtPr>
                  <w:sdtContent>
                    <w:del w:author="Animefor Me" w:id="15" w:date="2026-09-29T09:36:34Z"/>
                  </w:sdtContent>
                </w:sdt>
              </w:ins>
              <w:sdt>
                <w:sdtPr>
                  <w:id w:val="-1848304224"/>
                  <w:tag w:val="goog_rdk_1133"/>
                </w:sdtPr>
                <w:sdtContent>
                  <w:commentRangeStart w:id="0"/>
                </w:sdtContent>
              </w:sdt>
              <w:ins w:author="Jeevitha Jeevi" w:id="96" w:date="2026-09-23T05:02:18Z">
                <w:del w:author="Animefor Me" w:id="15" w:date="2026-09-29T09:36:34Z">
                  <w:sdt>
                    <w:sdtPr>
                      <w:id w:val="-1169828050"/>
                      <w:tag w:val="goog_rdk_1134"/>
                    </w:sdtPr>
                    <w:sdtContent>
                      <w:commentRangeStart w:id="0"/>
                    </w:sdtContent>
                  </w:sdt>
                  <w:commentRangeEnd w:id="0"/>
                  <w:r w:rsidDel="00000000" w:rsidR="00000000" w:rsidRPr="00000000">
                    <w:commentReference w:id="0"/>
                  </w:r>
                  <w:sdt>
                    <w:sdtPr>
                      <w:id w:val="-990044799"/>
                      <w:tag w:val="goog_rdk_1135"/>
                    </w:sdtPr>
                    <w:sdtContent>
                      <w:r w:rsidDel="00000000" w:rsidR="00000000" w:rsidRPr="00000000">
                        <w:rPr>
                          <w:rtl w:val="0"/>
                        </w:rPr>
                      </w:r>
                    </w:sdtContent>
                  </w:sdt>
                </w:del>
              </w:ins>
            </w:sdtContent>
          </w:sdt>
        </w:p>
      </w:sdtContent>
    </w:sdt>
    <w:sdt>
      <w:sdtPr>
        <w:id w:val="1817125729"/>
        <w:tag w:val="goog_rdk_1148"/>
      </w:sdtPr>
      <w:sdtContent>
        <w:p w:rsidR="00000000" w:rsidDel="00000000" w:rsidP="00000000" w:rsidRDefault="00000000" w:rsidRPr="00000000" w14:paraId="000000CD">
          <w:pPr>
            <w:ind w:left="0" w:firstLine="0"/>
            <w:rPr>
              <w:ins w:author="Sana Safeera" w:id="99" w:date="2026-09-22T11:46:58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6839621"/>
              <w:tag w:val="goog_rdk_1137"/>
            </w:sdtPr>
            <w:sdtContent>
              <w:ins w:author="Jeevitha Jeevi" w:id="96" w:date="2026-09-23T05:02:18Z">
                <w:sdt>
                  <w:sdtPr>
                    <w:id w:val="1898020947"/>
                    <w:tag w:val="goog_rdk_1138"/>
                  </w:sdtPr>
                  <w:sdtContent>
                    <w:del w:author="Animefor Me" w:id="15" w:date="2026-09-29T09:36:34Z"/>
                  </w:sdtContent>
                </w:sdt>
              </w:ins>
              <w:sdt>
                <w:sdtPr>
                  <w:id w:val="-499512083"/>
                  <w:tag w:val="goog_rdk_1139"/>
                </w:sdtPr>
                <w:sdtContent>
                  <w:ins w:author="Jeevitha Jeevi" w:id="96" w:date="2026-09-23T05:02:18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delText>
                      </w:r>
                    </w:del>
                  </w:ins>
                </w:sdtContent>
              </w:sdt>
              <w:ins w:author="Jeevitha Jeevi" w:id="96" w:date="2026-09-23T05:02:18Z">
                <w:del w:author="Animefor Me" w:id="15" w:date="2026-09-29T09:36:34Z"/>
              </w:ins>
            </w:sdtContent>
          </w:sdt>
          <w:sdt>
            <w:sdtPr>
              <w:id w:val="-1626040514"/>
              <w:tag w:val="goog_rdk_1140"/>
            </w:sdtPr>
            <w:sdtContent>
              <w:del w:author="Animefor Me" w:id="15" w:date="2026-09-29T09:36:34Z"/>
            </w:sdtContent>
          </w:sdt>
          <w:sdt>
            <w:sdtPr>
              <w:id w:val="430083745"/>
              <w:tag w:val="goog_rdk_1141"/>
            </w:sdtPr>
            <w:sdtContent>
              <w:ins w:author="Munisha" w:id="98" w:date="2026-09-22T12:58:12Z">
                <w:sdt>
                  <w:sdtPr>
                    <w:id w:val="1705800838"/>
                    <w:tag w:val="goog_rdk_1142"/>
                  </w:sdtPr>
                  <w:sdtContent>
                    <w:del w:author="Animefor Me" w:id="15" w:date="2026-09-29T09:36:34Z"/>
                  </w:sdtContent>
                </w:sdt>
              </w:ins>
              <w:sdt>
                <w:sdtPr>
                  <w:id w:val="819796703"/>
                  <w:tag w:val="goog_rdk_1143"/>
                </w:sdtPr>
                <w:sdtContent>
                  <w:ins w:author="Munisha" w:id="98" w:date="2026-09-22T12:58:12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Munisha" w:id="98" w:date="2026-09-22T12:58:12Z">
                <w:del w:author="Animefor Me" w:id="15" w:date="2026-09-29T09:36:34Z"/>
              </w:ins>
            </w:sdtContent>
          </w:sdt>
          <w:sdt>
            <w:sdtPr>
              <w:id w:val="634970983"/>
              <w:tag w:val="goog_rdk_1144"/>
            </w:sdtPr>
            <w:sdtContent>
              <w:del w:author="Animefor Me" w:id="15" w:date="2026-09-29T09:36:34Z"/>
            </w:sdtContent>
          </w:sdt>
          <w:sdt>
            <w:sdtPr>
              <w:id w:val="1972250785"/>
              <w:tag w:val="goog_rdk_1145"/>
            </w:sdtPr>
            <w:sdtContent>
              <w:ins w:author="Sana Safeera" w:id="99" w:date="2026-09-22T11:46:58Z">
                <w:sdt>
                  <w:sdtPr>
                    <w:id w:val="1729214935"/>
                    <w:tag w:val="goog_rdk_1146"/>
                  </w:sdtPr>
                  <w:sdtContent>
                    <w:del w:author="Animefor Me" w:id="15" w:date="2026-09-29T09:36:34Z"/>
                  </w:sdtContent>
                </w:sdt>
              </w:ins>
              <w:sdt>
                <w:sdtPr>
                  <w:id w:val="-604993604"/>
                  <w:tag w:val="goog_rdk_1147"/>
                </w:sdtPr>
                <w:sdtContent>
                  <w:ins w:author="Sana Safeera" w:id="99" w:date="2026-09-22T11:46:58Z">
                    <w:del w:author="Animefor Me" w:id="15" w:date="2026-09-29T09:36:34Z">
                      <w:r w:rsidDel="00000000" w:rsidR="00000000" w:rsidRPr="00000000">
                        <w:rPr>
                          <w:rtl w:val="0"/>
                        </w:rPr>
                      </w:r>
                    </w:del>
                  </w:ins>
                </w:sdtContent>
              </w:sdt>
              <w:ins w:author="Sana Safeera" w:id="99" w:date="2026-09-22T11:46:58Z">
                <w:del w:author="Animefor Me" w:id="15" w:date="2026-09-29T09:36:34Z"/>
              </w:ins>
            </w:sdtContent>
          </w:sdt>
        </w:p>
      </w:sdtContent>
    </w:sdt>
    <w:sdt>
      <w:sdtPr>
        <w:id w:val="-1329879473"/>
        <w:tag w:val="goog_rdk_1168"/>
      </w:sdtPr>
      <w:sdtContent>
        <w:p w:rsidR="00000000" w:rsidDel="00000000" w:rsidP="00000000" w:rsidRDefault="00000000" w:rsidRPr="00000000" w14:paraId="000000CE">
          <w:pPr>
            <w:ind w:left="0" w:firstLine="0"/>
            <w:rPr>
              <w:ins w:author="Murugeswari" w:id="104" w:date="2026-09-22T06:21:54Z"/>
              <w:del w:author="Animefor Me" w:id="15" w:date="2026-09-29T09:36:34Z"/>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4294727"/>
              <w:tag w:val="goog_rdk_1152"/>
            </w:sdtPr>
            <w:sdtContent>
              <w:ins w:author="Nishanth" w:id="100" w:date="2026-09-23T16:04:59Z">
                <w:sdt>
                  <w:sdtPr>
                    <w:id w:val="-1555605373"/>
                    <w:tag w:val="goog_rdk_1153"/>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0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1767279990"/>
              <w:tag w:val="goog_rdk_1154"/>
            </w:sdtPr>
            <w:sdtContent>
              <w:del w:author="Animefor Me" w:id="15" w:date="2026-09-29T09:36:34Z"/>
            </w:sdtContent>
          </w:sdt>
          <w:sdt>
            <w:sdtPr>
              <w:id w:val="-1726595082"/>
              <w:tag w:val="goog_rdk_1155"/>
            </w:sdtPr>
            <w:sdtContent>
              <w:ins w:author="Dinesh Official" w:id="101" w:date="2026-09-22T13:17:14Z">
                <w:sdt>
                  <w:sdtPr>
                    <w:id w:val="897219823"/>
                    <w:tag w:val="goog_rdk_1156"/>
                  </w:sdtPr>
                  <w:sdtContent>
                    <w:del w:author="Animefor Me" w:id="15" w:date="2026-09-29T09:36:34Z"/>
                  </w:sdtContent>
                </w:sdt>
              </w:ins>
              <w:sdt>
                <w:sdtPr>
                  <w:id w:val="308658476"/>
                  <w:tag w:val="goog_rdk_1157"/>
                </w:sdtPr>
                <w:sdtContent>
                  <w:ins w:author="Dinesh Official" w:id="101" w:date="2026-09-22T13:17:14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8</w:delText>
                      </w:r>
                    </w:del>
                  </w:ins>
                </w:sdtContent>
              </w:sdt>
              <w:ins w:author="Dinesh Official" w:id="101" w:date="2026-09-22T13:17:14Z">
                <w:del w:author="Animefor Me" w:id="15" w:date="2026-09-29T09:36:34Z"/>
              </w:ins>
            </w:sdtContent>
          </w:sdt>
          <w:sdt>
            <w:sdtPr>
              <w:id w:val="-1954556412"/>
              <w:tag w:val="goog_rdk_1158"/>
            </w:sdtPr>
            <w:sdtContent>
              <w:del w:author="Animefor Me" w:id="15" w:date="2026-09-29T09:36:34Z"/>
            </w:sdtContent>
          </w:sdt>
          <w:sdt>
            <w:sdtPr>
              <w:id w:val="-1838925294"/>
              <w:tag w:val="goog_rdk_1159"/>
            </w:sdtPr>
            <w:sdtContent>
              <w:ins w:author="Sabaresh Waran" w:id="102" w:date="2026-09-25T05:05:41Z">
                <w:sdt>
                  <w:sdtPr>
                    <w:id w:val="595847092"/>
                    <w:tag w:val="goog_rdk_1160"/>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40"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749263467"/>
              <w:tag w:val="goog_rdk_1161"/>
            </w:sdtPr>
            <w:sdtContent>
              <w:del w:author="Animefor Me" w:id="15" w:date="2026-09-29T09:36:34Z"/>
            </w:sdtContent>
          </w:sdt>
          <w:sdt>
            <w:sdtPr>
              <w:id w:val="596886444"/>
              <w:tag w:val="goog_rdk_1162"/>
            </w:sdtPr>
            <w:sdtContent>
              <w:ins w:author="Harul prasath" w:id="103" w:date="2026-09-24T05:23:44Z">
                <w:sdt>
                  <w:sdtPr>
                    <w:id w:val="-1080719760"/>
                    <w:tag w:val="goog_rdk_1163"/>
                  </w:sdtPr>
                  <w:sdtContent>
                    <w:del w:author="Animefor Me" w:id="15" w:date="2026-09-29T09:36:34Z">
                      <w:r w:rsidDel="00000000" w:rsidR="00000000" w:rsidRPr="00000000">
                        <w:rPr>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0" distT="0" distL="0" distR="0">
                            <wp:extent cx="3957150" cy="1155700"/>
                            <wp:effectExtent b="0" l="0" r="0" t="0"/>
                            <wp:docPr id="2126916980"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3957150" cy="1155700"/>
                                    </a:xfrm>
                                    <a:prstGeom prst="rect"/>
                                    <a:ln/>
                                  </pic:spPr>
                                </pic:pic>
                              </a:graphicData>
                            </a:graphic>
                          </wp:inline>
                        </w:drawing>
                      </w:r>
                    </w:del>
                  </w:sdtContent>
                </w:sdt>
              </w:ins>
            </w:sdtContent>
          </w:sdt>
          <w:sdt>
            <w:sdtPr>
              <w:id w:val="2073062882"/>
              <w:tag w:val="goog_rdk_1164"/>
            </w:sdtPr>
            <w:sdtContent>
              <w:del w:author="Animefor Me" w:id="15" w:date="2026-09-29T09:36:34Z"/>
            </w:sdtContent>
          </w:sdt>
          <w:sdt>
            <w:sdtPr>
              <w:id w:val="3947922"/>
              <w:tag w:val="goog_rdk_1165"/>
            </w:sdtPr>
            <w:sdtContent>
              <w:ins w:author="Murugeswari" w:id="104" w:date="2026-09-22T06:21:54Z">
                <w:sdt>
                  <w:sdtPr>
                    <w:id w:val="1035091061"/>
                    <w:tag w:val="goog_rdk_1166"/>
                  </w:sdtPr>
                  <w:sdtContent>
                    <w:del w:author="Animefor Me" w:id="15" w:date="2026-09-29T09:36:34Z"/>
                  </w:sdtContent>
                </w:sdt>
              </w:ins>
              <w:sdt>
                <w:sdtPr>
                  <w:id w:val="127385966"/>
                  <w:tag w:val="goog_rdk_1167"/>
                </w:sdtPr>
                <w:sdtContent>
                  <w:ins w:author="Murugeswari" w:id="104" w:date="2026-09-22T06:21:54Z">
                    <w:del w:author="Animefor Me" w:id="15" w:date="2026-09-29T09:36:34Z">
                      <w:r w:rsidDel="00000000" w:rsidR="00000000" w:rsidRPr="00000000">
                        <w:rPr>
                          <w:rtl w:val="0"/>
                        </w:rPr>
                      </w:r>
                    </w:del>
                  </w:ins>
                </w:sdtContent>
              </w:sdt>
              <w:ins w:author="Murugeswari" w:id="104" w:date="2026-09-22T06:21:54Z">
                <w:del w:author="Animefor Me" w:id="15" w:date="2026-09-29T09:36:34Z"/>
              </w:ins>
            </w:sdtContent>
          </w:sdt>
        </w:p>
      </w:sdtContent>
    </w:sdt>
    <w:sdt>
      <w:sdtPr>
        <w:id w:val="288714959"/>
        <w:tag w:val="goog_rdk_1177"/>
      </w:sdtPr>
      <w:sdtContent>
        <w:p w:rsidR="00000000" w:rsidDel="00000000" w:rsidP="00000000" w:rsidRDefault="00000000" w:rsidRPr="00000000" w14:paraId="000000CF">
          <w:pPr>
            <w:ind w:left="0" w:firstLine="0"/>
            <w:rPr>
              <w:del w:author="Animefor Me" w:id="15" w:date="2026-09-29T09:36:34Z"/>
              <w:rPrChange w:author="Animefor Me" w:id="18" w:date="2026-09-29T09:36:34Z">
                <w:rPr/>
              </w:rPrChange>
            </w:rPr>
            <w:pPrChange w:author="Anonymous" w:id="0" w:date="2026-09-22T04:17:16Z">
              <w:pPr/>
            </w:pPrChange>
          </w:pPr>
          <w:sdt>
            <w:sdtPr>
              <w:id w:val="-1052361636"/>
              <w:tag w:val="goog_rdk_1172"/>
            </w:sdtPr>
            <w:sdtContent>
              <w:ins w:author="Akalya Jothiposs" w:id="105" w:date="2026-09-22T04:57:27Z">
                <w:sdt>
                  <w:sdtPr>
                    <w:id w:val="414713401"/>
                    <w:tag w:val="goog_rdk_1173"/>
                  </w:sdtPr>
                  <w:sdtContent>
                    <w:del w:author="Animefor Me" w:id="15" w:date="2026-09-29T09:36:34Z"/>
                  </w:sdtContent>
                </w:sdt>
              </w:ins>
              <w:sdt>
                <w:sdtPr>
                  <w:id w:val="349633716"/>
                  <w:tag w:val="goog_rdk_1174"/>
                </w:sdtPr>
                <w:sdtContent>
                  <w:ins w:author="Akalya Jothiposs" w:id="105" w:date="2026-09-22T04:57:27Z">
                    <w:del w:author="Animefor Me" w:id="15" w:date="2026-09-29T09:36:34Z">
                      <w:r w:rsidDel="00000000" w:rsidR="00000000" w:rsidRPr="00000000">
                        <w:rPr>
                          <w:rtl w:val="0"/>
                          <w:rPrChange w:author="Animefor Me" w:id="18" w:date="2026-09-29T09:36:3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kalya Jothiposs" w:id="105" w:date="2026-09-22T04:57:27Z">
                <w:del w:author="Animefor Me" w:id="15" w:date="2026-09-29T09:36:34Z"/>
              </w:ins>
            </w:sdtContent>
          </w:sdt>
          <w:sdt>
            <w:sdtPr>
              <w:id w:val="337546188"/>
              <w:tag w:val="goog_rdk_1175"/>
            </w:sdtPr>
            <w:sdtContent>
              <w:del w:author="Animefor Me" w:id="15" w:date="2026-09-29T09:36:34Z"/>
              <w:sdt>
                <w:sdtPr>
                  <w:id w:val="-236056843"/>
                  <w:tag w:val="goog_rdk_117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36543705"/>
        <w:tag w:val="goog_rdk_1183"/>
      </w:sdtPr>
      <w:sdtContent>
        <w:p w:rsidR="00000000" w:rsidDel="00000000" w:rsidP="00000000" w:rsidRDefault="00000000" w:rsidRPr="00000000" w14:paraId="000000D0">
          <w:pPr>
            <w:jc w:val="center"/>
            <w:rPr>
              <w:ins w:author="Shruthi Ratha" w:id="107" w:date="2026-09-23T12:31:18Z"/>
              <w:del w:author="Animefor Me" w:id="15" w:date="2026-09-29T09:36:34Z"/>
              <w:rPrChange w:author="Animefor Me" w:id="18" w:date="2026-09-29T09:36:34Z">
                <w:rPr/>
              </w:rPrChange>
            </w:rPr>
          </w:pPr>
          <w:sdt>
            <w:sdtPr>
              <w:id w:val="-1293509171"/>
              <w:tag w:val="goog_rdk_1180"/>
            </w:sdtPr>
            <w:sdtContent>
              <w:ins w:author="Shruthi Ratha" w:id="107" w:date="2026-09-23T12:31:18Z">
                <w:sdt>
                  <w:sdtPr>
                    <w:id w:val="1869694648"/>
                    <w:tag w:val="goog_rdk_1181"/>
                  </w:sdtPr>
                  <w:sdtContent>
                    <w:del w:author="Animefor Me" w:id="15" w:date="2026-09-29T09:36:34Z"/>
                  </w:sdtContent>
                </w:sdt>
              </w:ins>
              <w:sdt>
                <w:sdtPr>
                  <w:id w:val="722358934"/>
                  <w:tag w:val="goog_rdk_1182"/>
                </w:sdtPr>
                <w:sdtContent>
                  <w:ins w:author="Shruthi Ratha" w:id="107" w:date="2026-09-23T12:31:18Z">
                    <w:del w:author="Animefor Me" w:id="15" w:date="2026-09-29T09:36:34Z">
                      <w:r w:rsidDel="00000000" w:rsidR="00000000" w:rsidRPr="00000000">
                        <w:rPr>
                          <w:rtl w:val="0"/>
                        </w:rPr>
                      </w:r>
                    </w:del>
                  </w:ins>
                </w:sdtContent>
              </w:sdt>
              <w:ins w:author="Shruthi Ratha" w:id="107" w:date="2026-09-23T12:31:18Z">
                <w:del w:author="Animefor Me" w:id="15" w:date="2026-09-29T09:36:34Z"/>
              </w:ins>
            </w:sdtContent>
          </w:sdt>
        </w:p>
      </w:sdtContent>
    </w:sdt>
    <w:sdt>
      <w:sdtPr>
        <w:id w:val="206739211"/>
        <w:tag w:val="goog_rdk_1188"/>
      </w:sdtPr>
      <w:sdtContent>
        <w:p w:rsidR="00000000" w:rsidDel="00000000" w:rsidP="00000000" w:rsidRDefault="00000000" w:rsidRPr="00000000" w14:paraId="000000D1">
          <w:pPr>
            <w:jc w:val="center"/>
            <w:rPr>
              <w:del w:author="Animefor Me" w:id="15" w:date="2026-09-29T09:36:34Z"/>
              <w:rPrChange w:author="Animefor Me" w:id="18" w:date="2026-09-29T09:36:34Z">
                <w:rPr>
                  <w:rFonts w:ascii="Cambria" w:cs="Cambria" w:eastAsia="Cambria" w:hAnsi="Cambria"/>
                  <w:b w:val="1"/>
                  <w:bCs w:val="1"/>
                  <w:color w:val="000000"/>
                  <w:sz w:val="30"/>
                  <w:szCs w:val="30"/>
                  <w:u w:val="single"/>
                </w:rPr>
              </w:rPrChange>
            </w:rPr>
          </w:pPr>
          <w:sdt>
            <w:sdtPr>
              <w:id w:val="-1952913174"/>
              <w:tag w:val="goog_rdk_1185"/>
            </w:sdtPr>
            <w:sdtContent>
              <w:del w:author="Animefor Me" w:id="15" w:date="2026-09-29T09:36:34Z"/>
              <w:sdt>
                <w:sdtPr>
                  <w:id w:val="-1670747407"/>
                  <w:tag w:val="goog_rdk_1186"/>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30"/>
                            <w:szCs w:val="30"/>
                            <w:u w:val="single"/>
                          </w:rPr>
                        </w:rPrChange>
                      </w:rPr>
                      <w:delText xml:space="preserve">EduGenie: Google Gemini Powered Learning Assistant</w:delText>
                    </w:r>
                  </w:del>
                </w:sdtContent>
              </w:sdt>
              <w:del w:author="Animefor Me" w:id="15" w:date="2026-09-29T09:36:34Z">
                <w:sdt>
                  <w:sdtPr>
                    <w:id w:val="-1510673218"/>
                    <w:tag w:val="goog_rdk_1187"/>
                  </w:sdtPr>
                  <w:sdtContent>
                    <w:r w:rsidDel="00000000" w:rsidR="00000000" w:rsidRPr="00000000">
                      <w:rPr>
                        <w:rtl w:val="0"/>
                      </w:rPr>
                    </w:r>
                  </w:sdtContent>
                </w:sdt>
              </w:del>
            </w:sdtContent>
          </w:sdt>
        </w:p>
      </w:sdtContent>
    </w:sdt>
    <w:sdt>
      <w:sdtPr>
        <w:id w:val="-1397830823"/>
        <w:tag w:val="goog_rdk_1191"/>
      </w:sdtPr>
      <w:sdtContent>
        <w:p w:rsidR="00000000" w:rsidDel="00000000" w:rsidP="00000000" w:rsidRDefault="00000000" w:rsidRPr="00000000" w14:paraId="000000D2">
          <w:pPr>
            <w:jc w:val="center"/>
            <w:rPr>
              <w:del w:author="Animefor Me" w:id="15" w:date="2026-09-29T09:36:34Z"/>
              <w:rPrChange w:author="Animefor Me" w:id="18" w:date="2026-09-29T09:36:34Z">
                <w:rPr>
                  <w:rFonts w:ascii="Cambria" w:cs="Cambria" w:eastAsia="Cambria" w:hAnsi="Cambria"/>
                  <w:color w:val="000000"/>
                  <w:sz w:val="27"/>
                  <w:szCs w:val="27"/>
                </w:rPr>
              </w:rPrChange>
            </w:rPr>
            <w:pPrChange w:author="Deepa" w:id="0" w:date="2026-09-24T06:28:56Z">
              <w:pPr/>
            </w:pPrChange>
          </w:pPr>
          <w:sdt>
            <w:sdtPr>
              <w:id w:val="-472276413"/>
              <w:tag w:val="goog_rdk_1189"/>
            </w:sdtPr>
            <w:sdtContent>
              <w:del w:author="Animefor Me" w:id="15" w:date="2026-09-29T09:36:34Z"/>
              <w:sdt>
                <w:sdtPr>
                  <w:id w:val="457773335"/>
                  <w:tag w:val="goog_rdk_119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16420461"/>
        <w:tag w:val="goog_rdk_1194"/>
      </w:sdtPr>
      <w:sdtContent>
        <w:p w:rsidR="00000000" w:rsidDel="00000000" w:rsidP="00000000" w:rsidRDefault="00000000" w:rsidRPr="00000000" w14:paraId="000000D3">
          <w:pPr>
            <w:rPr>
              <w:del w:author="Animefor Me" w:id="15" w:date="2026-09-29T09:36:34Z"/>
              <w:rPrChange w:author="Animefor Me" w:id="18" w:date="2026-09-29T09:36:34Z">
                <w:rPr>
                  <w:rFonts w:ascii="Cambria" w:cs="Cambria" w:eastAsia="Cambria" w:hAnsi="Cambria"/>
                  <w:b w:val="1"/>
                  <w:bCs w:val="1"/>
                  <w:color w:val="000000"/>
                </w:rPr>
              </w:rPrChange>
            </w:rPr>
          </w:pPr>
          <w:sdt>
            <w:sdtPr>
              <w:id w:val="-1784992837"/>
              <w:tag w:val="goog_rdk_1192"/>
            </w:sdtPr>
            <w:sdtContent>
              <w:del w:author="Animefor Me" w:id="15" w:date="2026-09-29T09:36:34Z"/>
              <w:sdt>
                <w:sdtPr>
                  <w:id w:val="1160722826"/>
                  <w:tag w:val="goog_rdk_119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Project Description</w:delText>
                    </w:r>
                  </w:del>
                </w:sdtContent>
              </w:sdt>
              <w:del w:author="Animefor Me" w:id="15" w:date="2026-09-29T09:36:34Z"/>
            </w:sdtContent>
          </w:sdt>
        </w:p>
      </w:sdtContent>
    </w:sdt>
    <w:sdt>
      <w:sdtPr>
        <w:id w:val="338875078"/>
        <w:tag w:val="goog_rdk_1197"/>
      </w:sdtPr>
      <w:sdtContent>
        <w:p w:rsidR="00000000" w:rsidDel="00000000" w:rsidP="00000000" w:rsidRDefault="00000000" w:rsidRPr="00000000" w14:paraId="000000D4">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085222481"/>
              <w:tag w:val="goog_rdk_1195"/>
            </w:sdtPr>
            <w:sdtContent>
              <w:del w:author="Animefor Me" w:id="15" w:date="2026-09-29T09:36:34Z"/>
              <w:sdt>
                <w:sdtPr>
                  <w:id w:val="-9294788"/>
                  <w:tag w:val="goog_rdk_119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EduGenie is a lightweight AI-powered educational assistant that simplifies learning through generative AI. Designed for students of all academic levels, EduGenie enables users to:</w:delText>
                    </w:r>
                  </w:del>
                </w:sdtContent>
              </w:sdt>
              <w:del w:author="Animefor Me" w:id="15" w:date="2026-09-29T09:36:34Z"/>
            </w:sdtContent>
          </w:sdt>
        </w:p>
      </w:sdtContent>
    </w:sdt>
    <w:sdt>
      <w:sdtPr>
        <w:id w:val="2144668670"/>
        <w:tag w:val="goog_rdk_1201"/>
      </w:sdtPr>
      <w:sdtContent>
        <w:p w:rsidR="00000000" w:rsidDel="00000000" w:rsidP="00000000" w:rsidRDefault="00000000" w:rsidRPr="00000000" w14:paraId="000000D5">
          <w:pPr>
            <w:numPr>
              <w:ilvl w:val="0"/>
              <w:numId w:val="5"/>
            </w:numPr>
            <w:ind w:left="720" w:hanging="360"/>
            <w:rPr>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riyadharshini G" w:id="109" w:date="2026-09-24T08:57:33Z">
                <w:rPr>
                  <w:rFonts w:ascii="Cambria" w:cs="Cambria" w:eastAsia="Cambria" w:hAnsi="Cambria"/>
                  <w:color w:val="000000"/>
                  <w:sz w:val="22"/>
                  <w:szCs w:val="22"/>
                </w:rPr>
              </w:rPrChange>
            </w:rPr>
            <w:pPrChange w:author="Priyadharshini G" w:id="0" w:date="2026-09-24T08:57:33Z">
              <w:pPr>
                <w:numPr>
                  <w:ilvl w:val="0"/>
                  <w:numId w:val="5"/>
                </w:numPr>
                <w:spacing w:after="0" w:before="280" w:line="240" w:lineRule="auto"/>
                <w:ind w:left="720" w:hanging="360"/>
                <w:jc w:val="both"/>
              </w:pPr>
            </w:pPrChange>
          </w:pPr>
          <w:sdt>
            <w:sdtPr>
              <w:id w:val="-875492732"/>
              <w:tag w:val="goog_rdk_1198"/>
            </w:sdtPr>
            <w:sdtContent>
              <w:del w:author="Animefor Me" w:id="15" w:date="2026-09-29T09:36:34Z"/>
              <w:sdt>
                <w:sdtPr>
                  <w:id w:val="726937312"/>
                  <w:tag w:val="goog_rdk_119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Ask questions and receive smart, concise answers</w:delText>
                    </w:r>
                  </w:del>
                </w:sdtContent>
              </w:sdt>
              <w:del w:author="Animefor Me" w:id="15" w:date="2026-09-29T09:36:34Z">
                <w:sdt>
                  <w:sdtPr>
                    <w:id w:val="820837309"/>
                    <w:tag w:val="goog_rdk_1200"/>
                  </w:sdtPr>
                  <w:sdtContent>
                    <w:r w:rsidDel="00000000" w:rsidR="00000000" w:rsidRPr="00000000">
                      <w:rPr>
                        <w:rtl w:val="0"/>
                      </w:rPr>
                    </w:r>
                  </w:sdtContent>
                </w:sdt>
              </w:del>
            </w:sdtContent>
          </w:sdt>
        </w:p>
      </w:sdtContent>
    </w:sdt>
    <w:sdt>
      <w:sdtPr>
        <w:id w:val="660090650"/>
        <w:tag w:val="goog_rdk_1204"/>
      </w:sdtPr>
      <w:sdtContent>
        <w:p w:rsidR="00000000" w:rsidDel="00000000" w:rsidP="00000000" w:rsidRDefault="00000000" w:rsidRPr="00000000" w14:paraId="000000D6">
          <w:pPr>
            <w:numPr>
              <w:ilvl w:val="0"/>
              <w:numId w:val="5"/>
            </w:numPr>
            <w:spacing w:after="0" w:before="0" w:line="240" w:lineRule="auto"/>
            <w:ind w:left="720" w:hanging="360"/>
            <w:jc w:val="both"/>
            <w:rPr>
              <w:del w:author="Animefor Me" w:id="15" w:date="2026-09-29T09:36:34Z"/>
              <w:rFonts w:ascii="Cambria" w:cs="Cambria" w:eastAsia="Cambria" w:hAnsi="Cambria"/>
              <w:color w:val="000000"/>
              <w:sz w:val="22"/>
              <w:szCs w:val="22"/>
            </w:rPr>
          </w:pPr>
          <w:sdt>
            <w:sdtPr>
              <w:id w:val="1225463657"/>
              <w:tag w:val="goog_rdk_1202"/>
            </w:sdtPr>
            <w:sdtContent>
              <w:del w:author="Animefor Me" w:id="15" w:date="2026-09-29T09:36:34Z"/>
              <w:sdt>
                <w:sdtPr>
                  <w:id w:val="-59033459"/>
                  <w:tag w:val="goog_rdk_120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Understand complex concepts through simplified explanations</w:delText>
                    </w:r>
                  </w:del>
                </w:sdtContent>
              </w:sdt>
              <w:del w:author="Animefor Me" w:id="15" w:date="2026-09-29T09:36:34Z"/>
            </w:sdtContent>
          </w:sdt>
        </w:p>
      </w:sdtContent>
    </w:sdt>
    <w:sdt>
      <w:sdtPr>
        <w:id w:val="905180625"/>
        <w:tag w:val="goog_rdk_1207"/>
      </w:sdtPr>
      <w:sdtContent>
        <w:p w:rsidR="00000000" w:rsidDel="00000000" w:rsidP="00000000" w:rsidRDefault="00000000" w:rsidRPr="00000000" w14:paraId="000000D7">
          <w:pPr>
            <w:numPr>
              <w:ilvl w:val="0"/>
              <w:numId w:val="5"/>
            </w:numPr>
            <w:spacing w:after="0" w:before="0" w:line="240" w:lineRule="auto"/>
            <w:ind w:left="720" w:hanging="360"/>
            <w:jc w:val="both"/>
            <w:rPr>
              <w:del w:author="Animefor Me" w:id="15" w:date="2026-09-29T09:36:34Z"/>
              <w:rFonts w:ascii="Cambria" w:cs="Cambria" w:eastAsia="Cambria" w:hAnsi="Cambria"/>
              <w:color w:val="000000"/>
              <w:sz w:val="22"/>
              <w:szCs w:val="22"/>
            </w:rPr>
          </w:pPr>
          <w:sdt>
            <w:sdtPr>
              <w:id w:val="75817926"/>
              <w:tag w:val="goog_rdk_1205"/>
            </w:sdtPr>
            <w:sdtContent>
              <w:del w:author="Animefor Me" w:id="15" w:date="2026-09-29T09:36:34Z"/>
              <w:sdt>
                <w:sdtPr>
                  <w:id w:val="-738937868"/>
                  <w:tag w:val="goog_rdk_120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Generate quizzes from topics or text</w:delText>
                    </w:r>
                  </w:del>
                </w:sdtContent>
              </w:sdt>
              <w:del w:author="Animefor Me" w:id="15" w:date="2026-09-29T09:36:34Z"/>
            </w:sdtContent>
          </w:sdt>
        </w:p>
      </w:sdtContent>
    </w:sdt>
    <w:sdt>
      <w:sdtPr>
        <w:id w:val="1030245333"/>
        <w:tag w:val="goog_rdk_1210"/>
      </w:sdtPr>
      <w:sdtContent>
        <w:p w:rsidR="00000000" w:rsidDel="00000000" w:rsidP="00000000" w:rsidRDefault="00000000" w:rsidRPr="00000000" w14:paraId="000000D8">
          <w:pPr>
            <w:numPr>
              <w:ilvl w:val="0"/>
              <w:numId w:val="5"/>
            </w:numPr>
            <w:spacing w:after="0" w:before="0" w:line="240" w:lineRule="auto"/>
            <w:ind w:left="720" w:hanging="360"/>
            <w:jc w:val="both"/>
            <w:rPr>
              <w:del w:author="Animefor Me" w:id="15" w:date="2026-09-29T09:36:34Z"/>
              <w:rFonts w:ascii="Cambria" w:cs="Cambria" w:eastAsia="Cambria" w:hAnsi="Cambria"/>
              <w:color w:val="000000"/>
              <w:sz w:val="22"/>
              <w:szCs w:val="22"/>
            </w:rPr>
          </w:pPr>
          <w:sdt>
            <w:sdtPr>
              <w:id w:val="-597068"/>
              <w:tag w:val="goog_rdk_1208"/>
            </w:sdtPr>
            <w:sdtContent>
              <w:del w:author="Animefor Me" w:id="15" w:date="2026-09-29T09:36:34Z"/>
              <w:sdt>
                <w:sdtPr>
                  <w:id w:val="2136560151"/>
                  <w:tag w:val="goog_rdk_120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Receive personalized learning recommendations</w:delText>
                    </w:r>
                  </w:del>
                </w:sdtContent>
              </w:sdt>
              <w:del w:author="Animefor Me" w:id="15" w:date="2026-09-29T09:36:34Z"/>
            </w:sdtContent>
          </w:sdt>
        </w:p>
      </w:sdtContent>
    </w:sdt>
    <w:sdt>
      <w:sdtPr>
        <w:id w:val="-1821541580"/>
        <w:tag w:val="goog_rdk_1213"/>
      </w:sdtPr>
      <w:sdtContent>
        <w:p w:rsidR="00000000" w:rsidDel="00000000" w:rsidP="00000000" w:rsidRDefault="00000000" w:rsidRPr="00000000" w14:paraId="000000D9">
          <w:pPr>
            <w:numPr>
              <w:ilvl w:val="0"/>
              <w:numId w:val="5"/>
            </w:numPr>
            <w:spacing w:after="280" w:before="0" w:line="240" w:lineRule="auto"/>
            <w:ind w:left="720" w:hanging="360"/>
            <w:jc w:val="both"/>
            <w:rPr>
              <w:del w:author="Animefor Me" w:id="15" w:date="2026-09-29T09:36:34Z"/>
              <w:rFonts w:ascii="Cambria" w:cs="Cambria" w:eastAsia="Cambria" w:hAnsi="Cambria"/>
              <w:color w:val="000000"/>
              <w:sz w:val="22"/>
              <w:szCs w:val="22"/>
            </w:rPr>
          </w:pPr>
          <w:sdt>
            <w:sdtPr>
              <w:id w:val="888762067"/>
              <w:tag w:val="goog_rdk_1211"/>
            </w:sdtPr>
            <w:sdtContent>
              <w:del w:author="Animefor Me" w:id="15" w:date="2026-09-29T09:36:34Z"/>
              <w:sdt>
                <w:sdtPr>
                  <w:id w:val="1378204493"/>
                  <w:tag w:val="goog_rdk_1212"/>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Summarize large educational passages</w:delText>
                    </w:r>
                  </w:del>
                </w:sdtContent>
              </w:sdt>
              <w:del w:author="Animefor Me" w:id="15" w:date="2026-09-29T09:36:34Z"/>
            </w:sdtContent>
          </w:sdt>
        </w:p>
      </w:sdtContent>
    </w:sdt>
    <w:sdt>
      <w:sdtPr>
        <w:id w:val="879135189"/>
        <w:tag w:val="goog_rdk_1236"/>
      </w:sdtPr>
      <w:sdtContent>
        <w:p w:rsidR="00000000" w:rsidDel="00000000" w:rsidP="00000000" w:rsidRDefault="00000000" w:rsidRPr="00000000" w14:paraId="000000DA">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617467919"/>
              <w:tag w:val="goog_rdk_1214"/>
            </w:sdtPr>
            <w:sdtContent>
              <w:del w:author="Animefor Me" w:id="15" w:date="2026-09-29T09:36:34Z"/>
              <w:sdt>
                <w:sdtPr>
                  <w:id w:val="-1644161837"/>
                  <w:tag w:val="goog_rdk_121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Built with </w:delText>
                    </w:r>
                  </w:del>
                </w:sdtContent>
              </w:sdt>
              <w:del w:author="Animefor Me" w:id="15" w:date="2026-09-29T09:36:34Z">
                <w:sdt>
                  <w:sdtPr>
                    <w:id w:val="-1322838018"/>
                    <w:tag w:val="goog_rdk_1216"/>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FastAPI</w:delText>
                    </w:r>
                  </w:sdtContent>
                </w:sdt>
                <w:sdt>
                  <w:sdtPr>
                    <w:id w:val="-283103067"/>
                    <w:tag w:val="goog_rdk_1217"/>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for the backend and a simple </w:delText>
                    </w:r>
                  </w:sdtContent>
                </w:sdt>
                <w:sdt>
                  <w:sdtPr>
                    <w:id w:val="-506528924"/>
                    <w:tag w:val="goog_rdk_1218"/>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HTML+CSS frontend</w:delText>
                    </w:r>
                  </w:sdtContent>
                </w:sdt>
                <w:sdt>
                  <w:sdtPr>
                    <w:id w:val="-2104504509"/>
                    <w:tag w:val="goog_rdk_1219"/>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EduGeni</w:delText>
                    </w:r>
                  </w:sdtContent>
                </w:sdt>
              </w:del>
            </w:sdtContent>
          </w:sdt>
          <w:sdt>
            <w:sdtPr>
              <w:id w:val="56003543"/>
              <w:tag w:val="goog_rdk_1220"/>
            </w:sdtPr>
            <w:sdtContent>
              <w:ins w:author="Derison 2008" w:id="110" w:date="2026-09-23T04:04:23Z">
                <w:sdt>
                  <w:sdtPr>
                    <w:id w:val="-247885855"/>
                    <w:tag w:val="goog_rdk_1221"/>
                  </w:sdtPr>
                  <w:sdtContent>
                    <w:del w:author="Animefor Me" w:id="15" w:date="2026-09-29T09:36:34Z"/>
                  </w:sdtContent>
                </w:sdt>
              </w:ins>
              <w:sdt>
                <w:sdtPr>
                  <w:id w:val="-1353500292"/>
                  <w:tag w:val="goog_rdk_1222"/>
                </w:sdtPr>
                <w:sdtContent>
                  <w:ins w:author="Derison 2008" w:id="110" w:date="2026-09-23T04:04:23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z</w:delText>
                      </w:r>
                    </w:del>
                  </w:ins>
                </w:sdtContent>
              </w:sdt>
              <w:ins w:author="Derison 2008" w:id="110" w:date="2026-09-23T04:04:23Z">
                <w:del w:author="Animefor Me" w:id="15" w:date="2026-09-29T09:36:34Z"/>
              </w:ins>
            </w:sdtContent>
          </w:sdt>
          <w:sdt>
            <w:sdtPr>
              <w:id w:val="-825064585"/>
              <w:tag w:val="goog_rdk_1223"/>
            </w:sdtPr>
            <w:sdtContent>
              <w:del w:author="Animefor Me" w:id="15" w:date="2026-09-29T09:36:34Z"/>
              <w:sdt>
                <w:sdtPr>
                  <w:id w:val="502984408"/>
                  <w:tag w:val="goog_rdk_122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 leverages lightweight and cloud-based AI </w:delText>
                    </w:r>
                  </w:del>
                </w:sdtContent>
              </w:sdt>
              <w:del w:author="Animefor Me" w:id="15" w:date="2026-09-29T09:36:34Z">
                <w:sdt>
                  <w:sdtPr>
                    <w:id w:val="-24815409"/>
                    <w:tag w:val="goog_rdk_1225"/>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models</w:delText>
                    </w:r>
                  </w:sdtContent>
                </w:sdt>
              </w:del>
            </w:sdtContent>
          </w:sdt>
          <w:sdt>
            <w:sdtPr>
              <w:id w:val="158981234"/>
              <w:tag w:val="goog_rdk_1226"/>
            </w:sdtPr>
            <w:sdtContent>
              <w:ins w:author="Magesh 2008" w:id="111" w:date="2026-09-23T06:12:11Z">
                <w:sdt>
                  <w:sdtPr>
                    <w:id w:val="545250575"/>
                    <w:tag w:val="goog_rdk_1227"/>
                  </w:sdtPr>
                  <w:sdtContent>
                    <w:del w:author="Animefor Me" w:id="15" w:date="2026-09-29T09:36:34Z"/>
                  </w:sdtContent>
                </w:sdt>
              </w:ins>
              <w:sdt>
                <w:sdtPr>
                  <w:id w:val="-1248792522"/>
                  <w:tag w:val="goog_rdk_1228"/>
                </w:sdtPr>
                <w:sdtContent>
                  <w:ins w:author="Magesh 2008" w:id="111" w:date="2026-09-23T06:12:11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ac</w:delText>
                      </w:r>
                    </w:del>
                  </w:ins>
                </w:sdtContent>
              </w:sdt>
              <w:ins w:author="Magesh 2008" w:id="111" w:date="2026-09-23T06:12:11Z">
                <w:del w:author="Animefor Me" w:id="15" w:date="2026-09-29T09:36:34Z"/>
              </w:ins>
            </w:sdtContent>
          </w:sdt>
          <w:sdt>
            <w:sdtPr>
              <w:id w:val="-1874322586"/>
              <w:tag w:val="goog_rdk_1229"/>
            </w:sdtPr>
            <w:sdtContent>
              <w:del w:author="Animefor Me" w:id="15" w:date="2026-09-29T09:36:34Z"/>
              <w:sdt>
                <w:sdtPr>
                  <w:id w:val="-1121064106"/>
                  <w:tag w:val="goog_rdk_123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for local efficiency and cloud power. It works well on devices like the Mac M1, making it accessible to a broad range of learners and developers</w:delText>
                    </w:r>
                  </w:del>
                </w:sdtContent>
              </w:sdt>
              <w:del w:author="Animefor Me" w:id="15" w:date="2026-09-29T09:36:34Z"/>
            </w:sdtContent>
          </w:sdt>
          <w:sdt>
            <w:sdtPr>
              <w:id w:val="-1370580559"/>
              <w:tag w:val="goog_rdk_1231"/>
            </w:sdtPr>
            <w:sdtContent>
              <w:ins w:author="Akalya Jothiposs" w:id="112" w:date="2026-09-22T05:32:01Z">
                <w:sdt>
                  <w:sdtPr>
                    <w:id w:val="928525379"/>
                    <w:tag w:val="goog_rdk_1232"/>
                  </w:sdtPr>
                  <w:sdtContent>
                    <w:del w:author="Animefor Me" w:id="15" w:date="2026-09-29T09:36:34Z"/>
                  </w:sdtContent>
                </w:sdt>
              </w:ins>
              <w:sdt>
                <w:sdtPr>
                  <w:id w:val="579304522"/>
                  <w:tag w:val="goog_rdk_1233"/>
                </w:sdtPr>
                <w:sdtContent>
                  <w:ins w:author="Akalya Jothiposs" w:id="112" w:date="2026-09-22T05:32:01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Akalya Jothiposs" w:id="112" w:date="2026-09-22T05:32:01Z">
                <w:del w:author="Animefor Me" w:id="15" w:date="2026-09-29T09:36:34Z"/>
              </w:ins>
            </w:sdtContent>
          </w:sdt>
          <w:sdt>
            <w:sdtPr>
              <w:id w:val="-589588090"/>
              <w:tag w:val="goog_rdk_1234"/>
            </w:sdtPr>
            <w:sdtContent>
              <w:del w:author="Animefor Me" w:id="15" w:date="2026-09-29T09:36:34Z"/>
              <w:sdt>
                <w:sdtPr>
                  <w:id w:val="841781790"/>
                  <w:tag w:val="goog_rdk_123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sdtContent>
              </w:sdt>
              <w:del w:author="Animefor Me" w:id="15" w:date="2026-09-29T09:36:34Z"/>
            </w:sdtContent>
          </w:sdt>
        </w:p>
      </w:sdtContent>
    </w:sdt>
    <w:sdt>
      <w:sdtPr>
        <w:id w:val="-1280906197"/>
        <w:tag w:val="goog_rdk_1241"/>
      </w:sdtPr>
      <w:sdtContent>
        <w:p w:rsidR="00000000" w:rsidDel="00000000" w:rsidP="00000000" w:rsidRDefault="00000000" w:rsidRPr="00000000" w14:paraId="000000DB">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rPr>
              </w:rPrChange>
            </w:rPr>
          </w:pPr>
          <w:sdt>
            <w:sdtPr>
              <w:id w:val="832303012"/>
              <w:tag w:val="goog_rdk_1237"/>
            </w:sdtPr>
            <w:sdtContent>
              <w:del w:author="Animefor Me" w:id="15" w:date="2026-09-29T09:36:34Z"/>
              <w:sdt>
                <w:sdtPr>
                  <w:id w:val="951835307"/>
                  <w:tag w:val="goog_rdk_1238"/>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Scenario</w:delText>
                    </w:r>
                  </w:del>
                </w:sdtContent>
              </w:sdt>
              <w:del w:author="Animefor Me" w:id="15" w:date="2026-09-29T09:36:34Z">
                <w:sdt>
                  <w:sdtPr>
                    <w:id w:val="790086474"/>
                    <w:tag w:val="goog_rdk_1239"/>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s</w:delText>
                    </w:r>
                  </w:sdtContent>
                </w:sdt>
                <w:sdt>
                  <w:sdtPr>
                    <w:id w:val="1661476782"/>
                    <w:tag w:val="goog_rdk_1240"/>
                  </w:sdtPr>
                  <w:sdtContent>
                    <w:r w:rsidDel="00000000" w:rsidR="00000000" w:rsidRPr="00000000">
                      <w:rPr>
                        <w:rtl w:val="0"/>
                      </w:rPr>
                    </w:r>
                  </w:sdtContent>
                </w:sdt>
              </w:del>
            </w:sdtContent>
          </w:sdt>
        </w:p>
      </w:sdtContent>
    </w:sdt>
    <w:sdt>
      <w:sdtPr>
        <w:id w:val="211673740"/>
        <w:tag w:val="goog_rdk_1244"/>
      </w:sdtPr>
      <w:sdtContent>
        <w:p w:rsidR="00000000" w:rsidDel="00000000" w:rsidP="00000000" w:rsidRDefault="00000000" w:rsidRPr="00000000" w14:paraId="000000DC">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498215296"/>
              <w:tag w:val="goog_rdk_1242"/>
            </w:sdtPr>
            <w:sdtContent>
              <w:del w:author="Animefor Me" w:id="15" w:date="2026-09-29T09:36:34Z"/>
              <w:sdt>
                <w:sdtPr>
                  <w:id w:val="-2086052959"/>
                  <w:tag w:val="goog_rdk_124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Scenario 1: A student wants to know about oceans and rivers uses EduGenie to ask “Which is the largest ocean?”  </w:delText>
                    </w:r>
                  </w:del>
                </w:sdtContent>
              </w:sdt>
              <w:del w:author="Animefor Me" w:id="15" w:date="2026-09-29T09:36:34Z"/>
            </w:sdtContent>
          </w:sdt>
        </w:p>
      </w:sdtContent>
    </w:sdt>
    <w:sdt>
      <w:sdtPr>
        <w:id w:val="521062653"/>
        <w:tag w:val="goog_rdk_1247"/>
      </w:sdtPr>
      <w:sdtContent>
        <w:p w:rsidR="00000000" w:rsidDel="00000000" w:rsidP="00000000" w:rsidRDefault="00000000" w:rsidRPr="00000000" w14:paraId="000000DD">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850074167"/>
              <w:tag w:val="goog_rdk_1245"/>
            </w:sdtPr>
            <w:sdtContent>
              <w:del w:author="Animefor Me" w:id="15" w:date="2026-09-29T09:36:34Z"/>
              <w:sdt>
                <w:sdtPr>
                  <w:id w:val="-974773528"/>
                  <w:tag w:val="goog_rdk_124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Scenario 2: A student wants to know the level of her understanding of “The Pythagoras Theorem” and clicks “Generate Quiz.”  </w:delText>
                    </w:r>
                  </w:del>
                </w:sdtContent>
              </w:sdt>
              <w:del w:author="Animefor Me" w:id="15" w:date="2026-09-29T09:36:34Z"/>
            </w:sdtContent>
          </w:sdt>
        </w:p>
      </w:sdtContent>
    </w:sdt>
    <w:sdt>
      <w:sdtPr>
        <w:id w:val="-1425312030"/>
        <w:tag w:val="goog_rdk_1253"/>
      </w:sdtPr>
      <w:sdtContent>
        <w:p w:rsidR="00000000" w:rsidDel="00000000" w:rsidP="00000000" w:rsidRDefault="00000000" w:rsidRPr="00000000" w14:paraId="000000DE">
          <w:pPr>
            <w:spacing w:after="280" w:before="280" w:line="240" w:lineRule="auto"/>
            <w:jc w:val="both"/>
            <w:rPr>
              <w:ins w:author="Hema" w:id="113" w:date="2026-09-22T13:22:21Z"/>
              <w:del w:author="Animefor Me" w:id="15" w:date="2026-09-29T09:36:34Z"/>
              <w:rPrChange w:author="Animefor Me" w:id="18" w:date="2026-09-29T09:36:34Z">
                <w:rPr>
                  <w:rFonts w:ascii="Cambria" w:cs="Cambria" w:eastAsia="Cambria" w:hAnsi="Cambria"/>
                  <w:color w:val="000000"/>
                  <w:sz w:val="22"/>
                  <w:szCs w:val="22"/>
                </w:rPr>
              </w:rPrChange>
            </w:rPr>
          </w:pPr>
          <w:sdt>
            <w:sdtPr>
              <w:id w:val="942514860"/>
              <w:tag w:val="goog_rdk_1248"/>
            </w:sdtPr>
            <w:sdtContent>
              <w:del w:author="Animefor Me" w:id="15" w:date="2026-09-29T09:36:34Z"/>
              <w:sdt>
                <w:sdtPr>
                  <w:id w:val="1398387971"/>
                  <w:tag w:val="goog_rdk_124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Scenario 3: A learner exploring SQL requests a learning p</w:delText>
                    </w:r>
                  </w:del>
                </w:sdtContent>
              </w:sdt>
              <w:del w:author="Animefor Me" w:id="15" w:date="2026-09-29T09:36:34Z"/>
            </w:sdtContent>
          </w:sdt>
          <w:sdt>
            <w:sdtPr>
              <w:id w:val="-1134449344"/>
              <w:tag w:val="goog_rdk_1250"/>
            </w:sdtPr>
            <w:sdtContent>
              <w:ins w:author="Hema" w:id="113" w:date="2026-09-22T13:22:21Z">
                <w:sdt>
                  <w:sdtPr>
                    <w:id w:val="1860892056"/>
                    <w:tag w:val="goog_rdk_1251"/>
                  </w:sdtPr>
                  <w:sdtContent>
                    <w:del w:author="Animefor Me" w:id="15" w:date="2026-09-29T09:36:34Z"/>
                  </w:sdtContent>
                </w:sdt>
              </w:ins>
              <w:sdt>
                <w:sdtPr>
                  <w:id w:val="1193089315"/>
                  <w:tag w:val="goog_rdk_1252"/>
                </w:sdtPr>
                <w:sdtContent>
                  <w:ins w:author="Hema" w:id="113" w:date="2026-09-22T13:22:21Z">
                    <w:del w:author="Animefor Me" w:id="15" w:date="2026-09-29T09:36:34Z">
                      <w:r w:rsidDel="00000000" w:rsidR="00000000" w:rsidRPr="00000000">
                        <w:rPr>
                          <w:rtl w:val="0"/>
                        </w:rPr>
                      </w:r>
                    </w:del>
                  </w:ins>
                </w:sdtContent>
              </w:sdt>
              <w:ins w:author="Hema" w:id="113" w:date="2026-09-22T13:22:21Z">
                <w:del w:author="Animefor Me" w:id="15" w:date="2026-09-29T09:36:34Z"/>
              </w:ins>
            </w:sdtContent>
          </w:sdt>
        </w:p>
      </w:sdtContent>
    </w:sdt>
    <w:sdt>
      <w:sdtPr>
        <w:id w:val="376634432"/>
        <w:tag w:val="goog_rdk_1263"/>
      </w:sdtPr>
      <w:sdtContent>
        <w:p w:rsidR="00000000" w:rsidDel="00000000" w:rsidP="00000000" w:rsidRDefault="00000000" w:rsidRPr="00000000" w14:paraId="000000DF">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266897958"/>
              <w:tag w:val="goog_rdk_1254"/>
            </w:sdtPr>
            <w:sdtContent>
              <w:ins w:author="Hema" w:id="113" w:date="2026-09-22T13:22:21Z">
                <w:sdt>
                  <w:sdtPr>
                    <w:id w:val="1265037165"/>
                    <w:tag w:val="goog_rdk_1255"/>
                  </w:sdtPr>
                  <w:sdtContent>
                    <w:del w:author="Animefor Me" w:id="15" w:date="2026-09-29T09:36:34Z"/>
                  </w:sdtContent>
                </w:sdt>
              </w:ins>
              <w:sdt>
                <w:sdtPr>
                  <w:id w:val="176816343"/>
                  <w:tag w:val="goog_rdk_1256"/>
                </w:sdtPr>
                <w:sdtContent>
                  <w:ins w:author="Hema" w:id="113" w:date="2026-09-22T13:22:21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path</w:delText>
                      </w:r>
                    </w:del>
                  </w:ins>
                </w:sdtContent>
              </w:sdt>
              <w:ins w:author="Hema" w:id="113" w:date="2026-09-22T13:22:21Z">
                <w:del w:author="Animefor Me" w:id="15" w:date="2026-09-29T09:36:34Z"/>
              </w:ins>
            </w:sdtContent>
          </w:sdt>
          <w:sdt>
            <w:sdtPr>
              <w:id w:val="168202176"/>
              <w:tag w:val="goog_rdk_1257"/>
            </w:sdtPr>
            <w:sdtContent>
              <w:del w:author="Animefor Me" w:id="15" w:date="2026-09-29T09:36:34Z"/>
              <w:sdt>
                <w:sdtPr>
                  <w:id w:val="1735867037"/>
                  <w:tag w:val="goog_rdk_125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at</w:delText>
                    </w:r>
                  </w:del>
                </w:sdtContent>
              </w:sdt>
              <w:del w:author="Animefor Me" w:id="15" w:date="2026-09-29T09:36:34Z">
                <w:sdt>
                  <w:sdtPr>
                    <w:id w:val="-846596095"/>
                    <w:tag w:val="goog_rdk_1259"/>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 </w:delText>
                    </w:r>
                  </w:sdtContent>
                </w:sdt>
                <w:sdt>
                  <w:sdtPr>
                    <w:id w:val="-2135440380"/>
                    <w:tag w:val="goog_rdk_1260"/>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which is a structured plan with beginner to advanced topics, timelines, and suggestions</w:delText>
                    </w:r>
                  </w:sdtContent>
                </w:sdt>
                <w:sdt>
                  <w:sdtPr>
                    <w:id w:val="1485325401"/>
                    <w:tag w:val="goog_rdk_1261"/>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sdt>
                  <w:sdtPr>
                    <w:id w:val="-517080939"/>
                    <w:tag w:val="goog_rdk_1262"/>
                  </w:sdtPr>
                  <w:sdtContent>
                    <w:r w:rsidDel="00000000" w:rsidR="00000000" w:rsidRPr="00000000">
                      <w:rPr>
                        <w:rtl w:val="0"/>
                      </w:rPr>
                    </w:r>
                  </w:sdtContent>
                </w:sdt>
              </w:del>
            </w:sdtContent>
          </w:sdt>
        </w:p>
      </w:sdtContent>
    </w:sdt>
    <w:sdt>
      <w:sdtPr>
        <w:id w:val="1334942764"/>
        <w:tag w:val="goog_rdk_1266"/>
      </w:sdtPr>
      <w:sdtContent>
        <w:p w:rsidR="00000000" w:rsidDel="00000000" w:rsidP="00000000" w:rsidRDefault="00000000" w:rsidRPr="00000000" w14:paraId="000000E0">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rPr>
              </w:rPrChange>
            </w:rPr>
            <w:pPrChange w:author="Rossi Rossi" w:id="0" w:date="2026-09-22T06:56:59Z">
              <w:pPr>
                <w:spacing w:after="280" w:before="280" w:line="240" w:lineRule="auto"/>
              </w:pPr>
            </w:pPrChange>
          </w:pPr>
          <w:sdt>
            <w:sdtPr>
              <w:id w:val="-1602226719"/>
              <w:tag w:val="goog_rdk_1264"/>
            </w:sdtPr>
            <w:sdtContent>
              <w:del w:author="Animefor Me" w:id="15" w:date="2026-09-29T09:36:34Z"/>
              <w:sdt>
                <w:sdtPr>
                  <w:id w:val="1183488925"/>
                  <w:tag w:val="goog_rdk_126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85097426"/>
        <w:tag w:val="goog_rdk_1269"/>
      </w:sdtPr>
      <w:sdtContent>
        <w:p w:rsidR="00000000" w:rsidDel="00000000" w:rsidP="00000000" w:rsidRDefault="00000000" w:rsidRPr="00000000" w14:paraId="000000E1">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682954807"/>
              <w:tag w:val="goog_rdk_1267"/>
            </w:sdtPr>
            <w:sdtContent>
              <w:del w:author="Animefor Me" w:id="15" w:date="2026-09-29T09:36:34Z"/>
              <w:sdt>
                <w:sdtPr>
                  <w:id w:val="-1292428016"/>
                  <w:tag w:val="goog_rdk_126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468481884"/>
        <w:tag w:val="goog_rdk_1272"/>
      </w:sdtPr>
      <w:sdtContent>
        <w:p w:rsidR="00000000" w:rsidDel="00000000" w:rsidP="00000000" w:rsidRDefault="00000000" w:rsidRPr="00000000" w14:paraId="000000E2">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747947236"/>
              <w:tag w:val="goog_rdk_1270"/>
            </w:sdtPr>
            <w:sdtContent>
              <w:del w:author="Animefor Me" w:id="15" w:date="2026-09-29T09:36:34Z"/>
              <w:sdt>
                <w:sdtPr>
                  <w:id w:val="1427966655"/>
                  <w:tag w:val="goog_rdk_127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501226095"/>
        <w:tag w:val="goog_rdk_1278"/>
      </w:sdtPr>
      <w:sdtContent>
        <w:p w:rsidR="00000000" w:rsidDel="00000000" w:rsidP="00000000" w:rsidRDefault="00000000" w:rsidRPr="00000000" w14:paraId="000000E3">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275564288"/>
              <w:tag w:val="goog_rdk_1275"/>
            </w:sdtPr>
            <w:sdtContent>
              <w:ins w:author="Abinaya Saravanan" w:id="115" w:date="2026-09-23T05:08:12Z">
                <w:sdt>
                  <w:sdtPr>
                    <w:id w:val="547244970"/>
                    <w:tag w:val="goog_rdk_1276"/>
                  </w:sdtPr>
                  <w:sdtContent>
                    <w:del w:author="Animefor Me" w:id="15" w:date="2026-09-29T09:36:34Z"/>
                  </w:sdtContent>
                </w:sdt>
              </w:ins>
              <w:sdt>
                <w:sdtPr>
                  <w:id w:val="628588974"/>
                  <w:tag w:val="goog_rdk_1277"/>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import google.generativeai as genai</w:delText>
                      </w:r>
                    </w:del>
                  </w:ins>
                </w:sdtContent>
              </w:sdt>
              <w:ins w:author="Abinaya Saravanan" w:id="115" w:date="2026-09-23T05:08:12Z">
                <w:del w:author="Animefor Me" w:id="15" w:date="2026-09-29T09:36:34Z"/>
              </w:ins>
            </w:sdtContent>
          </w:sdt>
        </w:p>
      </w:sdtContent>
    </w:sdt>
    <w:sdt>
      <w:sdtPr>
        <w:id w:val="-983028818"/>
        <w:tag w:val="goog_rdk_1282"/>
      </w:sdtPr>
      <w:sdtContent>
        <w:p w:rsidR="00000000" w:rsidDel="00000000" w:rsidP="00000000" w:rsidRDefault="00000000" w:rsidRPr="00000000" w14:paraId="000000E4">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659613556"/>
              <w:tag w:val="goog_rdk_1279"/>
            </w:sdtPr>
            <w:sdtContent>
              <w:ins w:author="Abinaya Saravanan" w:id="115" w:date="2026-09-23T05:08:12Z">
                <w:sdt>
                  <w:sdtPr>
                    <w:id w:val="63827824"/>
                    <w:tag w:val="goog_rdk_1280"/>
                  </w:sdtPr>
                  <w:sdtContent>
                    <w:del w:author="Animefor Me" w:id="15" w:date="2026-09-29T09:36:34Z"/>
                  </w:sdtContent>
                </w:sdt>
              </w:ins>
              <w:sdt>
                <w:sdtPr>
                  <w:id w:val="1188049413"/>
                  <w:tag w:val="goog_rdk_1281"/>
                </w:sdtPr>
                <w:sdtContent>
                  <w:ins w:author="Abinaya Saravanan" w:id="115" w:date="2026-09-23T05:08:12Z">
                    <w:del w:author="Animefor Me" w:id="15" w:date="2026-09-29T09:36:34Z">
                      <w:r w:rsidDel="00000000" w:rsidR="00000000" w:rsidRPr="00000000">
                        <w:rPr>
                          <w:rtl w:val="0"/>
                        </w:rPr>
                      </w:r>
                    </w:del>
                  </w:ins>
                </w:sdtContent>
              </w:sdt>
              <w:ins w:author="Abinaya Saravanan" w:id="115" w:date="2026-09-23T05:08:12Z">
                <w:del w:author="Animefor Me" w:id="15" w:date="2026-09-29T09:36:34Z"/>
              </w:ins>
            </w:sdtContent>
          </w:sdt>
        </w:p>
      </w:sdtContent>
    </w:sdt>
    <w:sdt>
      <w:sdtPr>
        <w:id w:val="-411832832"/>
        <w:tag w:val="goog_rdk_1286"/>
      </w:sdtPr>
      <w:sdtContent>
        <w:p w:rsidR="00000000" w:rsidDel="00000000" w:rsidP="00000000" w:rsidRDefault="00000000" w:rsidRPr="00000000" w14:paraId="000000E5">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490113634"/>
              <w:tag w:val="goog_rdk_1283"/>
            </w:sdtPr>
            <w:sdtContent>
              <w:ins w:author="Abinaya Saravanan" w:id="115" w:date="2026-09-23T05:08:12Z">
                <w:sdt>
                  <w:sdtPr>
                    <w:id w:val="397541214"/>
                    <w:tag w:val="goog_rdk_1284"/>
                  </w:sdtPr>
                  <w:sdtContent>
                    <w:del w:author="Animefor Me" w:id="15" w:date="2026-09-29T09:36:34Z"/>
                  </w:sdtContent>
                </w:sdt>
              </w:ins>
              <w:sdt>
                <w:sdtPr>
                  <w:id w:val="314204206"/>
                  <w:tag w:val="goog_rdk_1285"/>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def summarize_text(text: str) -&gt; str:</w:delText>
                      </w:r>
                    </w:del>
                  </w:ins>
                </w:sdtContent>
              </w:sdt>
              <w:ins w:author="Abinaya Saravanan" w:id="115" w:date="2026-09-23T05:08:12Z">
                <w:del w:author="Animefor Me" w:id="15" w:date="2026-09-29T09:36:34Z"/>
              </w:ins>
            </w:sdtContent>
          </w:sdt>
        </w:p>
      </w:sdtContent>
    </w:sdt>
    <w:sdt>
      <w:sdtPr>
        <w:id w:val="527396503"/>
        <w:tag w:val="goog_rdk_1290"/>
      </w:sdtPr>
      <w:sdtContent>
        <w:p w:rsidR="00000000" w:rsidDel="00000000" w:rsidP="00000000" w:rsidRDefault="00000000" w:rsidRPr="00000000" w14:paraId="000000E6">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530708549"/>
              <w:tag w:val="goog_rdk_1287"/>
            </w:sdtPr>
            <w:sdtContent>
              <w:ins w:author="Abinaya Saravanan" w:id="115" w:date="2026-09-23T05:08:12Z">
                <w:sdt>
                  <w:sdtPr>
                    <w:id w:val="125929057"/>
                    <w:tag w:val="goog_rdk_1288"/>
                  </w:sdtPr>
                  <w:sdtContent>
                    <w:del w:author="Animefor Me" w:id="15" w:date="2026-09-29T09:36:34Z"/>
                  </w:sdtContent>
                </w:sdt>
              </w:ins>
              <w:sdt>
                <w:sdtPr>
                  <w:id w:val="1282664472"/>
                  <w:tag w:val="goog_rdk_1289"/>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try:</w:delText>
                      </w:r>
                    </w:del>
                  </w:ins>
                </w:sdtContent>
              </w:sdt>
              <w:ins w:author="Abinaya Saravanan" w:id="115" w:date="2026-09-23T05:08:12Z">
                <w:del w:author="Animefor Me" w:id="15" w:date="2026-09-29T09:36:34Z"/>
              </w:ins>
            </w:sdtContent>
          </w:sdt>
        </w:p>
      </w:sdtContent>
    </w:sdt>
    <w:sdt>
      <w:sdtPr>
        <w:id w:val="-1807829424"/>
        <w:tag w:val="goog_rdk_1294"/>
      </w:sdtPr>
      <w:sdtContent>
        <w:p w:rsidR="00000000" w:rsidDel="00000000" w:rsidP="00000000" w:rsidRDefault="00000000" w:rsidRPr="00000000" w14:paraId="000000E7">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937742814"/>
              <w:tag w:val="goog_rdk_1291"/>
            </w:sdtPr>
            <w:sdtContent>
              <w:ins w:author="Abinaya Saravanan" w:id="115" w:date="2026-09-23T05:08:12Z">
                <w:sdt>
                  <w:sdtPr>
                    <w:id w:val="64567826"/>
                    <w:tag w:val="goog_rdk_1292"/>
                  </w:sdtPr>
                  <w:sdtContent>
                    <w:del w:author="Animefor Me" w:id="15" w:date="2026-09-29T09:36:34Z"/>
                  </w:sdtContent>
                </w:sdt>
              </w:ins>
              <w:sdt>
                <w:sdtPr>
                  <w:id w:val="-1259249154"/>
                  <w:tag w:val="goog_rdk_1293"/>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 Initialize the Gemini model</w:delText>
                      </w:r>
                    </w:del>
                  </w:ins>
                </w:sdtContent>
              </w:sdt>
              <w:ins w:author="Abinaya Saravanan" w:id="115" w:date="2026-09-23T05:08:12Z">
                <w:del w:author="Animefor Me" w:id="15" w:date="2026-09-29T09:36:34Z"/>
              </w:ins>
            </w:sdtContent>
          </w:sdt>
        </w:p>
      </w:sdtContent>
    </w:sdt>
    <w:sdt>
      <w:sdtPr>
        <w:id w:val="968299251"/>
        <w:tag w:val="goog_rdk_1298"/>
      </w:sdtPr>
      <w:sdtContent>
        <w:p w:rsidR="00000000" w:rsidDel="00000000" w:rsidP="00000000" w:rsidRDefault="00000000" w:rsidRPr="00000000" w14:paraId="000000E8">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223432586"/>
              <w:tag w:val="goog_rdk_1295"/>
            </w:sdtPr>
            <w:sdtContent>
              <w:ins w:author="Abinaya Saravanan" w:id="115" w:date="2026-09-23T05:08:12Z">
                <w:sdt>
                  <w:sdtPr>
                    <w:id w:val="875427040"/>
                    <w:tag w:val="goog_rdk_1296"/>
                  </w:sdtPr>
                  <w:sdtContent>
                    <w:del w:author="Animefor Me" w:id="15" w:date="2026-09-29T09:36:34Z"/>
                  </w:sdtContent>
                </w:sdt>
              </w:ins>
              <w:sdt>
                <w:sdtPr>
                  <w:id w:val="-1106765457"/>
                  <w:tag w:val="goog_rdk_1297"/>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15" w:date="2026-09-23T05:08:12Z">
                <w:del w:author="Animefor Me" w:id="15" w:date="2026-09-29T09:36:34Z"/>
              </w:ins>
            </w:sdtContent>
          </w:sdt>
        </w:p>
      </w:sdtContent>
    </w:sdt>
    <w:sdt>
      <w:sdtPr>
        <w:id w:val="643347722"/>
        <w:tag w:val="goog_rdk_1302"/>
      </w:sdtPr>
      <w:sdtContent>
        <w:p w:rsidR="00000000" w:rsidDel="00000000" w:rsidP="00000000" w:rsidRDefault="00000000" w:rsidRPr="00000000" w14:paraId="000000E9">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36381310"/>
              <w:tag w:val="goog_rdk_1299"/>
            </w:sdtPr>
            <w:sdtContent>
              <w:ins w:author="Abinaya Saravanan" w:id="115" w:date="2026-09-23T05:08:12Z">
                <w:sdt>
                  <w:sdtPr>
                    <w:id w:val="833563411"/>
                    <w:tag w:val="goog_rdk_1300"/>
                  </w:sdtPr>
                  <w:sdtContent>
                    <w:del w:author="Animefor Me" w:id="15" w:date="2026-09-29T09:36:34Z"/>
                  </w:sdtContent>
                </w:sdt>
              </w:ins>
              <w:sdt>
                <w:sdtPr>
                  <w:id w:val="113806052"/>
                  <w:tag w:val="goog_rdk_1301"/>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5" w:date="2026-09-23T05:08:12Z">
                <w:del w:author="Animefor Me" w:id="15" w:date="2026-09-29T09:36:34Z"/>
              </w:ins>
            </w:sdtContent>
          </w:sdt>
        </w:p>
      </w:sdtContent>
    </w:sdt>
    <w:sdt>
      <w:sdtPr>
        <w:id w:val="304850417"/>
        <w:tag w:val="goog_rdk_1306"/>
      </w:sdtPr>
      <w:sdtContent>
        <w:p w:rsidR="00000000" w:rsidDel="00000000" w:rsidP="00000000" w:rsidRDefault="00000000" w:rsidRPr="00000000" w14:paraId="000000EA">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343971562"/>
              <w:tag w:val="goog_rdk_1303"/>
            </w:sdtPr>
            <w:sdtContent>
              <w:ins w:author="Abinaya Saravanan" w:id="115" w:date="2026-09-23T05:08:12Z">
                <w:sdt>
                  <w:sdtPr>
                    <w:id w:val="1382777767"/>
                    <w:tag w:val="goog_rdk_1304"/>
                  </w:sdtPr>
                  <w:sdtContent>
                    <w:del w:author="Animefor Me" w:id="15" w:date="2026-09-29T09:36:34Z"/>
                  </w:sdtContent>
                </w:sdt>
              </w:ins>
              <w:sdt>
                <w:sdtPr>
                  <w:id w:val="1224288269"/>
                  <w:tag w:val="goog_rdk_1305"/>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 Construct the prompt</w:delText>
                      </w:r>
                    </w:del>
                  </w:ins>
                </w:sdtContent>
              </w:sdt>
              <w:ins w:author="Abinaya Saravanan" w:id="115" w:date="2026-09-23T05:08:12Z">
                <w:del w:author="Animefor Me" w:id="15" w:date="2026-09-29T09:36:34Z"/>
              </w:ins>
            </w:sdtContent>
          </w:sdt>
        </w:p>
      </w:sdtContent>
    </w:sdt>
    <w:sdt>
      <w:sdtPr>
        <w:id w:val="1396378246"/>
        <w:tag w:val="goog_rdk_1310"/>
      </w:sdtPr>
      <w:sdtContent>
        <w:p w:rsidR="00000000" w:rsidDel="00000000" w:rsidP="00000000" w:rsidRDefault="00000000" w:rsidRPr="00000000" w14:paraId="000000EB">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508237610"/>
              <w:tag w:val="goog_rdk_1307"/>
            </w:sdtPr>
            <w:sdtContent>
              <w:ins w:author="Abinaya Saravanan" w:id="115" w:date="2026-09-23T05:08:12Z">
                <w:sdt>
                  <w:sdtPr>
                    <w:id w:val="-328098289"/>
                    <w:tag w:val="goog_rdk_1308"/>
                  </w:sdtPr>
                  <w:sdtContent>
                    <w:del w:author="Animefor Me" w:id="15" w:date="2026-09-29T09:36:34Z"/>
                  </w:sdtContent>
                </w:sdt>
              </w:ins>
              <w:sdt>
                <w:sdtPr>
                  <w:id w:val="-1293374543"/>
                  <w:tag w:val="goog_rdk_1309"/>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15" w:date="2026-09-23T05:08:12Z">
                <w:del w:author="Animefor Me" w:id="15" w:date="2026-09-29T09:36:34Z"/>
              </w:ins>
            </w:sdtContent>
          </w:sdt>
        </w:p>
      </w:sdtContent>
    </w:sdt>
    <w:sdt>
      <w:sdtPr>
        <w:id w:val="4095849"/>
        <w:tag w:val="goog_rdk_1314"/>
      </w:sdtPr>
      <w:sdtContent>
        <w:p w:rsidR="00000000" w:rsidDel="00000000" w:rsidP="00000000" w:rsidRDefault="00000000" w:rsidRPr="00000000" w14:paraId="000000EC">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996595718"/>
              <w:tag w:val="goog_rdk_1311"/>
            </w:sdtPr>
            <w:sdtContent>
              <w:ins w:author="Abinaya Saravanan" w:id="115" w:date="2026-09-23T05:08:12Z">
                <w:sdt>
                  <w:sdtPr>
                    <w:id w:val="-1601187782"/>
                    <w:tag w:val="goog_rdk_1312"/>
                  </w:sdtPr>
                  <w:sdtContent>
                    <w:del w:author="Animefor Me" w:id="15" w:date="2026-09-29T09:36:34Z"/>
                  </w:sdtContent>
                </w:sdt>
              </w:ins>
              <w:sdt>
                <w:sdtPr>
                  <w:id w:val="62148746"/>
                  <w:tag w:val="goog_rdk_1313"/>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5" w:date="2026-09-23T05:08:12Z">
                <w:del w:author="Animefor Me" w:id="15" w:date="2026-09-29T09:36:34Z"/>
              </w:ins>
            </w:sdtContent>
          </w:sdt>
        </w:p>
      </w:sdtContent>
    </w:sdt>
    <w:sdt>
      <w:sdtPr>
        <w:id w:val="-1929240361"/>
        <w:tag w:val="goog_rdk_1318"/>
      </w:sdtPr>
      <w:sdtContent>
        <w:p w:rsidR="00000000" w:rsidDel="00000000" w:rsidP="00000000" w:rsidRDefault="00000000" w:rsidRPr="00000000" w14:paraId="000000ED">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723535291"/>
              <w:tag w:val="goog_rdk_1315"/>
            </w:sdtPr>
            <w:sdtContent>
              <w:ins w:author="Abinaya Saravanan" w:id="115" w:date="2026-09-23T05:08:12Z">
                <w:sdt>
                  <w:sdtPr>
                    <w:id w:val="1495619289"/>
                    <w:tag w:val="goog_rdk_1316"/>
                  </w:sdtPr>
                  <w:sdtContent>
                    <w:del w:author="Animefor Me" w:id="15" w:date="2026-09-29T09:36:34Z"/>
                  </w:sdtContent>
                </w:sdt>
              </w:ins>
              <w:sdt>
                <w:sdtPr>
                  <w:id w:val="-812369302"/>
                  <w:tag w:val="goog_rdk_1317"/>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 Generate the response</w:delText>
                      </w:r>
                    </w:del>
                  </w:ins>
                </w:sdtContent>
              </w:sdt>
              <w:ins w:author="Abinaya Saravanan" w:id="115" w:date="2026-09-23T05:08:12Z">
                <w:del w:author="Animefor Me" w:id="15" w:date="2026-09-29T09:36:34Z"/>
              </w:ins>
            </w:sdtContent>
          </w:sdt>
        </w:p>
      </w:sdtContent>
    </w:sdt>
    <w:sdt>
      <w:sdtPr>
        <w:id w:val="-1075712712"/>
        <w:tag w:val="goog_rdk_1322"/>
      </w:sdtPr>
      <w:sdtContent>
        <w:p w:rsidR="00000000" w:rsidDel="00000000" w:rsidP="00000000" w:rsidRDefault="00000000" w:rsidRPr="00000000" w14:paraId="000000EE">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36503965"/>
              <w:tag w:val="goog_rdk_1319"/>
            </w:sdtPr>
            <w:sdtContent>
              <w:ins w:author="Abinaya Saravanan" w:id="115" w:date="2026-09-23T05:08:12Z">
                <w:sdt>
                  <w:sdtPr>
                    <w:id w:val="-733553221"/>
                    <w:tag w:val="goog_rdk_1320"/>
                  </w:sdtPr>
                  <w:sdtContent>
                    <w:del w:author="Animefor Me" w:id="15" w:date="2026-09-29T09:36:34Z"/>
                  </w:sdtContent>
                </w:sdt>
              </w:ins>
              <w:sdt>
                <w:sdtPr>
                  <w:id w:val="42670300"/>
                  <w:tag w:val="goog_rdk_1321"/>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response = model.generate_content(prompt)</w:delText>
                      </w:r>
                    </w:del>
                  </w:ins>
                </w:sdtContent>
              </w:sdt>
              <w:ins w:author="Abinaya Saravanan" w:id="115" w:date="2026-09-23T05:08:12Z">
                <w:del w:author="Animefor Me" w:id="15" w:date="2026-09-29T09:36:34Z"/>
              </w:ins>
            </w:sdtContent>
          </w:sdt>
        </w:p>
      </w:sdtContent>
    </w:sdt>
    <w:sdt>
      <w:sdtPr>
        <w:id w:val="726494907"/>
        <w:tag w:val="goog_rdk_1326"/>
      </w:sdtPr>
      <w:sdtContent>
        <w:p w:rsidR="00000000" w:rsidDel="00000000" w:rsidP="00000000" w:rsidRDefault="00000000" w:rsidRPr="00000000" w14:paraId="000000EF">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305899977"/>
              <w:tag w:val="goog_rdk_1323"/>
            </w:sdtPr>
            <w:sdtContent>
              <w:ins w:author="Abinaya Saravanan" w:id="115" w:date="2026-09-23T05:08:12Z">
                <w:sdt>
                  <w:sdtPr>
                    <w:id w:val="-1985363716"/>
                    <w:tag w:val="goog_rdk_1324"/>
                  </w:sdtPr>
                  <w:sdtContent>
                    <w:del w:author="Animefor Me" w:id="15" w:date="2026-09-29T09:36:34Z"/>
                  </w:sdtContent>
                </w:sdt>
              </w:ins>
              <w:sdt>
                <w:sdtPr>
                  <w:id w:val="587748646"/>
                  <w:tag w:val="goog_rdk_1325"/>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5" w:date="2026-09-23T05:08:12Z">
                <w:del w:author="Animefor Me" w:id="15" w:date="2026-09-29T09:36:34Z"/>
              </w:ins>
            </w:sdtContent>
          </w:sdt>
        </w:p>
      </w:sdtContent>
    </w:sdt>
    <w:sdt>
      <w:sdtPr>
        <w:id w:val="66377222"/>
        <w:tag w:val="goog_rdk_1330"/>
      </w:sdtPr>
      <w:sdtContent>
        <w:p w:rsidR="00000000" w:rsidDel="00000000" w:rsidP="00000000" w:rsidRDefault="00000000" w:rsidRPr="00000000" w14:paraId="000000F0">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186191761"/>
              <w:tag w:val="goog_rdk_1327"/>
            </w:sdtPr>
            <w:sdtContent>
              <w:ins w:author="Abinaya Saravanan" w:id="115" w:date="2026-09-23T05:08:12Z">
                <w:sdt>
                  <w:sdtPr>
                    <w:id w:val="976075787"/>
                    <w:tag w:val="goog_rdk_1328"/>
                  </w:sdtPr>
                  <w:sdtContent>
                    <w:del w:author="Animefor Me" w:id="15" w:date="2026-09-29T09:36:34Z"/>
                  </w:sdtContent>
                </w:sdt>
              </w:ins>
              <w:sdt>
                <w:sdtPr>
                  <w:id w:val="782913803"/>
                  <w:tag w:val="goog_rdk_1329"/>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response.text.strip()</w:delText>
                      </w:r>
                    </w:del>
                  </w:ins>
                </w:sdtContent>
              </w:sdt>
              <w:ins w:author="Abinaya Saravanan" w:id="115" w:date="2026-09-23T05:08:12Z">
                <w:del w:author="Animefor Me" w:id="15" w:date="2026-09-29T09:36:34Z"/>
              </w:ins>
            </w:sdtContent>
          </w:sdt>
        </w:p>
      </w:sdtContent>
    </w:sdt>
    <w:sdt>
      <w:sdtPr>
        <w:id w:val="1580790972"/>
        <w:tag w:val="goog_rdk_1334"/>
      </w:sdtPr>
      <w:sdtContent>
        <w:p w:rsidR="00000000" w:rsidDel="00000000" w:rsidP="00000000" w:rsidRDefault="00000000" w:rsidRPr="00000000" w14:paraId="000000F1">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2082044494"/>
              <w:tag w:val="goog_rdk_1331"/>
            </w:sdtPr>
            <w:sdtContent>
              <w:ins w:author="Abinaya Saravanan" w:id="115" w:date="2026-09-23T05:08:12Z">
                <w:sdt>
                  <w:sdtPr>
                    <w:id w:val="-351474307"/>
                    <w:tag w:val="goog_rdk_1332"/>
                  </w:sdtPr>
                  <w:sdtContent>
                    <w:del w:author="Animefor Me" w:id="15" w:date="2026-09-29T09:36:34Z"/>
                  </w:sdtContent>
                </w:sdt>
              </w:ins>
              <w:sdt>
                <w:sdtPr>
                  <w:id w:val="1972931118"/>
                  <w:tag w:val="goog_rdk_1333"/>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del>
                  </w:ins>
                </w:sdtContent>
              </w:sdt>
              <w:ins w:author="Abinaya Saravanan" w:id="115" w:date="2026-09-23T05:08:12Z">
                <w:del w:author="Animefor Me" w:id="15" w:date="2026-09-29T09:36:34Z"/>
              </w:ins>
            </w:sdtContent>
          </w:sdt>
        </w:p>
      </w:sdtContent>
    </w:sdt>
    <w:sdt>
      <w:sdtPr>
        <w:id w:val="570146732"/>
        <w:tag w:val="goog_rdk_1338"/>
      </w:sdtPr>
      <w:sdtContent>
        <w:p w:rsidR="00000000" w:rsidDel="00000000" w:rsidP="00000000" w:rsidRDefault="00000000" w:rsidRPr="00000000" w14:paraId="000000F2">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586048585"/>
              <w:tag w:val="goog_rdk_1335"/>
            </w:sdtPr>
            <w:sdtContent>
              <w:ins w:author="Abinaya Saravanan" w:id="115" w:date="2026-09-23T05:08:12Z">
                <w:sdt>
                  <w:sdtPr>
                    <w:id w:val="2146852101"/>
                    <w:tag w:val="goog_rdk_1336"/>
                  </w:sdtPr>
                  <w:sdtContent>
                    <w:del w:author="Animefor Me" w:id="15" w:date="2026-09-29T09:36:34Z"/>
                  </w:sdtContent>
                </w:sdt>
              </w:ins>
              <w:sdt>
                <w:sdtPr>
                  <w:id w:val="-1524390664"/>
                  <w:tag w:val="goog_rdk_1337"/>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except Exception as e:</w:delText>
                      </w:r>
                    </w:del>
                  </w:ins>
                </w:sdtContent>
              </w:sdt>
              <w:ins w:author="Abinaya Saravanan" w:id="115" w:date="2026-09-23T05:08:12Z">
                <w:del w:author="Animefor Me" w:id="15" w:date="2026-09-29T09:36:34Z"/>
              </w:ins>
            </w:sdtContent>
          </w:sdt>
        </w:p>
      </w:sdtContent>
    </w:sdt>
    <w:sdt>
      <w:sdtPr>
        <w:id w:val="-1791014215"/>
        <w:tag w:val="goog_rdk_1342"/>
      </w:sdtPr>
      <w:sdtContent>
        <w:p w:rsidR="00000000" w:rsidDel="00000000" w:rsidP="00000000" w:rsidRDefault="00000000" w:rsidRPr="00000000" w14:paraId="000000F3">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512664265"/>
              <w:tag w:val="goog_rdk_1339"/>
            </w:sdtPr>
            <w:sdtContent>
              <w:ins w:author="Abinaya Saravanan" w:id="115" w:date="2026-09-23T05:08:12Z">
                <w:sdt>
                  <w:sdtPr>
                    <w:id w:val="-941658005"/>
                    <w:tag w:val="goog_rdk_1340"/>
                  </w:sdtPr>
                  <w:sdtContent>
                    <w:del w:author="Animefor Me" w:id="15" w:date="2026-09-29T09:36:34Z"/>
                  </w:sdtContent>
                </w:sdt>
              </w:ins>
              <w:sdt>
                <w:sdtPr>
                  <w:id w:val="1555804900"/>
                  <w:tag w:val="goog_rdk_1341"/>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f"Error in Summary: {e}"</w:delText>
                      </w:r>
                    </w:del>
                  </w:ins>
                </w:sdtContent>
              </w:sdt>
              <w:ins w:author="Abinaya Saravanan" w:id="115" w:date="2026-09-23T05:08:12Z">
                <w:del w:author="Animefor Me" w:id="15" w:date="2026-09-29T09:36:34Z"/>
              </w:ins>
            </w:sdtContent>
          </w:sdt>
        </w:p>
      </w:sdtContent>
    </w:sdt>
    <w:sdt>
      <w:sdtPr>
        <w:id w:val="1650287425"/>
        <w:tag w:val="goog_rdk_1346"/>
      </w:sdtPr>
      <w:sdtContent>
        <w:p w:rsidR="00000000" w:rsidDel="00000000" w:rsidP="00000000" w:rsidRDefault="00000000" w:rsidRPr="00000000" w14:paraId="000000F4">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660845868"/>
              <w:tag w:val="goog_rdk_1343"/>
            </w:sdtPr>
            <w:sdtContent>
              <w:ins w:author="Abinaya Saravanan" w:id="115" w:date="2026-09-23T05:08:12Z">
                <w:sdt>
                  <w:sdtPr>
                    <w:id w:val="1047329223"/>
                    <w:tag w:val="goog_rdk_1344"/>
                  </w:sdtPr>
                  <w:sdtContent>
                    <w:del w:author="Animefor Me" w:id="15" w:date="2026-09-29T09:36:34Z"/>
                  </w:sdtContent>
                </w:sdt>
              </w:ins>
              <w:sdt>
                <w:sdtPr>
                  <w:id w:val="-1726268183"/>
                  <w:tag w:val="goog_rdk_1345"/>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import google.generativeai as genai</w:delText>
                      </w:r>
                    </w:del>
                  </w:ins>
                </w:sdtContent>
              </w:sdt>
              <w:ins w:author="Abinaya Saravanan" w:id="115" w:date="2026-09-23T05:08:12Z">
                <w:del w:author="Animefor Me" w:id="15" w:date="2026-09-29T09:36:34Z"/>
              </w:ins>
            </w:sdtContent>
          </w:sdt>
        </w:p>
      </w:sdtContent>
    </w:sdt>
    <w:sdt>
      <w:sdtPr>
        <w:id w:val="-934658831"/>
        <w:tag w:val="goog_rdk_1350"/>
      </w:sdtPr>
      <w:sdtContent>
        <w:p w:rsidR="00000000" w:rsidDel="00000000" w:rsidP="00000000" w:rsidRDefault="00000000" w:rsidRPr="00000000" w14:paraId="000000F5">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768361591"/>
              <w:tag w:val="goog_rdk_1347"/>
            </w:sdtPr>
            <w:sdtContent>
              <w:ins w:author="Abinaya Saravanan" w:id="115" w:date="2026-09-23T05:08:12Z">
                <w:sdt>
                  <w:sdtPr>
                    <w:id w:val="1236585879"/>
                    <w:tag w:val="goog_rdk_1348"/>
                  </w:sdtPr>
                  <w:sdtContent>
                    <w:del w:author="Animefor Me" w:id="15" w:date="2026-09-29T09:36:34Z"/>
                  </w:sdtContent>
                </w:sdt>
              </w:ins>
              <w:sdt>
                <w:sdtPr>
                  <w:id w:val="-318776312"/>
                  <w:tag w:val="goog_rdk_1349"/>
                </w:sdtPr>
                <w:sdtContent>
                  <w:ins w:author="Abinaya Saravanan" w:id="115" w:date="2026-09-23T05:08:12Z">
                    <w:del w:author="Animefor Me" w:id="15" w:date="2026-09-29T09:36:34Z">
                      <w:r w:rsidDel="00000000" w:rsidR="00000000" w:rsidRPr="00000000">
                        <w:rPr>
                          <w:rtl w:val="0"/>
                        </w:rPr>
                      </w:r>
                    </w:del>
                  </w:ins>
                </w:sdtContent>
              </w:sdt>
              <w:ins w:author="Abinaya Saravanan" w:id="115" w:date="2026-09-23T05:08:12Z">
                <w:del w:author="Animefor Me" w:id="15" w:date="2026-09-29T09:36:34Z"/>
              </w:ins>
            </w:sdtContent>
          </w:sdt>
        </w:p>
      </w:sdtContent>
    </w:sdt>
    <w:sdt>
      <w:sdtPr>
        <w:id w:val="-259468245"/>
        <w:tag w:val="goog_rdk_1354"/>
      </w:sdtPr>
      <w:sdtContent>
        <w:p w:rsidR="00000000" w:rsidDel="00000000" w:rsidP="00000000" w:rsidRDefault="00000000" w:rsidRPr="00000000" w14:paraId="000000F6">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794930989"/>
              <w:tag w:val="goog_rdk_1351"/>
            </w:sdtPr>
            <w:sdtContent>
              <w:ins w:author="Abinaya Saravanan" w:id="115" w:date="2026-09-23T05:08:12Z">
                <w:sdt>
                  <w:sdtPr>
                    <w:id w:val="-1878718209"/>
                    <w:tag w:val="goog_rdk_1352"/>
                  </w:sdtPr>
                  <w:sdtContent>
                    <w:del w:author="Animefor Me" w:id="15" w:date="2026-09-29T09:36:34Z"/>
                  </w:sdtContent>
                </w:sdt>
              </w:ins>
              <w:sdt>
                <w:sdtPr>
                  <w:id w:val="-1523617625"/>
                  <w:tag w:val="goog_rdk_1353"/>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def summarize_text(text: str) -&gt; str:</w:delText>
                      </w:r>
                    </w:del>
                  </w:ins>
                </w:sdtContent>
              </w:sdt>
              <w:ins w:author="Abinaya Saravanan" w:id="115" w:date="2026-09-23T05:08:12Z">
                <w:del w:author="Animefor Me" w:id="15" w:date="2026-09-29T09:36:34Z"/>
              </w:ins>
            </w:sdtContent>
          </w:sdt>
        </w:p>
      </w:sdtContent>
    </w:sdt>
    <w:sdt>
      <w:sdtPr>
        <w:id w:val="-1903144912"/>
        <w:tag w:val="goog_rdk_1367"/>
      </w:sdtPr>
      <w:sdtContent>
        <w:p w:rsidR="00000000" w:rsidDel="00000000" w:rsidP="00000000" w:rsidRDefault="00000000" w:rsidRPr="00000000" w14:paraId="000000F7">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822290720"/>
              <w:tag w:val="goog_rdk_1355"/>
            </w:sdtPr>
            <w:sdtContent>
              <w:ins w:author="Abinaya Saravanan" w:id="115" w:date="2026-09-23T05:08:12Z">
                <w:sdt>
                  <w:sdtPr>
                    <w:id w:val="-2053736593"/>
                    <w:tag w:val="goog_rdk_1356"/>
                  </w:sdtPr>
                  <w:sdtContent>
                    <w:del w:author="Animefor Me" w:id="15" w:date="2026-09-29T09:36:34Z"/>
                  </w:sdtContent>
                </w:sdt>
              </w:ins>
              <w:sdt>
                <w:sdtPr>
                  <w:id w:val="1662730249"/>
                  <w:tag w:val="goog_rdk_1357"/>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tr</w:delText>
                      </w:r>
                    </w:del>
                  </w:ins>
                </w:sdtContent>
              </w:sdt>
              <w:ins w:author="Abinaya Saravanan" w:id="115" w:date="2026-09-23T05:08:12Z">
                <w:del w:author="Animefor Me" w:id="15" w:date="2026-09-29T09:36:34Z">
                  <w:sdt>
                    <w:sdtPr>
                      <w:id w:val="1110672187"/>
                      <w:tag w:val="goog_rdk_1358"/>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y</w:delText>
                      </w:r>
                    </w:sdtContent>
                  </w:sdt>
                </w:del>
              </w:ins>
            </w:sdtContent>
          </w:sdt>
          <w:sdt>
            <w:sdtPr>
              <w:id w:val="455321118"/>
              <w:tag w:val="goog_rdk_1359"/>
            </w:sdtPr>
            <w:sdtContent>
              <w:ins w:author="Suruthika Suruthika" w:id="116" w:date="2026-09-23T09:37:09Z">
                <w:sdt>
                  <w:sdtPr>
                    <w:id w:val="-1585972660"/>
                    <w:tag w:val="goog_rdk_1360"/>
                  </w:sdtPr>
                  <w:sdtContent>
                    <w:del w:author="Animefor Me" w:id="15" w:date="2026-09-29T09:36:34Z"/>
                  </w:sdtContent>
                </w:sdt>
              </w:ins>
              <w:sdt>
                <w:sdtPr>
                  <w:id w:val="1379731310"/>
                  <w:tag w:val="goog_rdk_1361"/>
                </w:sdtPr>
                <w:sdtContent>
                  <w:ins w:author="Suruthika Suruthika" w:id="116" w:date="2026-09-23T09:37:09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_</w:delText>
                      </w:r>
                    </w:del>
                  </w:ins>
                </w:sdtContent>
              </w:sdt>
              <w:ins w:author="Suruthika Suruthika" w:id="116" w:date="2026-09-23T09:37:09Z">
                <w:del w:author="Animefor Me" w:id="15" w:date="2026-09-29T09:36:34Z">
                  <w:sdt>
                    <w:sdtPr>
                      <w:id w:val="1423164131"/>
                      <w:tag w:val="goog_rdk_1362"/>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w:delText>
                      </w:r>
                    </w:sdtContent>
                  </w:sdt>
                </w:del>
              </w:ins>
            </w:sdtContent>
          </w:sdt>
          <w:sdt>
            <w:sdtPr>
              <w:id w:val="-2039445529"/>
              <w:tag w:val="goog_rdk_1363"/>
            </w:sdtPr>
            <w:sdtContent>
              <w:ins w:author="Abinaya Saravanan" w:id="115" w:date="2026-09-23T05:08:12Z">
                <w:sdt>
                  <w:sdtPr>
                    <w:id w:val="829379376"/>
                    <w:tag w:val="goog_rdk_1364"/>
                  </w:sdtPr>
                  <w:sdtContent>
                    <w:del w:author="Animefor Me" w:id="15" w:date="2026-09-29T09:36:34Z"/>
                  </w:sdtContent>
                </w:sdt>
              </w:ins>
              <w:sdt>
                <w:sdtPr>
                  <w:id w:val="-80159025"/>
                  <w:tag w:val="goog_rdk_1365"/>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w:delText>
                      </w:r>
                    </w:del>
                  </w:ins>
                </w:sdtContent>
              </w:sdt>
              <w:ins w:author="Abinaya Saravanan" w:id="115" w:date="2026-09-23T05:08:12Z">
                <w:del w:author="Animefor Me" w:id="15" w:date="2026-09-29T09:36:34Z">
                  <w:sdt>
                    <w:sdtPr>
                      <w:id w:val="44774323"/>
                      <w:tag w:val="goog_rdk_1366"/>
                    </w:sdtPr>
                    <w:sdtContent>
                      <w:r w:rsidDel="00000000" w:rsidR="00000000" w:rsidRPr="00000000">
                        <w:rPr>
                          <w:rtl w:val="0"/>
                        </w:rPr>
                      </w:r>
                    </w:sdtContent>
                  </w:sdt>
                </w:del>
              </w:ins>
            </w:sdtContent>
          </w:sdt>
        </w:p>
      </w:sdtContent>
    </w:sdt>
    <w:sdt>
      <w:sdtPr>
        <w:id w:val="-511800457"/>
        <w:tag w:val="goog_rdk_1371"/>
      </w:sdtPr>
      <w:sdtContent>
        <w:p w:rsidR="00000000" w:rsidDel="00000000" w:rsidP="00000000" w:rsidRDefault="00000000" w:rsidRPr="00000000" w14:paraId="000000F8">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611869107"/>
              <w:tag w:val="goog_rdk_1368"/>
            </w:sdtPr>
            <w:sdtContent>
              <w:ins w:author="Abinaya Saravanan" w:id="115" w:date="2026-09-23T05:08:12Z">
                <w:sdt>
                  <w:sdtPr>
                    <w:id w:val="-1000502616"/>
                    <w:tag w:val="goog_rdk_1369"/>
                  </w:sdtPr>
                  <w:sdtContent>
                    <w:del w:author="Animefor Me" w:id="15" w:date="2026-09-29T09:36:34Z"/>
                  </w:sdtContent>
                </w:sdt>
              </w:ins>
              <w:sdt>
                <w:sdtPr>
                  <w:id w:val="1851445688"/>
                  <w:tag w:val="goog_rdk_1370"/>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model = genai.GenerativeModel(model_name="models/gemini-1.5-pro")</w:delText>
                      </w:r>
                    </w:del>
                  </w:ins>
                </w:sdtContent>
              </w:sdt>
              <w:ins w:author="Abinaya Saravanan" w:id="115" w:date="2026-09-23T05:08:12Z">
                <w:del w:author="Animefor Me" w:id="15" w:date="2026-09-29T09:36:34Z"/>
              </w:ins>
            </w:sdtContent>
          </w:sdt>
        </w:p>
      </w:sdtContent>
    </w:sdt>
    <w:sdt>
      <w:sdtPr>
        <w:id w:val="-1701130857"/>
        <w:tag w:val="goog_rdk_1375"/>
      </w:sdtPr>
      <w:sdtContent>
        <w:p w:rsidR="00000000" w:rsidDel="00000000" w:rsidP="00000000" w:rsidRDefault="00000000" w:rsidRPr="00000000" w14:paraId="000000F9">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333825619"/>
              <w:tag w:val="goog_rdk_1372"/>
            </w:sdtPr>
            <w:sdtContent>
              <w:ins w:author="Abinaya Saravanan" w:id="115" w:date="2026-09-23T05:08:12Z">
                <w:sdt>
                  <w:sdtPr>
                    <w:id w:val="339141974"/>
                    <w:tag w:val="goog_rdk_1373"/>
                  </w:sdtPr>
                  <w:sdtContent>
                    <w:del w:author="Animefor Me" w:id="15" w:date="2026-09-29T09:36:34Z"/>
                  </w:sdtContent>
                </w:sdt>
              </w:ins>
              <w:sdt>
                <w:sdtPr>
                  <w:id w:val="1155201270"/>
                  <w:tag w:val="goog_rdk_1374"/>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prompt = f"Summarize the following text in simple language:\n\n{text}"</w:delText>
                      </w:r>
                    </w:del>
                  </w:ins>
                </w:sdtContent>
              </w:sdt>
              <w:ins w:author="Abinaya Saravanan" w:id="115" w:date="2026-09-23T05:08:12Z">
                <w:del w:author="Animefor Me" w:id="15" w:date="2026-09-29T09:36:34Z"/>
              </w:ins>
            </w:sdtContent>
          </w:sdt>
        </w:p>
      </w:sdtContent>
    </w:sdt>
    <w:sdt>
      <w:sdtPr>
        <w:id w:val="-257742885"/>
        <w:tag w:val="goog_rdk_1379"/>
      </w:sdtPr>
      <w:sdtContent>
        <w:p w:rsidR="00000000" w:rsidDel="00000000" w:rsidP="00000000" w:rsidRDefault="00000000" w:rsidRPr="00000000" w14:paraId="000000FA">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804991465"/>
              <w:tag w:val="goog_rdk_1376"/>
            </w:sdtPr>
            <w:sdtContent>
              <w:ins w:author="Abinaya Saravanan" w:id="115" w:date="2026-09-23T05:08:12Z">
                <w:sdt>
                  <w:sdtPr>
                    <w:id w:val="-975126820"/>
                    <w:tag w:val="goog_rdk_1377"/>
                  </w:sdtPr>
                  <w:sdtContent>
                    <w:del w:author="Animefor Me" w:id="15" w:date="2026-09-29T09:36:34Z"/>
                  </w:sdtContent>
                </w:sdt>
              </w:ins>
              <w:sdt>
                <w:sdtPr>
                  <w:id w:val="-4620778"/>
                  <w:tag w:val="goog_rdk_1378"/>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response = model.generate_content(prompt)</w:delText>
                      </w:r>
                    </w:del>
                  </w:ins>
                </w:sdtContent>
              </w:sdt>
              <w:ins w:author="Abinaya Saravanan" w:id="115" w:date="2026-09-23T05:08:12Z">
                <w:del w:author="Animefor Me" w:id="15" w:date="2026-09-29T09:36:34Z"/>
              </w:ins>
            </w:sdtContent>
          </w:sdt>
        </w:p>
      </w:sdtContent>
    </w:sdt>
    <w:sdt>
      <w:sdtPr>
        <w:id w:val="-1134824328"/>
        <w:tag w:val="goog_rdk_1383"/>
      </w:sdtPr>
      <w:sdtContent>
        <w:p w:rsidR="00000000" w:rsidDel="00000000" w:rsidP="00000000" w:rsidRDefault="00000000" w:rsidRPr="00000000" w14:paraId="000000FB">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1468495245"/>
              <w:tag w:val="goog_rdk_1380"/>
            </w:sdtPr>
            <w:sdtContent>
              <w:ins w:author="Abinaya Saravanan" w:id="115" w:date="2026-09-23T05:08:12Z">
                <w:sdt>
                  <w:sdtPr>
                    <w:id w:val="2100487012"/>
                    <w:tag w:val="goog_rdk_1381"/>
                  </w:sdtPr>
                  <w:sdtContent>
                    <w:del w:author="Animefor Me" w:id="15" w:date="2026-09-29T09:36:34Z"/>
                  </w:sdtContent>
                </w:sdt>
              </w:ins>
              <w:sdt>
                <w:sdtPr>
                  <w:id w:val="-539048973"/>
                  <w:tag w:val="goog_rdk_1382"/>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response.text.strip()</w:delText>
                      </w:r>
                    </w:del>
                  </w:ins>
                </w:sdtContent>
              </w:sdt>
              <w:ins w:author="Abinaya Saravanan" w:id="115" w:date="2026-09-23T05:08:12Z">
                <w:del w:author="Animefor Me" w:id="15" w:date="2026-09-29T09:36:34Z"/>
              </w:ins>
            </w:sdtContent>
          </w:sdt>
        </w:p>
      </w:sdtContent>
    </w:sdt>
    <w:sdt>
      <w:sdtPr>
        <w:id w:val="-805462490"/>
        <w:tag w:val="goog_rdk_1387"/>
      </w:sdtPr>
      <w:sdtContent>
        <w:p w:rsidR="00000000" w:rsidDel="00000000" w:rsidP="00000000" w:rsidRDefault="00000000" w:rsidRPr="00000000" w14:paraId="000000FC">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2144790412"/>
              <w:tag w:val="goog_rdk_1384"/>
            </w:sdtPr>
            <w:sdtContent>
              <w:ins w:author="Abinaya Saravanan" w:id="115" w:date="2026-09-23T05:08:12Z">
                <w:sdt>
                  <w:sdtPr>
                    <w:id w:val="-1658700684"/>
                    <w:tag w:val="goog_rdk_1385"/>
                  </w:sdtPr>
                  <w:sdtContent>
                    <w:del w:author="Animefor Me" w:id="15" w:date="2026-09-29T09:36:34Z"/>
                  </w:sdtContent>
                </w:sdt>
              </w:ins>
              <w:sdt>
                <w:sdtPr>
                  <w:id w:val="924190411"/>
                  <w:tag w:val="goog_rdk_1386"/>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except Exception as e:</w:delText>
                      </w:r>
                    </w:del>
                  </w:ins>
                </w:sdtContent>
              </w:sdt>
              <w:ins w:author="Abinaya Saravanan" w:id="115" w:date="2026-09-23T05:08:12Z">
                <w:del w:author="Animefor Me" w:id="15" w:date="2026-09-29T09:36:34Z"/>
              </w:ins>
            </w:sdtContent>
          </w:sdt>
        </w:p>
      </w:sdtContent>
    </w:sdt>
    <w:sdt>
      <w:sdtPr>
        <w:id w:val="1333506800"/>
        <w:tag w:val="goog_rdk_1391"/>
      </w:sdtPr>
      <w:sdtContent>
        <w:p w:rsidR="00000000" w:rsidDel="00000000" w:rsidP="00000000" w:rsidRDefault="00000000" w:rsidRPr="00000000" w14:paraId="000000FD">
          <w:pPr>
            <w:spacing w:after="280" w:before="280" w:line="240" w:lineRule="auto"/>
            <w:rPr>
              <w:ins w:author="Abinaya Saravanan" w:id="115" w:date="2026-09-23T05:08:12Z"/>
              <w:del w:author="Animefor Me" w:id="15" w:date="2026-09-29T09:36:34Z"/>
              <w:rPrChange w:author="Animefor Me" w:id="18" w:date="2026-09-29T09:36:34Z">
                <w:rPr>
                  <w:rFonts w:ascii="Cambria" w:cs="Cambria" w:eastAsia="Cambria" w:hAnsi="Cambria"/>
                  <w:b w:val="1"/>
                  <w:bCs w:val="1"/>
                  <w:color w:val="000000"/>
                </w:rPr>
              </w:rPrChange>
            </w:rPr>
          </w:pPr>
          <w:sdt>
            <w:sdtPr>
              <w:id w:val="-685308081"/>
              <w:tag w:val="goog_rdk_1388"/>
            </w:sdtPr>
            <w:sdtContent>
              <w:ins w:author="Abinaya Saravanan" w:id="115" w:date="2026-09-23T05:08:12Z">
                <w:sdt>
                  <w:sdtPr>
                    <w:id w:val="-1360826838"/>
                    <w:tag w:val="goog_rdk_1389"/>
                  </w:sdtPr>
                  <w:sdtContent>
                    <w:del w:author="Animefor Me" w:id="15" w:date="2026-09-29T09:36:34Z"/>
                  </w:sdtContent>
                </w:sdt>
              </w:ins>
              <w:sdt>
                <w:sdtPr>
                  <w:id w:val="-1745500871"/>
                  <w:tag w:val="goog_rdk_1390"/>
                </w:sdtPr>
                <w:sdtContent>
                  <w:ins w:author="Abinaya Saravanan" w:id="115" w:date="2026-09-23T05:08:12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        return f"Error in Summary: {e}"</w:delText>
                      </w:r>
                    </w:del>
                  </w:ins>
                </w:sdtContent>
              </w:sdt>
              <w:ins w:author="Abinaya Saravanan" w:id="115" w:date="2026-09-23T05:08:12Z">
                <w:del w:author="Animefor Me" w:id="15" w:date="2026-09-29T09:36:34Z"/>
              </w:ins>
            </w:sdtContent>
          </w:sdt>
        </w:p>
      </w:sdtContent>
    </w:sdt>
    <w:sdt>
      <w:sdtPr>
        <w:id w:val="-1899506655"/>
        <w:tag w:val="goog_rdk_1395"/>
      </w:sdtPr>
      <w:sdtContent>
        <w:p w:rsidR="00000000" w:rsidDel="00000000" w:rsidP="00000000" w:rsidRDefault="00000000" w:rsidRPr="00000000" w14:paraId="000000FE">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538587857"/>
              <w:tag w:val="goog_rdk_1393"/>
            </w:sdtPr>
            <w:sdtContent>
              <w:del w:author="Animefor Me" w:id="15" w:date="2026-09-29T09:36:34Z"/>
              <w:sdt>
                <w:sdtPr>
                  <w:id w:val="-243193195"/>
                  <w:tag w:val="goog_rdk_139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85073168"/>
        <w:tag w:val="goog_rdk_1398"/>
      </w:sdtPr>
      <w:sdtContent>
        <w:p w:rsidR="00000000" w:rsidDel="00000000" w:rsidP="00000000" w:rsidRDefault="00000000" w:rsidRPr="00000000" w14:paraId="000000FF">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961441914"/>
              <w:tag w:val="goog_rdk_1396"/>
            </w:sdtPr>
            <w:sdtContent>
              <w:del w:author="Animefor Me" w:id="15" w:date="2026-09-29T09:36:34Z"/>
              <w:sdt>
                <w:sdtPr>
                  <w:id w:val="-810957749"/>
                  <w:tag w:val="goog_rdk_139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05827336"/>
        <w:tag w:val="goog_rdk_1401"/>
      </w:sdtPr>
      <w:sdtContent>
        <w:p w:rsidR="00000000" w:rsidDel="00000000" w:rsidP="00000000" w:rsidRDefault="00000000" w:rsidRPr="00000000" w14:paraId="00000100">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749853726"/>
              <w:tag w:val="goog_rdk_1399"/>
            </w:sdtPr>
            <w:sdtContent>
              <w:del w:author="Animefor Me" w:id="15" w:date="2026-09-29T09:36:34Z"/>
              <w:sdt>
                <w:sdtPr>
                  <w:id w:val="516929662"/>
                  <w:tag w:val="goog_rdk_140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42019601"/>
        <w:tag w:val="goog_rdk_1404"/>
      </w:sdtPr>
      <w:sdtContent>
        <w:p w:rsidR="00000000" w:rsidDel="00000000" w:rsidP="00000000" w:rsidRDefault="00000000" w:rsidRPr="00000000" w14:paraId="00000101">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523546565"/>
              <w:tag w:val="goog_rdk_1402"/>
            </w:sdtPr>
            <w:sdtContent>
              <w:del w:author="Animefor Me" w:id="15" w:date="2026-09-29T09:36:34Z"/>
              <w:sdt>
                <w:sdtPr>
                  <w:id w:val="1199594901"/>
                  <w:tag w:val="goog_rdk_140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44209399"/>
        <w:tag w:val="goog_rdk_1407"/>
      </w:sdtPr>
      <w:sdtContent>
        <w:p w:rsidR="00000000" w:rsidDel="00000000" w:rsidP="00000000" w:rsidRDefault="00000000" w:rsidRPr="00000000" w14:paraId="00000102">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359865553"/>
              <w:tag w:val="goog_rdk_1405"/>
            </w:sdtPr>
            <w:sdtContent>
              <w:del w:author="Animefor Me" w:id="15" w:date="2026-09-29T09:36:34Z"/>
              <w:sdt>
                <w:sdtPr>
                  <w:id w:val="161445362"/>
                  <w:tag w:val="goog_rdk_140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54495184"/>
        <w:tag w:val="goog_rdk_1410"/>
      </w:sdtPr>
      <w:sdtContent>
        <w:p w:rsidR="00000000" w:rsidDel="00000000" w:rsidP="00000000" w:rsidRDefault="00000000" w:rsidRPr="00000000" w14:paraId="00000103">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262272366"/>
              <w:tag w:val="goog_rdk_1408"/>
            </w:sdtPr>
            <w:sdtContent>
              <w:del w:author="Animefor Me" w:id="15" w:date="2026-09-29T09:36:34Z"/>
              <w:sdt>
                <w:sdtPr>
                  <w:id w:val="121637442"/>
                  <w:tag w:val="goog_rdk_140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8236108"/>
        <w:tag w:val="goog_rdk_1414"/>
      </w:sdtPr>
      <w:sdtContent>
        <w:p w:rsidR="00000000" w:rsidDel="00000000" w:rsidP="00000000" w:rsidRDefault="00000000" w:rsidRPr="00000000" w14:paraId="00000104">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800871991"/>
              <w:tag w:val="goog_rdk_1411"/>
            </w:sdtPr>
            <w:sdtContent>
              <w:del w:author="Animefor Me" w:id="15" w:date="2026-09-29T09:36:34Z"/>
              <w:sdt>
                <w:sdtPr>
                  <w:id w:val="-1173596042"/>
                  <w:tag w:val="goog_rdk_141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ARCHIT</w:delText>
                    </w:r>
                  </w:del>
                </w:sdtContent>
              </w:sdt>
              <w:del w:author="Animefor Me" w:id="15" w:date="2026-09-29T09:36:34Z">
                <w:sdt>
                  <w:sdtPr>
                    <w:id w:val="1995224500"/>
                    <w:tag w:val="goog_rdk_1413"/>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ECTURAL DIAGRAM</w:delText>
                    </w:r>
                  </w:sdtContent>
                </w:sdt>
              </w:del>
            </w:sdtContent>
          </w:sdt>
        </w:p>
      </w:sdtContent>
    </w:sdt>
    <w:sdt>
      <w:sdtPr>
        <w:id w:val="-404982362"/>
        <w:tag w:val="goog_rdk_1417"/>
      </w:sdtPr>
      <w:sdtContent>
        <w:p w:rsidR="00000000" w:rsidDel="00000000" w:rsidP="00000000" w:rsidRDefault="00000000" w:rsidRPr="00000000" w14:paraId="0000010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343147416"/>
              <w:tag w:val="goog_rdk_1415"/>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4889500" cy="4000500"/>
                      <wp:effectExtent b="0" l="0" r="0" t="0"/>
                      <wp:docPr id="2126916952"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889500" cy="4000500"/>
                              </a:xfrm>
                              <a:prstGeom prst="rect"/>
                              <a:ln/>
                            </pic:spPr>
                          </pic:pic>
                        </a:graphicData>
                      </a:graphic>
                    </wp:inline>
                  </w:drawing>
                </w:r>
              </w:del>
              <w:sdt>
                <w:sdtPr>
                  <w:id w:val="-1573114172"/>
                  <w:tag w:val="goog_rdk_141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8605869"/>
        <w:tag w:val="goog_rdk_1420"/>
      </w:sdtPr>
      <w:sdtContent>
        <w:p w:rsidR="00000000" w:rsidDel="00000000" w:rsidP="00000000" w:rsidRDefault="00000000" w:rsidRPr="00000000" w14:paraId="00000106">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Change w:author="Rossi Rossi" w:id="0" w:date="2026-09-22T06:56:59Z">
              <w:pPr>
                <w:spacing w:after="280" w:before="280" w:line="240" w:lineRule="auto"/>
                <w:jc w:val="both"/>
              </w:pPr>
            </w:pPrChange>
          </w:pPr>
          <w:sdt>
            <w:sdtPr>
              <w:id w:val="-185723651"/>
              <w:tag w:val="goog_rdk_1418"/>
            </w:sdtPr>
            <w:sdtContent>
              <w:del w:author="Animefor Me" w:id="15" w:date="2026-09-29T09:36:34Z"/>
              <w:sdt>
                <w:sdtPr>
                  <w:id w:val="-832188997"/>
                  <w:tag w:val="goog_rdk_141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013131"/>
        <w:tag w:val="goog_rdk_1424"/>
      </w:sdtPr>
      <w:sdtContent>
        <w:p w:rsidR="00000000" w:rsidDel="00000000" w:rsidP="00000000" w:rsidRDefault="00000000" w:rsidRPr="00000000" w14:paraId="00000107">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588369165"/>
              <w:tag w:val="goog_rdk_1421"/>
            </w:sdtPr>
            <w:sdtContent>
              <w:del w:author="Animefor Me" w:id="15" w:date="2026-09-29T09:36:34Z"/>
              <w:sdt>
                <w:sdtPr>
                  <w:id w:val="1600575002"/>
                  <w:tag w:val="goog_rdk_142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Pre-requisites</w:delText>
                    </w:r>
                  </w:del>
                </w:sdtContent>
              </w:sdt>
              <w:del w:author="Animefor Me" w:id="15" w:date="2026-09-29T09:36:34Z">
                <w:sdt>
                  <w:sdtPr>
                    <w:id w:val="1680239384"/>
                    <w:tag w:val="goog_rdk_1423"/>
                  </w:sdtPr>
                  <w:sdtContent>
                    <w:r w:rsidDel="00000000" w:rsidR="00000000" w:rsidRPr="00000000">
                      <w:rPr>
                        <w:rtl w:val="0"/>
                      </w:rPr>
                    </w:r>
                  </w:sdtContent>
                </w:sdt>
              </w:del>
            </w:sdtContent>
          </w:sdt>
        </w:p>
      </w:sdtContent>
    </w:sdt>
    <w:sdt>
      <w:sdtPr>
        <w:id w:val="-1659421099"/>
        <w:tag w:val="goog_rdk_1431"/>
      </w:sdtPr>
      <w:sdtContent>
        <w:p w:rsidR="00000000" w:rsidDel="00000000" w:rsidP="00000000" w:rsidRDefault="00000000" w:rsidRPr="00000000" w14:paraId="00000108">
          <w:pPr>
            <w:spacing w:after="280" w:before="280" w:line="240" w:lineRule="auto"/>
            <w:jc w:val="both"/>
            <w:rPr>
              <w:ins w:author="Rossi Rossi" w:id="117" w:date="2026-09-22T06:56:59Z"/>
              <w:del w:author="Animefor Me" w:id="15" w:date="2026-09-29T09:36:34Z"/>
              <w:rPrChange w:author="Animefor Me" w:id="18" w:date="2026-09-29T09:36:34Z">
                <w:rPr>
                  <w:rFonts w:ascii="Cambria" w:cs="Cambria" w:eastAsia="Cambria" w:hAnsi="Cambria"/>
                  <w:b w:val="0"/>
                  <w:bCs w:val="0"/>
                  <w:color w:val="000000"/>
                  <w:sz w:val="22"/>
                  <w:szCs w:val="22"/>
                </w:rPr>
              </w:rPrChange>
            </w:rPr>
          </w:pPr>
          <w:sdt>
            <w:sdtPr>
              <w:id w:val="1487711075"/>
              <w:tag w:val="goog_rdk_1425"/>
            </w:sdtPr>
            <w:sdtContent>
              <w:del w:author="Animefor Me" w:id="15" w:date="2026-09-29T09:36:34Z"/>
              <w:sdt>
                <w:sdtPr>
                  <w:id w:val="451328193"/>
                  <w:tag w:val="goog_rdk_142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Python 3</w:delText>
                    </w:r>
                  </w:del>
                </w:sdtContent>
              </w:sdt>
              <w:del w:author="Animefor Me" w:id="15" w:date="2026-09-29T09:36:34Z">
                <w:sdt>
                  <w:sdtPr>
                    <w:id w:val="-844243420"/>
                    <w:tag w:val="goog_rdk_1427"/>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.10+</w:delText>
                    </w:r>
                  </w:sdtContent>
                </w:sdt>
              </w:del>
            </w:sdtContent>
          </w:sdt>
          <w:sdt>
            <w:sdtPr>
              <w:id w:val="1567859003"/>
              <w:tag w:val="goog_rdk_1428"/>
            </w:sdtPr>
            <w:sdtContent>
              <w:ins w:author="Rossi Rossi" w:id="117" w:date="2026-09-22T06:56:59Z">
                <w:sdt>
                  <w:sdtPr>
                    <w:id w:val="-1475338536"/>
                    <w:tag w:val="goog_rdk_1429"/>
                  </w:sdtPr>
                  <w:sdtContent>
                    <w:del w:author="Animefor Me" w:id="15" w:date="2026-09-29T09:36:34Z"/>
                  </w:sdtContent>
                </w:sdt>
              </w:ins>
              <w:sdt>
                <w:sdtPr>
                  <w:id w:val="-2087793946"/>
                  <w:tag w:val="goog_rdk_143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09822303"/>
        <w:tag w:val="goog_rdk_1435"/>
      </w:sdtPr>
      <w:sdtContent>
        <w:p w:rsidR="00000000" w:rsidDel="00000000" w:rsidP="00000000" w:rsidRDefault="00000000" w:rsidRPr="00000000" w14:paraId="0000010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62654471"/>
              <w:tag w:val="goog_rdk_1432"/>
            </w:sdtPr>
            <w:sdtContent>
              <w:ins w:author="Rossi Rossi" w:id="117" w:date="2026-09-22T06:56:59Z">
                <w:sdt>
                  <w:sdtPr>
                    <w:id w:val="1940003768"/>
                    <w:tag w:val="goog_rdk_1433"/>
                  </w:sdtPr>
                  <w:sdtContent>
                    <w:del w:author="Animefor Me" w:id="15" w:date="2026-09-29T09:36:34Z"/>
                  </w:sdtContent>
                </w:sdt>
              </w:ins>
              <w:sdt>
                <w:sdtPr>
                  <w:id w:val="1615773828"/>
                  <w:tag w:val="goog_rdk_143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17" w:date="2026-09-22T06:56:59Z">
                <w:del w:author="Animefor Me" w:id="15" w:date="2026-09-29T09:36:34Z"/>
              </w:ins>
            </w:sdtContent>
          </w:sdt>
        </w:p>
      </w:sdtContent>
    </w:sdt>
    <w:sdt>
      <w:sdtPr>
        <w:id w:val="-207977246"/>
        <w:tag w:val="goog_rdk_1441"/>
      </w:sdtPr>
      <w:sdtContent>
        <w:p w:rsidR="00000000" w:rsidDel="00000000" w:rsidP="00000000" w:rsidRDefault="00000000" w:rsidRPr="00000000" w14:paraId="0000010A">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1954551900"/>
              <w:tag w:val="goog_rdk_1438"/>
            </w:sdtPr>
            <w:sdtContent>
              <w:ins w:author="Abinaya Saravanan" w:id="119" w:date="2026-09-23T05:10:46Z">
                <w:sdt>
                  <w:sdtPr>
                    <w:id w:val="-115445949"/>
                    <w:tag w:val="goog_rdk_1439"/>
                  </w:sdtPr>
                  <w:sdtContent>
                    <w:del w:author="Animefor Me" w:id="15" w:date="2026-09-29T09:36:34Z"/>
                  </w:sdtContent>
                </w:sdt>
              </w:ins>
              <w:sdt>
                <w:sdtPr>
                  <w:id w:val="1019541157"/>
                  <w:tag w:val="goog_rdk_1440"/>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19" w:date="2026-09-23T05:10:46Z">
                <w:del w:author="Animefor Me" w:id="15" w:date="2026-09-29T09:36:34Z"/>
              </w:ins>
            </w:sdtContent>
          </w:sdt>
        </w:p>
      </w:sdtContent>
    </w:sdt>
    <w:sdt>
      <w:sdtPr>
        <w:id w:val="1743432743"/>
        <w:tag w:val="goog_rdk_1445"/>
      </w:sdtPr>
      <w:sdtContent>
        <w:p w:rsidR="00000000" w:rsidDel="00000000" w:rsidP="00000000" w:rsidRDefault="00000000" w:rsidRPr="00000000" w14:paraId="0000010B">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233886477"/>
              <w:tag w:val="goog_rdk_1442"/>
            </w:sdtPr>
            <w:sdtContent>
              <w:ins w:author="Abinaya Saravanan" w:id="119" w:date="2026-09-23T05:10:46Z">
                <w:sdt>
                  <w:sdtPr>
                    <w:id w:val="-1482545327"/>
                    <w:tag w:val="goog_rdk_1443"/>
                  </w:sdtPr>
                  <w:sdtContent>
                    <w:del w:author="Animefor Me" w:id="15" w:date="2026-09-29T09:36:34Z"/>
                  </w:sdtContent>
                </w:sdt>
              </w:ins>
              <w:sdt>
                <w:sdtPr>
                  <w:id w:val="-1539900956"/>
                  <w:tag w:val="goog_rdk_1444"/>
                </w:sdtPr>
                <w:sdtContent>
                  <w:ins w:author="Abinaya Saravanan" w:id="119" w:date="2026-09-23T05:10:46Z">
                    <w:del w:author="Animefor Me" w:id="15" w:date="2026-09-29T09:36:34Z">
                      <w:r w:rsidDel="00000000" w:rsidR="00000000" w:rsidRPr="00000000">
                        <w:rPr>
                          <w:rtl w:val="0"/>
                        </w:rPr>
                      </w:r>
                    </w:del>
                  </w:ins>
                </w:sdtContent>
              </w:sdt>
              <w:ins w:author="Abinaya Saravanan" w:id="119" w:date="2026-09-23T05:10:46Z">
                <w:del w:author="Animefor Me" w:id="15" w:date="2026-09-29T09:36:34Z"/>
              </w:ins>
            </w:sdtContent>
          </w:sdt>
        </w:p>
      </w:sdtContent>
    </w:sdt>
    <w:sdt>
      <w:sdtPr>
        <w:id w:val="2033509638"/>
        <w:tag w:val="goog_rdk_1449"/>
      </w:sdtPr>
      <w:sdtContent>
        <w:p w:rsidR="00000000" w:rsidDel="00000000" w:rsidP="00000000" w:rsidRDefault="00000000" w:rsidRPr="00000000" w14:paraId="0000010C">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1716548975"/>
              <w:tag w:val="goog_rdk_1446"/>
            </w:sdtPr>
            <w:sdtContent>
              <w:ins w:author="Abinaya Saravanan" w:id="119" w:date="2026-09-23T05:10:46Z">
                <w:sdt>
                  <w:sdtPr>
                    <w:id w:val="-860172333"/>
                    <w:tag w:val="goog_rdk_1447"/>
                  </w:sdtPr>
                  <w:sdtContent>
                    <w:del w:author="Animefor Me" w:id="15" w:date="2026-09-29T09:36:34Z"/>
                  </w:sdtContent>
                </w:sdt>
              </w:ins>
              <w:sdt>
                <w:sdtPr>
                  <w:id w:val="-1478468802"/>
                  <w:tag w:val="goog_rdk_1448"/>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19" w:date="2026-09-23T05:10:46Z">
                <w:del w:author="Animefor Me" w:id="15" w:date="2026-09-29T09:36:34Z"/>
              </w:ins>
            </w:sdtContent>
          </w:sdt>
        </w:p>
      </w:sdtContent>
    </w:sdt>
    <w:sdt>
      <w:sdtPr>
        <w:id w:val="-2128911111"/>
        <w:tag w:val="goog_rdk_1453"/>
      </w:sdtPr>
      <w:sdtContent>
        <w:p w:rsidR="00000000" w:rsidDel="00000000" w:rsidP="00000000" w:rsidRDefault="00000000" w:rsidRPr="00000000" w14:paraId="0000010D">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70446152"/>
              <w:tag w:val="goog_rdk_1450"/>
            </w:sdtPr>
            <w:sdtContent>
              <w:ins w:author="Abinaya Saravanan" w:id="119" w:date="2026-09-23T05:10:46Z">
                <w:sdt>
                  <w:sdtPr>
                    <w:id w:val="-32170670"/>
                    <w:tag w:val="goog_rdk_1451"/>
                  </w:sdtPr>
                  <w:sdtContent>
                    <w:del w:author="Animefor Me" w:id="15" w:date="2026-09-29T09:36:34Z"/>
                  </w:sdtContent>
                </w:sdt>
              </w:ins>
              <w:sdt>
                <w:sdtPr>
                  <w:id w:val="-1118153232"/>
                  <w:tag w:val="goog_rdk_1452"/>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19" w:date="2026-09-23T05:10:46Z">
                <w:del w:author="Animefor Me" w:id="15" w:date="2026-09-29T09:36:34Z"/>
              </w:ins>
            </w:sdtContent>
          </w:sdt>
        </w:p>
      </w:sdtContent>
    </w:sdt>
    <w:sdt>
      <w:sdtPr>
        <w:id w:val="-561430866"/>
        <w:tag w:val="goog_rdk_1457"/>
      </w:sdtPr>
      <w:sdtContent>
        <w:p w:rsidR="00000000" w:rsidDel="00000000" w:rsidP="00000000" w:rsidRDefault="00000000" w:rsidRPr="00000000" w14:paraId="0000010E">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1499740764"/>
              <w:tag w:val="goog_rdk_1454"/>
            </w:sdtPr>
            <w:sdtContent>
              <w:ins w:author="Abinaya Saravanan" w:id="119" w:date="2026-09-23T05:10:46Z">
                <w:sdt>
                  <w:sdtPr>
                    <w:id w:val="326711541"/>
                    <w:tag w:val="goog_rdk_1455"/>
                  </w:sdtPr>
                  <w:sdtContent>
                    <w:del w:author="Animefor Me" w:id="15" w:date="2026-09-29T09:36:34Z"/>
                  </w:sdtContent>
                </w:sdt>
              </w:ins>
              <w:sdt>
                <w:sdtPr>
                  <w:id w:val="-190014401"/>
                  <w:tag w:val="goog_rdk_1456"/>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19" w:date="2026-09-23T05:10:46Z">
                <w:del w:author="Animefor Me" w:id="15" w:date="2026-09-29T09:36:34Z"/>
              </w:ins>
            </w:sdtContent>
          </w:sdt>
        </w:p>
      </w:sdtContent>
    </w:sdt>
    <w:sdt>
      <w:sdtPr>
        <w:id w:val="1156700736"/>
        <w:tag w:val="goog_rdk_1461"/>
      </w:sdtPr>
      <w:sdtContent>
        <w:p w:rsidR="00000000" w:rsidDel="00000000" w:rsidP="00000000" w:rsidRDefault="00000000" w:rsidRPr="00000000" w14:paraId="0000010F">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1368473901"/>
              <w:tag w:val="goog_rdk_1458"/>
            </w:sdtPr>
            <w:sdtContent>
              <w:ins w:author="Abinaya Saravanan" w:id="119" w:date="2026-09-23T05:10:46Z">
                <w:sdt>
                  <w:sdtPr>
                    <w:id w:val="1762405339"/>
                    <w:tag w:val="goog_rdk_1459"/>
                  </w:sdtPr>
                  <w:sdtContent>
                    <w:del w:author="Animefor Me" w:id="15" w:date="2026-09-29T09:36:34Z"/>
                  </w:sdtContent>
                </w:sdt>
              </w:ins>
              <w:sdt>
                <w:sdtPr>
                  <w:id w:val="802036575"/>
                  <w:tag w:val="goog_rdk_1460"/>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19" w:date="2026-09-23T05:10:46Z">
                <w:del w:author="Animefor Me" w:id="15" w:date="2026-09-29T09:36:34Z"/>
              </w:ins>
            </w:sdtContent>
          </w:sdt>
        </w:p>
      </w:sdtContent>
    </w:sdt>
    <w:sdt>
      <w:sdtPr>
        <w:id w:val="1775549654"/>
        <w:tag w:val="goog_rdk_1465"/>
      </w:sdtPr>
      <w:sdtContent>
        <w:p w:rsidR="00000000" w:rsidDel="00000000" w:rsidP="00000000" w:rsidRDefault="00000000" w:rsidRPr="00000000" w14:paraId="00000110">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1166673290"/>
              <w:tag w:val="goog_rdk_1462"/>
            </w:sdtPr>
            <w:sdtContent>
              <w:ins w:author="Abinaya Saravanan" w:id="119" w:date="2026-09-23T05:10:46Z">
                <w:sdt>
                  <w:sdtPr>
                    <w:id w:val="-1321529172"/>
                    <w:tag w:val="goog_rdk_1463"/>
                  </w:sdtPr>
                  <w:sdtContent>
                    <w:del w:author="Animefor Me" w:id="15" w:date="2026-09-29T09:36:34Z"/>
                  </w:sdtContent>
                </w:sdt>
              </w:ins>
              <w:sdt>
                <w:sdtPr>
                  <w:id w:val="1082561552"/>
                  <w:tag w:val="goog_rdk_1464"/>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19" w:date="2026-09-23T05:10:46Z">
                <w:del w:author="Animefor Me" w:id="15" w:date="2026-09-29T09:36:34Z"/>
              </w:ins>
            </w:sdtContent>
          </w:sdt>
        </w:p>
      </w:sdtContent>
    </w:sdt>
    <w:sdt>
      <w:sdtPr>
        <w:id w:val="1525172183"/>
        <w:tag w:val="goog_rdk_1469"/>
      </w:sdtPr>
      <w:sdtContent>
        <w:p w:rsidR="00000000" w:rsidDel="00000000" w:rsidP="00000000" w:rsidRDefault="00000000" w:rsidRPr="00000000" w14:paraId="00000111">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2102841045"/>
              <w:tag w:val="goog_rdk_1466"/>
            </w:sdtPr>
            <w:sdtContent>
              <w:ins w:author="Abinaya Saravanan" w:id="119" w:date="2026-09-23T05:10:46Z">
                <w:sdt>
                  <w:sdtPr>
                    <w:id w:val="-1791412710"/>
                    <w:tag w:val="goog_rdk_1467"/>
                  </w:sdtPr>
                  <w:sdtContent>
                    <w:del w:author="Animefor Me" w:id="15" w:date="2026-09-29T09:36:34Z"/>
                  </w:sdtContent>
                </w:sdt>
              </w:ins>
              <w:sdt>
                <w:sdtPr>
                  <w:id w:val="1443629618"/>
                  <w:tag w:val="goog_rdk_1468"/>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19" w:date="2026-09-23T05:10:46Z">
                <w:del w:author="Animefor Me" w:id="15" w:date="2026-09-29T09:36:34Z"/>
              </w:ins>
            </w:sdtContent>
          </w:sdt>
        </w:p>
      </w:sdtContent>
    </w:sdt>
    <w:sdt>
      <w:sdtPr>
        <w:id w:val="-2054266432"/>
        <w:tag w:val="goog_rdk_1473"/>
      </w:sdtPr>
      <w:sdtContent>
        <w:p w:rsidR="00000000" w:rsidDel="00000000" w:rsidP="00000000" w:rsidRDefault="00000000" w:rsidRPr="00000000" w14:paraId="00000112">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595858898"/>
              <w:tag w:val="goog_rdk_1470"/>
            </w:sdtPr>
            <w:sdtContent>
              <w:ins w:author="Abinaya Saravanan" w:id="119" w:date="2026-09-23T05:10:46Z">
                <w:sdt>
                  <w:sdtPr>
                    <w:id w:val="1114808487"/>
                    <w:tag w:val="goog_rdk_1471"/>
                  </w:sdtPr>
                  <w:sdtContent>
                    <w:del w:author="Animefor Me" w:id="15" w:date="2026-09-29T09:36:34Z"/>
                  </w:sdtContent>
                </w:sdt>
              </w:ins>
              <w:sdt>
                <w:sdtPr>
                  <w:id w:val="2122932182"/>
                  <w:tag w:val="goog_rdk_1472"/>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19" w:date="2026-09-23T05:10:46Z">
                <w:del w:author="Animefor Me" w:id="15" w:date="2026-09-29T09:36:34Z"/>
              </w:ins>
            </w:sdtContent>
          </w:sdt>
        </w:p>
      </w:sdtContent>
    </w:sdt>
    <w:sdt>
      <w:sdtPr>
        <w:id w:val="377629894"/>
        <w:tag w:val="goog_rdk_1477"/>
      </w:sdtPr>
      <w:sdtContent>
        <w:p w:rsidR="00000000" w:rsidDel="00000000" w:rsidP="00000000" w:rsidRDefault="00000000" w:rsidRPr="00000000" w14:paraId="00000113">
          <w:pPr>
            <w:numPr>
              <w:ilvl w:val="1"/>
              <w:numId w:val="2"/>
            </w:numPr>
            <w:ind w:left="502" w:hanging="360"/>
            <w:rPr>
              <w:ins w:author="Abinaya Saravanan" w:id="119" w:date="2026-09-23T05:10:46Z"/>
              <w:del w:author="Animefor Me" w:id="15" w:date="2026-09-29T09:36:34Z"/>
            </w:rPr>
            <w:pPrChange w:author="FATHIMA RAIHANA A S" w:id="0" w:date="2026-09-25T17:38:39Z">
              <w:pPr>
                <w:numPr>
                  <w:ilvl w:val="1"/>
                  <w:numId w:val="9"/>
                </w:numPr>
                <w:ind w:left="502" w:hanging="360"/>
              </w:pPr>
            </w:pPrChange>
          </w:pPr>
          <w:sdt>
            <w:sdtPr>
              <w:id w:val="1917305428"/>
              <w:tag w:val="goog_rdk_1474"/>
            </w:sdtPr>
            <w:sdtContent>
              <w:ins w:author="Abinaya Saravanan" w:id="119" w:date="2026-09-23T05:10:46Z">
                <w:sdt>
                  <w:sdtPr>
                    <w:id w:val="2102957576"/>
                    <w:tag w:val="goog_rdk_1475"/>
                  </w:sdtPr>
                  <w:sdtContent>
                    <w:del w:author="Animefor Me" w:id="15" w:date="2026-09-29T09:36:34Z"/>
                  </w:sdtContent>
                </w:sdt>
              </w:ins>
              <w:sdt>
                <w:sdtPr>
                  <w:id w:val="922330423"/>
                  <w:tag w:val="goog_rdk_1476"/>
                </w:sdtPr>
                <w:sdtContent>
                  <w:ins w:author="Abinaya Saravanan" w:id="119" w:date="2026-09-23T05:10:4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19" w:date="2026-09-23T05:10:46Z">
                <w:del w:author="Animefor Me" w:id="15" w:date="2026-09-29T09:36:34Z"/>
              </w:ins>
            </w:sdtContent>
          </w:sdt>
        </w:p>
      </w:sdtContent>
    </w:sdt>
    <w:sdt>
      <w:sdtPr>
        <w:id w:val="-1160335041"/>
        <w:tag w:val="goog_rdk_1483"/>
      </w:sdtPr>
      <w:sdtContent>
        <w:p w:rsidR="00000000" w:rsidDel="00000000" w:rsidP="00000000" w:rsidRDefault="00000000" w:rsidRPr="00000000" w14:paraId="0000011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6043951"/>
              <w:tag w:val="goog_rdk_1480"/>
            </w:sdtPr>
            <w:sdtContent>
              <w:ins w:author="Rossi Rossi" w:id="117" w:date="2026-09-22T06:56:59Z">
                <w:sdt>
                  <w:sdtPr>
                    <w:id w:val="-1010532055"/>
                    <w:tag w:val="goog_rdk_1481"/>
                  </w:sdtPr>
                  <w:sdtContent>
                    <w:del w:author="Animefor Me" w:id="15" w:date="2026-09-29T09:36:34Z"/>
                  </w:sdtContent>
                </w:sdt>
              </w:ins>
              <w:sdt>
                <w:sdtPr>
                  <w:id w:val="-1189209236"/>
                  <w:tag w:val="goog_rdk_148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77912331"/>
        <w:tag w:val="goog_rdk_1487"/>
      </w:sdtPr>
      <w:sdtContent>
        <w:p w:rsidR="00000000" w:rsidDel="00000000" w:rsidP="00000000" w:rsidRDefault="00000000" w:rsidRPr="00000000" w14:paraId="0000011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64757912"/>
              <w:tag w:val="goog_rdk_1484"/>
            </w:sdtPr>
            <w:sdtContent>
              <w:ins w:author="Rossi Rossi" w:id="117" w:date="2026-09-22T06:56:59Z">
                <w:sdt>
                  <w:sdtPr>
                    <w:id w:val="-156987769"/>
                    <w:tag w:val="goog_rdk_1485"/>
                  </w:sdtPr>
                  <w:sdtContent>
                    <w:del w:author="Animefor Me" w:id="15" w:date="2026-09-29T09:36:34Z"/>
                  </w:sdtContent>
                </w:sdt>
              </w:ins>
              <w:sdt>
                <w:sdtPr>
                  <w:id w:val="-1049205894"/>
                  <w:tag w:val="goog_rdk_148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17" w:date="2026-09-22T06:56:59Z">
                <w:del w:author="Animefor Me" w:id="15" w:date="2026-09-29T09:36:34Z"/>
              </w:ins>
            </w:sdtContent>
          </w:sdt>
        </w:p>
      </w:sdtContent>
    </w:sdt>
    <w:sdt>
      <w:sdtPr>
        <w:id w:val="-289464669"/>
        <w:tag w:val="goog_rdk_1491"/>
      </w:sdtPr>
      <w:sdtContent>
        <w:p w:rsidR="00000000" w:rsidDel="00000000" w:rsidP="00000000" w:rsidRDefault="00000000" w:rsidRPr="00000000" w14:paraId="0000011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4775187"/>
              <w:tag w:val="goog_rdk_1488"/>
            </w:sdtPr>
            <w:sdtContent>
              <w:ins w:author="Rossi Rossi" w:id="117" w:date="2026-09-22T06:56:59Z">
                <w:sdt>
                  <w:sdtPr>
                    <w:id w:val="685968315"/>
                    <w:tag w:val="goog_rdk_1489"/>
                  </w:sdtPr>
                  <w:sdtContent>
                    <w:del w:author="Animefor Me" w:id="15" w:date="2026-09-29T09:36:34Z"/>
                  </w:sdtContent>
                </w:sdt>
              </w:ins>
              <w:sdt>
                <w:sdtPr>
                  <w:id w:val="1715707584"/>
                  <w:tag w:val="goog_rdk_149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58814182"/>
        <w:tag w:val="goog_rdk_1495"/>
      </w:sdtPr>
      <w:sdtContent>
        <w:p w:rsidR="00000000" w:rsidDel="00000000" w:rsidP="00000000" w:rsidRDefault="00000000" w:rsidRPr="00000000" w14:paraId="0000011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8568937"/>
              <w:tag w:val="goog_rdk_1492"/>
            </w:sdtPr>
            <w:sdtContent>
              <w:ins w:author="Rossi Rossi" w:id="117" w:date="2026-09-22T06:56:59Z">
                <w:sdt>
                  <w:sdtPr>
                    <w:id w:val="490503986"/>
                    <w:tag w:val="goog_rdk_1493"/>
                  </w:sdtPr>
                  <w:sdtContent>
                    <w:del w:author="Animefor Me" w:id="15" w:date="2026-09-29T09:36:34Z"/>
                  </w:sdtContent>
                </w:sdt>
              </w:ins>
              <w:sdt>
                <w:sdtPr>
                  <w:id w:val="2102375421"/>
                  <w:tag w:val="goog_rdk_149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17" w:date="2026-09-22T06:56:59Z">
                <w:del w:author="Animefor Me" w:id="15" w:date="2026-09-29T09:36:34Z"/>
              </w:ins>
            </w:sdtContent>
          </w:sdt>
        </w:p>
      </w:sdtContent>
    </w:sdt>
    <w:sdt>
      <w:sdtPr>
        <w:id w:val="1587240135"/>
        <w:tag w:val="goog_rdk_1499"/>
      </w:sdtPr>
      <w:sdtContent>
        <w:p w:rsidR="00000000" w:rsidDel="00000000" w:rsidP="00000000" w:rsidRDefault="00000000" w:rsidRPr="00000000" w14:paraId="0000011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0429108"/>
              <w:tag w:val="goog_rdk_1496"/>
            </w:sdtPr>
            <w:sdtContent>
              <w:ins w:author="Rossi Rossi" w:id="117" w:date="2026-09-22T06:56:59Z">
                <w:sdt>
                  <w:sdtPr>
                    <w:id w:val="-985863191"/>
                    <w:tag w:val="goog_rdk_1497"/>
                  </w:sdtPr>
                  <w:sdtContent>
                    <w:del w:author="Animefor Me" w:id="15" w:date="2026-09-29T09:36:34Z"/>
                  </w:sdtContent>
                </w:sdt>
              </w:ins>
              <w:sdt>
                <w:sdtPr>
                  <w:id w:val="1265441216"/>
                  <w:tag w:val="goog_rdk_149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17" w:date="2026-09-22T06:56:59Z">
                <w:del w:author="Animefor Me" w:id="15" w:date="2026-09-29T09:36:34Z"/>
              </w:ins>
            </w:sdtContent>
          </w:sdt>
        </w:p>
      </w:sdtContent>
    </w:sdt>
    <w:sdt>
      <w:sdtPr>
        <w:id w:val="1821986639"/>
        <w:tag w:val="goog_rdk_1503"/>
      </w:sdtPr>
      <w:sdtContent>
        <w:p w:rsidR="00000000" w:rsidDel="00000000" w:rsidP="00000000" w:rsidRDefault="00000000" w:rsidRPr="00000000" w14:paraId="0000011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5969257"/>
              <w:tag w:val="goog_rdk_1500"/>
            </w:sdtPr>
            <w:sdtContent>
              <w:ins w:author="Rossi Rossi" w:id="117" w:date="2026-09-22T06:56:59Z">
                <w:sdt>
                  <w:sdtPr>
                    <w:id w:val="-1009041677"/>
                    <w:tag w:val="goog_rdk_1501"/>
                  </w:sdtPr>
                  <w:sdtContent>
                    <w:del w:author="Animefor Me" w:id="15" w:date="2026-09-29T09:36:34Z"/>
                  </w:sdtContent>
                </w:sdt>
              </w:ins>
              <w:sdt>
                <w:sdtPr>
                  <w:id w:val="-586976045"/>
                  <w:tag w:val="goog_rdk_150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18858670"/>
        <w:tag w:val="goog_rdk_1507"/>
      </w:sdtPr>
      <w:sdtContent>
        <w:p w:rsidR="00000000" w:rsidDel="00000000" w:rsidP="00000000" w:rsidRDefault="00000000" w:rsidRPr="00000000" w14:paraId="0000011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26716807"/>
              <w:tag w:val="goog_rdk_1504"/>
            </w:sdtPr>
            <w:sdtContent>
              <w:ins w:author="Rossi Rossi" w:id="117" w:date="2026-09-22T06:56:59Z">
                <w:sdt>
                  <w:sdtPr>
                    <w:id w:val="1766006552"/>
                    <w:tag w:val="goog_rdk_1505"/>
                  </w:sdtPr>
                  <w:sdtContent>
                    <w:del w:author="Animefor Me" w:id="15" w:date="2026-09-29T09:36:34Z"/>
                  </w:sdtContent>
                </w:sdt>
              </w:ins>
              <w:sdt>
                <w:sdtPr>
                  <w:id w:val="-1166476254"/>
                  <w:tag w:val="goog_rdk_150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Python</w:delText>
                      </w:r>
                    </w:del>
                  </w:ins>
                </w:sdtContent>
              </w:sdt>
              <w:ins w:author="Rossi Rossi" w:id="117" w:date="2026-09-22T06:56:59Z">
                <w:del w:author="Animefor Me" w:id="15" w:date="2026-09-29T09:36:34Z"/>
              </w:ins>
            </w:sdtContent>
          </w:sdt>
        </w:p>
      </w:sdtContent>
    </w:sdt>
    <w:sdt>
      <w:sdtPr>
        <w:id w:val="668715140"/>
        <w:tag w:val="goog_rdk_1511"/>
      </w:sdtPr>
      <w:sdtContent>
        <w:p w:rsidR="00000000" w:rsidDel="00000000" w:rsidP="00000000" w:rsidRDefault="00000000" w:rsidRPr="00000000" w14:paraId="0000011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74458038"/>
              <w:tag w:val="goog_rdk_1508"/>
            </w:sdtPr>
            <w:sdtContent>
              <w:ins w:author="Rossi Rossi" w:id="117" w:date="2026-09-22T06:56:59Z">
                <w:sdt>
                  <w:sdtPr>
                    <w:id w:val="240356458"/>
                    <w:tag w:val="goog_rdk_1509"/>
                  </w:sdtPr>
                  <w:sdtContent>
                    <w:del w:author="Animefor Me" w:id="15" w:date="2026-09-29T09:36:34Z"/>
                  </w:sdtContent>
                </w:sdt>
              </w:ins>
              <w:sdt>
                <w:sdtPr>
                  <w:id w:val="1171454483"/>
                  <w:tag w:val="goog_rdk_151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60283077"/>
        <w:tag w:val="goog_rdk_1515"/>
      </w:sdtPr>
      <w:sdtContent>
        <w:p w:rsidR="00000000" w:rsidDel="00000000" w:rsidP="00000000" w:rsidRDefault="00000000" w:rsidRPr="00000000" w14:paraId="0000011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99570459"/>
              <w:tag w:val="goog_rdk_1512"/>
            </w:sdtPr>
            <w:sdtContent>
              <w:ins w:author="Rossi Rossi" w:id="117" w:date="2026-09-22T06:56:59Z">
                <w:sdt>
                  <w:sdtPr>
                    <w:id w:val="-951257136"/>
                    <w:tag w:val="goog_rdk_1513"/>
                  </w:sdtPr>
                  <w:sdtContent>
                    <w:del w:author="Animefor Me" w:id="15" w:date="2026-09-29T09:36:34Z"/>
                  </w:sdtContent>
                </w:sdt>
              </w:ins>
              <w:sdt>
                <w:sdtPr>
                  <w:id w:val="-1919553518"/>
                  <w:tag w:val="goog_rdk_151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from google import genai</w:delText>
                      </w:r>
                    </w:del>
                  </w:ins>
                </w:sdtContent>
              </w:sdt>
              <w:ins w:author="Rossi Rossi" w:id="117" w:date="2026-09-22T06:56:59Z">
                <w:del w:author="Animefor Me" w:id="15" w:date="2026-09-29T09:36:34Z"/>
              </w:ins>
            </w:sdtContent>
          </w:sdt>
        </w:p>
      </w:sdtContent>
    </w:sdt>
    <w:sdt>
      <w:sdtPr>
        <w:id w:val="1918535388"/>
        <w:tag w:val="goog_rdk_1519"/>
      </w:sdtPr>
      <w:sdtContent>
        <w:p w:rsidR="00000000" w:rsidDel="00000000" w:rsidP="00000000" w:rsidRDefault="00000000" w:rsidRPr="00000000" w14:paraId="0000011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34077655"/>
              <w:tag w:val="goog_rdk_1516"/>
            </w:sdtPr>
            <w:sdtContent>
              <w:ins w:author="Rossi Rossi" w:id="117" w:date="2026-09-22T06:56:59Z">
                <w:sdt>
                  <w:sdtPr>
                    <w:id w:val="401195921"/>
                    <w:tag w:val="goog_rdk_1517"/>
                  </w:sdtPr>
                  <w:sdtContent>
                    <w:del w:author="Animefor Me" w:id="15" w:date="2026-09-29T09:36:34Z"/>
                  </w:sdtContent>
                </w:sdt>
              </w:ins>
              <w:sdt>
                <w:sdtPr>
                  <w:id w:val="877144504"/>
                  <w:tag w:val="goog_rdk_151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68616383"/>
        <w:tag w:val="goog_rdk_1524"/>
      </w:sdtPr>
      <w:sdtContent>
        <w:p w:rsidR="00000000" w:rsidDel="00000000" w:rsidP="00000000" w:rsidRDefault="00000000" w:rsidRPr="00000000" w14:paraId="0000011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07211769"/>
              <w:tag w:val="goog_rdk_1520"/>
            </w:sdtPr>
            <w:sdtContent>
              <w:ins w:author="Rossi Rossi" w:id="117" w:date="2026-09-22T06:56:59Z">
                <w:sdt>
                  <w:sdtPr>
                    <w:id w:val="-1108847699"/>
                    <w:tag w:val="goog_rdk_1521"/>
                  </w:sdtPr>
                  <w:sdtContent>
                    <w:del w:author="Animefor Me" w:id="15" w:date="2026-09-29T09:36:34Z"/>
                  </w:sdtContent>
                </w:sdt>
              </w:ins>
              <w:sdt>
                <w:sdtPr>
                  <w:id w:val="-734016297"/>
                  <w:tag w:val="goog_rdk_152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 genai.Client(api</w:delText>
                      </w:r>
                    </w:del>
                  </w:ins>
                </w:sdtContent>
              </w:sdt>
              <w:ins w:author="Rossi Rossi" w:id="117" w:date="2026-09-22T06:56:59Z">
                <w:del w:author="Animefor Me" w:id="15" w:date="2026-09-29T09:36:34Z">
                  <w:sdt>
                    <w:sdtPr>
                      <w:id w:val="-1470635851"/>
                      <w:tag w:val="goog_rdk_1523"/>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_key="YOUR_API_KEY")</w:delText>
                      </w:r>
                    </w:sdtContent>
                  </w:sdt>
                </w:del>
              </w:ins>
            </w:sdtContent>
          </w:sdt>
        </w:p>
      </w:sdtContent>
    </w:sdt>
    <w:sdt>
      <w:sdtPr>
        <w:id w:val="-494142695"/>
        <w:tag w:val="goog_rdk_1528"/>
      </w:sdtPr>
      <w:sdtContent>
        <w:p w:rsidR="00000000" w:rsidDel="00000000" w:rsidP="00000000" w:rsidRDefault="00000000" w:rsidRPr="00000000" w14:paraId="0000011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3824444"/>
              <w:tag w:val="goog_rdk_1525"/>
            </w:sdtPr>
            <w:sdtContent>
              <w:ins w:author="Rossi Rossi" w:id="117" w:date="2026-09-22T06:56:59Z">
                <w:sdt>
                  <w:sdtPr>
                    <w:id w:val="-1328040925"/>
                    <w:tag w:val="goog_rdk_1526"/>
                  </w:sdtPr>
                  <w:sdtContent>
                    <w:del w:author="Animefor Me" w:id="15" w:date="2026-09-29T09:36:34Z"/>
                  </w:sdtContent>
                </w:sdt>
              </w:ins>
              <w:sdt>
                <w:sdtPr>
                  <w:id w:val="236951217"/>
                  <w:tag w:val="goog_rdk_152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999782960"/>
        <w:tag w:val="goog_rdk_1532"/>
      </w:sdtPr>
      <w:sdtContent>
        <w:p w:rsidR="00000000" w:rsidDel="00000000" w:rsidP="00000000" w:rsidRDefault="00000000" w:rsidRPr="00000000" w14:paraId="0000012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78066096"/>
              <w:tag w:val="goog_rdk_1529"/>
            </w:sdtPr>
            <w:sdtContent>
              <w:ins w:author="Rossi Rossi" w:id="117" w:date="2026-09-22T06:56:59Z">
                <w:sdt>
                  <w:sdtPr>
                    <w:id w:val="-1996187642"/>
                    <w:tag w:val="goog_rdk_1530"/>
                  </w:sdtPr>
                  <w:sdtContent>
                    <w:del w:author="Animefor Me" w:id="15" w:date="2026-09-29T09:36:34Z"/>
                  </w:sdtContent>
                </w:sdt>
              </w:ins>
              <w:sdt>
                <w:sdtPr>
                  <w:id w:val="772280189"/>
                  <w:tag w:val="goog_rdk_153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17" w:date="2026-09-22T06:56:59Z">
                <w:del w:author="Animefor Me" w:id="15" w:date="2026-09-29T09:36:34Z"/>
              </w:ins>
            </w:sdtContent>
          </w:sdt>
        </w:p>
      </w:sdtContent>
    </w:sdt>
    <w:sdt>
      <w:sdtPr>
        <w:id w:val="527037163"/>
        <w:tag w:val="goog_rdk_1536"/>
      </w:sdtPr>
      <w:sdtContent>
        <w:p w:rsidR="00000000" w:rsidDel="00000000" w:rsidP="00000000" w:rsidRDefault="00000000" w:rsidRPr="00000000" w14:paraId="0000012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44231353"/>
              <w:tag w:val="goog_rdk_1533"/>
            </w:sdtPr>
            <w:sdtContent>
              <w:ins w:author="Rossi Rossi" w:id="117" w:date="2026-09-22T06:56:59Z">
                <w:sdt>
                  <w:sdtPr>
                    <w:id w:val="181493168"/>
                    <w:tag w:val="goog_rdk_1534"/>
                  </w:sdtPr>
                  <w:sdtContent>
                    <w:del w:author="Animefor Me" w:id="15" w:date="2026-09-29T09:36:34Z"/>
                  </w:sdtContent>
                </w:sdt>
              </w:ins>
              <w:sdt>
                <w:sdtPr>
                  <w:id w:val="737786679"/>
                  <w:tag w:val="goog_rdk_153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model="gemini-3.8-flash",</w:delText>
                      </w:r>
                    </w:del>
                  </w:ins>
                </w:sdtContent>
              </w:sdt>
              <w:ins w:author="Rossi Rossi" w:id="117" w:date="2026-09-22T06:56:59Z">
                <w:del w:author="Animefor Me" w:id="15" w:date="2026-09-29T09:36:34Z"/>
              </w:ins>
            </w:sdtContent>
          </w:sdt>
        </w:p>
      </w:sdtContent>
    </w:sdt>
    <w:sdt>
      <w:sdtPr>
        <w:id w:val="-439565645"/>
        <w:tag w:val="goog_rdk_1540"/>
      </w:sdtPr>
      <w:sdtContent>
        <w:p w:rsidR="00000000" w:rsidDel="00000000" w:rsidP="00000000" w:rsidRDefault="00000000" w:rsidRPr="00000000" w14:paraId="0000012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49961232"/>
              <w:tag w:val="goog_rdk_1537"/>
            </w:sdtPr>
            <w:sdtContent>
              <w:ins w:author="Rossi Rossi" w:id="117" w:date="2026-09-22T06:56:59Z">
                <w:sdt>
                  <w:sdtPr>
                    <w:id w:val="-118625222"/>
                    <w:tag w:val="goog_rdk_1538"/>
                  </w:sdtPr>
                  <w:sdtContent>
                    <w:del w:author="Animefor Me" w:id="15" w:date="2026-09-29T09:36:34Z"/>
                  </w:sdtContent>
                </w:sdt>
              </w:ins>
              <w:sdt>
                <w:sdtPr>
                  <w:id w:val="374220334"/>
                  <w:tag w:val="goog_rdk_153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17" w:date="2026-09-22T06:56:59Z">
                <w:del w:author="Animefor Me" w:id="15" w:date="2026-09-29T09:36:34Z"/>
              </w:ins>
            </w:sdtContent>
          </w:sdt>
        </w:p>
      </w:sdtContent>
    </w:sdt>
    <w:sdt>
      <w:sdtPr>
        <w:id w:val="-1728026057"/>
        <w:tag w:val="goog_rdk_1544"/>
      </w:sdtPr>
      <w:sdtContent>
        <w:p w:rsidR="00000000" w:rsidDel="00000000" w:rsidP="00000000" w:rsidRDefault="00000000" w:rsidRPr="00000000" w14:paraId="0000012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68924888"/>
              <w:tag w:val="goog_rdk_1541"/>
            </w:sdtPr>
            <w:sdtContent>
              <w:ins w:author="Rossi Rossi" w:id="117" w:date="2026-09-22T06:56:59Z">
                <w:sdt>
                  <w:sdtPr>
                    <w:id w:val="1249948514"/>
                    <w:tag w:val="goog_rdk_1542"/>
                  </w:sdtPr>
                  <w:sdtContent>
                    <w:del w:author="Animefor Me" w:id="15" w:date="2026-09-29T09:36:34Z"/>
                  </w:sdtContent>
                </w:sdt>
              </w:ins>
              <w:sdt>
                <w:sdtPr>
                  <w:id w:val="1391575039"/>
                  <w:tag w:val="goog_rdk_154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571134883"/>
        <w:tag w:val="goog_rdk_1548"/>
      </w:sdtPr>
      <w:sdtContent>
        <w:p w:rsidR="00000000" w:rsidDel="00000000" w:rsidP="00000000" w:rsidRDefault="00000000" w:rsidRPr="00000000" w14:paraId="0000012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14854168"/>
              <w:tag w:val="goog_rdk_1545"/>
            </w:sdtPr>
            <w:sdtContent>
              <w:ins w:author="Rossi Rossi" w:id="117" w:date="2026-09-22T06:56:59Z">
                <w:sdt>
                  <w:sdtPr>
                    <w:id w:val="1682356561"/>
                    <w:tag w:val="goog_rdk_1546"/>
                  </w:sdtPr>
                  <w:sdtContent>
                    <w:del w:author="Animefor Me" w:id="15" w:date="2026-09-29T09:36:34Z"/>
                  </w:sdtContent>
                </w:sdt>
              </w:ins>
              <w:sdt>
                <w:sdtPr>
                  <w:id w:val="-636017704"/>
                  <w:tag w:val="goog_rdk_154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print(interaction.output_text)</w:delText>
                      </w:r>
                    </w:del>
                  </w:ins>
                </w:sdtContent>
              </w:sdt>
              <w:ins w:author="Rossi Rossi" w:id="117" w:date="2026-09-22T06:56:59Z">
                <w:del w:author="Animefor Me" w:id="15" w:date="2026-09-29T09:36:34Z"/>
              </w:ins>
            </w:sdtContent>
          </w:sdt>
        </w:p>
      </w:sdtContent>
    </w:sdt>
    <w:sdt>
      <w:sdtPr>
        <w:id w:val="1286437286"/>
        <w:tag w:val="goog_rdk_1561"/>
      </w:sdtPr>
      <w:sdtContent>
        <w:p w:rsidR="00000000" w:rsidDel="00000000" w:rsidP="00000000" w:rsidRDefault="00000000" w:rsidRPr="00000000" w14:paraId="00000125">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153880350"/>
              <w:tag w:val="goog_rdk_1551"/>
            </w:sdtPr>
            <w:sdtContent>
              <w:ins w:author="Abinaya Saravanan" w:id="120" w:date="2026-09-23T05:11:26Z">
                <w:sdt>
                  <w:sdtPr>
                    <w:id w:val="-606563456"/>
                    <w:tag w:val="goog_rdk_1552"/>
                  </w:sdtPr>
                  <w:sdtContent>
                    <w:del w:author="Animefor Me" w:id="15" w:date="2026-09-29T09:36:34Z"/>
                  </w:sdtContent>
                </w:sdt>
              </w:ins>
              <w:sdt>
                <w:sdtPr>
                  <w:id w:val="-362309166"/>
                  <w:tag w:val="goog_rdk_1553"/>
                </w:sdtPr>
                <w:sdtContent>
                  <w:commentRangeStart w:id="1"/>
                </w:sdtContent>
              </w:sdt>
              <w:ins w:author="Abinaya Saravanan" w:id="120" w:date="2026-09-23T05:11:26Z">
                <w:del w:author="Animefor Me" w:id="15" w:date="2026-09-29T09:36:34Z">
                  <w:sdt>
                    <w:sdtPr>
                      <w:id w:val="-788126011"/>
                      <w:tag w:val="goog_rdk_1554"/>
                    </w:sdtPr>
                    <w:sdtContent>
                      <w:commentRangeStart w:id="1"/>
                    </w:sdtContent>
                  </w:sdt>
                  <w:commentRangeEnd w:id="1"/>
                  <w:r w:rsidDel="00000000" w:rsidR="00000000" w:rsidRPr="00000000">
                    <w:commentReference w:id="1"/>
                  </w:r>
                  <w:sdt>
                    <w:sdtPr>
                      <w:id w:val="1005869472"/>
                      <w:tag w:val="goog_rdk_1555"/>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sdtContent>
                  </w:sdt>
                </w:del>
              </w:ins>
            </w:sdtContent>
          </w:sdt>
          <w:sdt>
            <w:sdtPr>
              <w:id w:val="-691007485"/>
              <w:tag w:val="goog_rdk_1556"/>
            </w:sdtPr>
            <w:sdtContent>
              <w:ins w:author="GAYATHRI V" w:id="121" w:date="2026-09-27T04:35:46Z">
                <w:sdt>
                  <w:sdtPr>
                    <w:id w:val="1645036383"/>
                    <w:tag w:val="goog_rdk_1557"/>
                  </w:sdtPr>
                  <w:sdtContent>
                    <w:del w:author="Animefor Me" w:id="15" w:date="2026-09-29T09:36:34Z">
                      <w:sdt>
                        <w:sdtPr>
                          <w:alias w:val="Review status"/>
                          <w:id w:val="-911947247"/>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Cambria" w:cs="Cambria" w:eastAsia="Cambria" w:hAnsi="Cambria"/>
                              <w:b w:val="0"/>
                              <w:bCs w:val="0"/>
                              <w:color w:val="473821"/>
                              <w:sz w:val="22"/>
                              <w:szCs w:val="22"/>
                              <w:shd w:fill="ffe5a0" w:val="clear"/>
                            </w:rPr>
                            <w:t xml:space="preserve">In progress</w:t>
                          </w:r>
                        </w:sdtContent>
                      </w:sdt>
                    </w:del>
                  </w:sdtContent>
                </w:sdt>
              </w:ins>
            </w:sdtContent>
          </w:sdt>
          <w:sdt>
            <w:sdtPr>
              <w:id w:val="-88073536"/>
              <w:tag w:val="goog_rdk_1558"/>
            </w:sdtPr>
            <w:sdtContent>
              <w:ins w:author="Abinaya Saravanan" w:id="120" w:date="2026-09-23T05:11:26Z">
                <w:sdt>
                  <w:sdtPr>
                    <w:id w:val="813207845"/>
                    <w:tag w:val="goog_rdk_1559"/>
                  </w:sdtPr>
                  <w:sdtContent>
                    <w:del w:author="Animefor Me" w:id="15" w:date="2026-09-29T09:36:34Z"/>
                  </w:sdtContent>
                </w:sdt>
              </w:ins>
              <w:sdt>
                <w:sdtPr>
                  <w:id w:val="1485109960"/>
                  <w:tag w:val="goog_rdk_1560"/>
                </w:sdtPr>
                <w:sdtContent>
                  <w:ins w:author="Abinaya Saravanan" w:id="120" w:date="2026-09-23T05:11:26Z">
                    <w:del w:author="Animefor Me" w:id="15" w:date="2026-09-29T09:36:34Z">
                      <w:r w:rsidDel="00000000" w:rsidR="00000000" w:rsidRPr="00000000">
                        <w:rPr>
                          <w:rtl w:val="0"/>
                        </w:rPr>
                      </w:r>
                    </w:del>
                  </w:ins>
                </w:sdtContent>
              </w:sdt>
              <w:ins w:author="Abinaya Saravanan" w:id="120" w:date="2026-09-23T05:11:26Z">
                <w:del w:author="Animefor Me" w:id="15" w:date="2026-09-29T09:36:34Z"/>
              </w:ins>
            </w:sdtContent>
          </w:sdt>
        </w:p>
      </w:sdtContent>
    </w:sdt>
    <w:sdt>
      <w:sdtPr>
        <w:id w:val="1612722496"/>
        <w:tag w:val="goog_rdk_1565"/>
      </w:sdtPr>
      <w:sdtContent>
        <w:p w:rsidR="00000000" w:rsidDel="00000000" w:rsidP="00000000" w:rsidRDefault="00000000" w:rsidRPr="00000000" w14:paraId="00000126">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746722078"/>
              <w:tag w:val="goog_rdk_1562"/>
            </w:sdtPr>
            <w:sdtContent>
              <w:ins w:author="Abinaya Saravanan" w:id="120" w:date="2026-09-23T05:11:26Z">
                <w:sdt>
                  <w:sdtPr>
                    <w:id w:val="616010671"/>
                    <w:tag w:val="goog_rdk_1563"/>
                  </w:sdtPr>
                  <w:sdtContent>
                    <w:del w:author="Animefor Me" w:id="15" w:date="2026-09-29T09:36:34Z"/>
                  </w:sdtContent>
                </w:sdt>
              </w:ins>
              <w:sdt>
                <w:sdtPr>
                  <w:id w:val="-895381334"/>
                  <w:tag w:val="goog_rdk_1564"/>
                </w:sdtPr>
                <w:sdtContent>
                  <w:ins w:author="Abinaya Saravanan" w:id="120" w:date="2026-09-23T05:11:26Z">
                    <w:del w:author="Animefor Me" w:id="15" w:date="2026-09-29T09:36:34Z">
                      <w:r w:rsidDel="00000000" w:rsidR="00000000" w:rsidRPr="00000000">
                        <w:rPr>
                          <w:rtl w:val="0"/>
                        </w:rPr>
                      </w:r>
                    </w:del>
                  </w:ins>
                </w:sdtContent>
              </w:sdt>
              <w:ins w:author="Abinaya Saravanan" w:id="120" w:date="2026-09-23T05:11:26Z">
                <w:del w:author="Animefor Me" w:id="15" w:date="2026-09-29T09:36:34Z"/>
              </w:ins>
            </w:sdtContent>
          </w:sdt>
        </w:p>
      </w:sdtContent>
    </w:sdt>
    <w:sdt>
      <w:sdtPr>
        <w:id w:val="-1896453578"/>
        <w:tag w:val="goog_rdk_1569"/>
      </w:sdtPr>
      <w:sdtContent>
        <w:p w:rsidR="00000000" w:rsidDel="00000000" w:rsidP="00000000" w:rsidRDefault="00000000" w:rsidRPr="00000000" w14:paraId="00000127">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484235108"/>
              <w:tag w:val="goog_rdk_1566"/>
            </w:sdtPr>
            <w:sdtContent>
              <w:ins w:author="Abinaya Saravanan" w:id="120" w:date="2026-09-23T05:11:26Z">
                <w:sdt>
                  <w:sdtPr>
                    <w:id w:val="-1336777119"/>
                    <w:tag w:val="goog_rdk_1567"/>
                  </w:sdtPr>
                  <w:sdtContent>
                    <w:del w:author="Animefor Me" w:id="15" w:date="2026-09-29T09:36:34Z"/>
                  </w:sdtContent>
                </w:sdt>
              </w:ins>
              <w:sdt>
                <w:sdtPr>
                  <w:id w:val="505284136"/>
                  <w:tag w:val="goog_rdk_1568"/>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0" w:date="2026-09-23T05:11:26Z">
                <w:del w:author="Animefor Me" w:id="15" w:date="2026-09-29T09:36:34Z"/>
              </w:ins>
            </w:sdtContent>
          </w:sdt>
        </w:p>
      </w:sdtContent>
    </w:sdt>
    <w:sdt>
      <w:sdtPr>
        <w:id w:val="-223349162"/>
        <w:tag w:val="goog_rdk_1573"/>
      </w:sdtPr>
      <w:sdtContent>
        <w:p w:rsidR="00000000" w:rsidDel="00000000" w:rsidP="00000000" w:rsidRDefault="00000000" w:rsidRPr="00000000" w14:paraId="00000128">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420653140"/>
              <w:tag w:val="goog_rdk_1570"/>
            </w:sdtPr>
            <w:sdtContent>
              <w:ins w:author="Abinaya Saravanan" w:id="120" w:date="2026-09-23T05:11:26Z">
                <w:sdt>
                  <w:sdtPr>
                    <w:id w:val="1104195991"/>
                    <w:tag w:val="goog_rdk_1571"/>
                  </w:sdtPr>
                  <w:sdtContent>
                    <w:del w:author="Animefor Me" w:id="15" w:date="2026-09-29T09:36:34Z"/>
                  </w:sdtContent>
                </w:sdt>
              </w:ins>
              <w:sdt>
                <w:sdtPr>
                  <w:id w:val="1691855411"/>
                  <w:tag w:val="goog_rdk_1572"/>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20" w:date="2026-09-23T05:11:26Z">
                <w:del w:author="Animefor Me" w:id="15" w:date="2026-09-29T09:36:34Z"/>
              </w:ins>
            </w:sdtContent>
          </w:sdt>
        </w:p>
      </w:sdtContent>
    </w:sdt>
    <w:sdt>
      <w:sdtPr>
        <w:id w:val="905783805"/>
        <w:tag w:val="goog_rdk_1577"/>
      </w:sdtPr>
      <w:sdtContent>
        <w:p w:rsidR="00000000" w:rsidDel="00000000" w:rsidP="00000000" w:rsidRDefault="00000000" w:rsidRPr="00000000" w14:paraId="00000129">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581771361"/>
              <w:tag w:val="goog_rdk_1574"/>
            </w:sdtPr>
            <w:sdtContent>
              <w:ins w:author="Abinaya Saravanan" w:id="120" w:date="2026-09-23T05:11:26Z">
                <w:sdt>
                  <w:sdtPr>
                    <w:id w:val="-1022736888"/>
                    <w:tag w:val="goog_rdk_1575"/>
                  </w:sdtPr>
                  <w:sdtContent>
                    <w:del w:author="Animefor Me" w:id="15" w:date="2026-09-29T09:36:34Z"/>
                  </w:sdtContent>
                </w:sdt>
              </w:ins>
              <w:sdt>
                <w:sdtPr>
                  <w:id w:val="-50864276"/>
                  <w:tag w:val="goog_rdk_1576"/>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0" w:date="2026-09-23T05:11:26Z">
                <w:del w:author="Animefor Me" w:id="15" w:date="2026-09-29T09:36:34Z"/>
              </w:ins>
            </w:sdtContent>
          </w:sdt>
        </w:p>
      </w:sdtContent>
    </w:sdt>
    <w:sdt>
      <w:sdtPr>
        <w:id w:val="41218167"/>
        <w:tag w:val="goog_rdk_1581"/>
      </w:sdtPr>
      <w:sdtContent>
        <w:p w:rsidR="00000000" w:rsidDel="00000000" w:rsidP="00000000" w:rsidRDefault="00000000" w:rsidRPr="00000000" w14:paraId="0000012A">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400729773"/>
              <w:tag w:val="goog_rdk_1578"/>
            </w:sdtPr>
            <w:sdtContent>
              <w:ins w:author="Abinaya Saravanan" w:id="120" w:date="2026-09-23T05:11:26Z">
                <w:sdt>
                  <w:sdtPr>
                    <w:id w:val="1790313023"/>
                    <w:tag w:val="goog_rdk_1579"/>
                  </w:sdtPr>
                  <w:sdtContent>
                    <w:del w:author="Animefor Me" w:id="15" w:date="2026-09-29T09:36:34Z"/>
                  </w:sdtContent>
                </w:sdt>
              </w:ins>
              <w:sdt>
                <w:sdtPr>
                  <w:id w:val="-503236466"/>
                  <w:tag w:val="goog_rdk_1580"/>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0" w:date="2026-09-23T05:11:26Z">
                <w:del w:author="Animefor Me" w:id="15" w:date="2026-09-29T09:36:34Z"/>
              </w:ins>
            </w:sdtContent>
          </w:sdt>
        </w:p>
      </w:sdtContent>
    </w:sdt>
    <w:sdt>
      <w:sdtPr>
        <w:id w:val="2051463216"/>
        <w:tag w:val="goog_rdk_1585"/>
      </w:sdtPr>
      <w:sdtContent>
        <w:p w:rsidR="00000000" w:rsidDel="00000000" w:rsidP="00000000" w:rsidRDefault="00000000" w:rsidRPr="00000000" w14:paraId="0000012B">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145962784"/>
              <w:tag w:val="goog_rdk_1582"/>
            </w:sdtPr>
            <w:sdtContent>
              <w:ins w:author="Abinaya Saravanan" w:id="120" w:date="2026-09-23T05:11:26Z">
                <w:sdt>
                  <w:sdtPr>
                    <w:id w:val="-1503436113"/>
                    <w:tag w:val="goog_rdk_1583"/>
                  </w:sdtPr>
                  <w:sdtContent>
                    <w:del w:author="Animefor Me" w:id="15" w:date="2026-09-29T09:36:34Z"/>
                  </w:sdtContent>
                </w:sdt>
              </w:ins>
              <w:sdt>
                <w:sdtPr>
                  <w:id w:val="-1000883291"/>
                  <w:tag w:val="goog_rdk_1584"/>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0" w:date="2026-09-23T05:11:26Z">
                <w:del w:author="Animefor Me" w:id="15" w:date="2026-09-29T09:36:34Z"/>
              </w:ins>
            </w:sdtContent>
          </w:sdt>
        </w:p>
      </w:sdtContent>
    </w:sdt>
    <w:sdt>
      <w:sdtPr>
        <w:id w:val="563797120"/>
        <w:tag w:val="goog_rdk_1589"/>
      </w:sdtPr>
      <w:sdtContent>
        <w:p w:rsidR="00000000" w:rsidDel="00000000" w:rsidP="00000000" w:rsidRDefault="00000000" w:rsidRPr="00000000" w14:paraId="0000012C">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870331307"/>
              <w:tag w:val="goog_rdk_1586"/>
            </w:sdtPr>
            <w:sdtContent>
              <w:ins w:author="Abinaya Saravanan" w:id="120" w:date="2026-09-23T05:11:26Z">
                <w:sdt>
                  <w:sdtPr>
                    <w:id w:val="181603167"/>
                    <w:tag w:val="goog_rdk_1587"/>
                  </w:sdtPr>
                  <w:sdtContent>
                    <w:del w:author="Animefor Me" w:id="15" w:date="2026-09-29T09:36:34Z"/>
                  </w:sdtContent>
                </w:sdt>
              </w:ins>
              <w:sdt>
                <w:sdtPr>
                  <w:id w:val="-1955629256"/>
                  <w:tag w:val="goog_rdk_1588"/>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0" w:date="2026-09-23T05:11:26Z">
                <w:del w:author="Animefor Me" w:id="15" w:date="2026-09-29T09:36:34Z"/>
              </w:ins>
            </w:sdtContent>
          </w:sdt>
        </w:p>
      </w:sdtContent>
    </w:sdt>
    <w:sdt>
      <w:sdtPr>
        <w:id w:val="1650916814"/>
        <w:tag w:val="goog_rdk_1593"/>
      </w:sdtPr>
      <w:sdtContent>
        <w:p w:rsidR="00000000" w:rsidDel="00000000" w:rsidP="00000000" w:rsidRDefault="00000000" w:rsidRPr="00000000" w14:paraId="0000012D">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1718663341"/>
              <w:tag w:val="goog_rdk_1590"/>
            </w:sdtPr>
            <w:sdtContent>
              <w:ins w:author="Abinaya Saravanan" w:id="120" w:date="2026-09-23T05:11:26Z">
                <w:sdt>
                  <w:sdtPr>
                    <w:id w:val="-198125933"/>
                    <w:tag w:val="goog_rdk_1591"/>
                  </w:sdtPr>
                  <w:sdtContent>
                    <w:del w:author="Animefor Me" w:id="15" w:date="2026-09-29T09:36:34Z"/>
                  </w:sdtContent>
                </w:sdt>
              </w:ins>
              <w:sdt>
                <w:sdtPr>
                  <w:id w:val="1654970013"/>
                  <w:tag w:val="goog_rdk_1592"/>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20" w:date="2026-09-23T05:11:26Z">
                <w:del w:author="Animefor Me" w:id="15" w:date="2026-09-29T09:36:34Z"/>
              </w:ins>
            </w:sdtContent>
          </w:sdt>
        </w:p>
      </w:sdtContent>
    </w:sdt>
    <w:sdt>
      <w:sdtPr>
        <w:id w:val="80015478"/>
        <w:tag w:val="goog_rdk_1597"/>
      </w:sdtPr>
      <w:sdtContent>
        <w:p w:rsidR="00000000" w:rsidDel="00000000" w:rsidP="00000000" w:rsidRDefault="00000000" w:rsidRPr="00000000" w14:paraId="0000012E">
          <w:pPr>
            <w:numPr>
              <w:ilvl w:val="1"/>
              <w:numId w:val="2"/>
            </w:numPr>
            <w:ind w:left="502" w:hanging="360"/>
            <w:rPr>
              <w:ins w:author="Abinaya Saravanan" w:id="120" w:date="2026-09-23T05:11:26Z"/>
              <w:del w:author="Animefor Me" w:id="15" w:date="2026-09-29T09:36:34Z"/>
            </w:rPr>
            <w:pPrChange w:author="FATHIMA RAIHANA A S" w:id="0" w:date="2026-09-25T17:38:39Z">
              <w:pPr>
                <w:numPr>
                  <w:ilvl w:val="1"/>
                  <w:numId w:val="9"/>
                </w:numPr>
                <w:ind w:left="502" w:hanging="360"/>
              </w:pPr>
            </w:pPrChange>
          </w:pPr>
          <w:sdt>
            <w:sdtPr>
              <w:id w:val="-840630609"/>
              <w:tag w:val="goog_rdk_1594"/>
            </w:sdtPr>
            <w:sdtContent>
              <w:ins w:author="Abinaya Saravanan" w:id="120" w:date="2026-09-23T05:11:26Z">
                <w:sdt>
                  <w:sdtPr>
                    <w:id w:val="-101961230"/>
                    <w:tag w:val="goog_rdk_1595"/>
                  </w:sdtPr>
                  <w:sdtContent>
                    <w:del w:author="Animefor Me" w:id="15" w:date="2026-09-29T09:36:34Z"/>
                  </w:sdtContent>
                </w:sdt>
              </w:ins>
              <w:sdt>
                <w:sdtPr>
                  <w:id w:val="-651796833"/>
                  <w:tag w:val="goog_rdk_1596"/>
                </w:sdtPr>
                <w:sdtContent>
                  <w:ins w:author="Abinaya Saravanan" w:id="120" w:date="2026-09-23T05:11:2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0" w:date="2026-09-23T05:11:26Z">
                <w:del w:author="Animefor Me" w:id="15" w:date="2026-09-29T09:36:34Z"/>
              </w:ins>
            </w:sdtContent>
          </w:sdt>
        </w:p>
      </w:sdtContent>
    </w:sdt>
    <w:sdt>
      <w:sdtPr>
        <w:id w:val="-866372651"/>
        <w:tag w:val="goog_rdk_1603"/>
      </w:sdtPr>
      <w:sdtContent>
        <w:p w:rsidR="00000000" w:rsidDel="00000000" w:rsidP="00000000" w:rsidRDefault="00000000" w:rsidRPr="00000000" w14:paraId="0000012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0223667"/>
              <w:tag w:val="goog_rdk_1600"/>
            </w:sdtPr>
            <w:sdtContent>
              <w:ins w:author="Rossi Rossi" w:id="117" w:date="2026-09-22T06:56:59Z">
                <w:sdt>
                  <w:sdtPr>
                    <w:id w:val="1283378314"/>
                    <w:tag w:val="goog_rdk_1601"/>
                  </w:sdtPr>
                  <w:sdtContent>
                    <w:del w:author="Animefor Me" w:id="15" w:date="2026-09-29T09:36:34Z"/>
                  </w:sdtContent>
                </w:sdt>
              </w:ins>
              <w:sdt>
                <w:sdtPr>
                  <w:id w:val="1127285210"/>
                  <w:tag w:val="goog_rdk_160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418248603"/>
        <w:tag w:val="goog_rdk_1607"/>
      </w:sdtPr>
      <w:sdtContent>
        <w:p w:rsidR="00000000" w:rsidDel="00000000" w:rsidP="00000000" w:rsidRDefault="00000000" w:rsidRPr="00000000" w14:paraId="0000013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72748005"/>
              <w:tag w:val="goog_rdk_1604"/>
            </w:sdtPr>
            <w:sdtContent>
              <w:ins w:author="Rossi Rossi" w:id="117" w:date="2026-09-22T06:56:59Z">
                <w:sdt>
                  <w:sdtPr>
                    <w:id w:val="1960611417"/>
                    <w:tag w:val="goog_rdk_1605"/>
                  </w:sdtPr>
                  <w:sdtContent>
                    <w:del w:author="Animefor Me" w:id="15" w:date="2026-09-29T09:36:34Z"/>
                  </w:sdtContent>
                </w:sdt>
              </w:ins>
              <w:sdt>
                <w:sdtPr>
                  <w:id w:val="96046798"/>
                  <w:tag w:val="goog_rdk_160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JavaScript</w:delText>
                      </w:r>
                    </w:del>
                  </w:ins>
                </w:sdtContent>
              </w:sdt>
              <w:ins w:author="Rossi Rossi" w:id="117" w:date="2026-09-22T06:56:59Z">
                <w:del w:author="Animefor Me" w:id="15" w:date="2026-09-29T09:36:34Z"/>
              </w:ins>
            </w:sdtContent>
          </w:sdt>
        </w:p>
      </w:sdtContent>
    </w:sdt>
    <w:sdt>
      <w:sdtPr>
        <w:id w:val="1981067949"/>
        <w:tag w:val="goog_rdk_1611"/>
      </w:sdtPr>
      <w:sdtContent>
        <w:p w:rsidR="00000000" w:rsidDel="00000000" w:rsidP="00000000" w:rsidRDefault="00000000" w:rsidRPr="00000000" w14:paraId="0000013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38799969"/>
              <w:tag w:val="goog_rdk_1608"/>
            </w:sdtPr>
            <w:sdtContent>
              <w:ins w:author="Rossi Rossi" w:id="117" w:date="2026-09-22T06:56:59Z">
                <w:sdt>
                  <w:sdtPr>
                    <w:id w:val="1123710863"/>
                    <w:tag w:val="goog_rdk_1609"/>
                  </w:sdtPr>
                  <w:sdtContent>
                    <w:del w:author="Animefor Me" w:id="15" w:date="2026-09-29T09:36:34Z"/>
                  </w:sdtContent>
                </w:sdt>
              </w:ins>
              <w:sdt>
                <w:sdtPr>
                  <w:id w:val="-2043519042"/>
                  <w:tag w:val="goog_rdk_161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117634625"/>
        <w:tag w:val="goog_rdk_1615"/>
      </w:sdtPr>
      <w:sdtContent>
        <w:p w:rsidR="00000000" w:rsidDel="00000000" w:rsidP="00000000" w:rsidRDefault="00000000" w:rsidRPr="00000000" w14:paraId="0000013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7576320"/>
              <w:tag w:val="goog_rdk_1612"/>
            </w:sdtPr>
            <w:sdtContent>
              <w:ins w:author="Rossi Rossi" w:id="117" w:date="2026-09-22T06:56:59Z">
                <w:sdt>
                  <w:sdtPr>
                    <w:id w:val="-1325938470"/>
                    <w:tag w:val="goog_rdk_1613"/>
                  </w:sdtPr>
                  <w:sdtContent>
                    <w:del w:author="Animefor Me" w:id="15" w:date="2026-09-29T09:36:34Z"/>
                  </w:sdtContent>
                </w:sdt>
              </w:ins>
              <w:sdt>
                <w:sdtPr>
                  <w:id w:val="-1420839935"/>
                  <w:tag w:val="goog_rdk_161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17" w:date="2026-09-22T06:56:59Z">
                <w:del w:author="Animefor Me" w:id="15" w:date="2026-09-29T09:36:34Z"/>
              </w:ins>
            </w:sdtContent>
          </w:sdt>
        </w:p>
      </w:sdtContent>
    </w:sdt>
    <w:sdt>
      <w:sdtPr>
        <w:id w:val="-15217579"/>
        <w:tag w:val="goog_rdk_1619"/>
      </w:sdtPr>
      <w:sdtContent>
        <w:p w:rsidR="00000000" w:rsidDel="00000000" w:rsidP="00000000" w:rsidRDefault="00000000" w:rsidRPr="00000000" w14:paraId="0000013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1170358"/>
              <w:tag w:val="goog_rdk_1616"/>
            </w:sdtPr>
            <w:sdtContent>
              <w:ins w:author="Rossi Rossi" w:id="117" w:date="2026-09-22T06:56:59Z">
                <w:sdt>
                  <w:sdtPr>
                    <w:id w:val="1793480431"/>
                    <w:tag w:val="goog_rdk_1617"/>
                  </w:sdtPr>
                  <w:sdtContent>
                    <w:del w:author="Animefor Me" w:id="15" w:date="2026-09-29T09:36:34Z"/>
                  </w:sdtContent>
                </w:sdt>
              </w:ins>
              <w:sdt>
                <w:sdtPr>
                  <w:id w:val="1533116392"/>
                  <w:tag w:val="goog_rdk_161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465149970"/>
        <w:tag w:val="goog_rdk_1623"/>
      </w:sdtPr>
      <w:sdtContent>
        <w:p w:rsidR="00000000" w:rsidDel="00000000" w:rsidP="00000000" w:rsidRDefault="00000000" w:rsidRPr="00000000" w14:paraId="0000013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27810111"/>
              <w:tag w:val="goog_rdk_1620"/>
            </w:sdtPr>
            <w:sdtContent>
              <w:ins w:author="Rossi Rossi" w:id="117" w:date="2026-09-22T06:56:59Z">
                <w:sdt>
                  <w:sdtPr>
                    <w:id w:val="1915244351"/>
                    <w:tag w:val="goog_rdk_1621"/>
                  </w:sdtPr>
                  <w:sdtContent>
                    <w:del w:author="Animefor Me" w:id="15" w:date="2026-09-29T09:36:34Z"/>
                  </w:sdtContent>
                </w:sdt>
              </w:ins>
              <w:sdt>
                <w:sdtPr>
                  <w:id w:val="1745316574"/>
                  <w:tag w:val="goog_rdk_162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17" w:date="2026-09-22T06:56:59Z">
                <w:del w:author="Animefor Me" w:id="15" w:date="2026-09-29T09:36:34Z"/>
              </w:ins>
            </w:sdtContent>
          </w:sdt>
        </w:p>
      </w:sdtContent>
    </w:sdt>
    <w:sdt>
      <w:sdtPr>
        <w:id w:val="-1302281058"/>
        <w:tag w:val="goog_rdk_1627"/>
      </w:sdtPr>
      <w:sdtContent>
        <w:p w:rsidR="00000000" w:rsidDel="00000000" w:rsidP="00000000" w:rsidRDefault="00000000" w:rsidRPr="00000000" w14:paraId="0000013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96168045"/>
              <w:tag w:val="goog_rdk_1624"/>
            </w:sdtPr>
            <w:sdtContent>
              <w:ins w:author="Rossi Rossi" w:id="117" w:date="2026-09-22T06:56:59Z">
                <w:sdt>
                  <w:sdtPr>
                    <w:id w:val="-1928926908"/>
                    <w:tag w:val="goog_rdk_1625"/>
                  </w:sdtPr>
                  <w:sdtContent>
                    <w:del w:author="Animefor Me" w:id="15" w:date="2026-09-29T09:36:34Z"/>
                  </w:sdtContent>
                </w:sdt>
              </w:ins>
              <w:sdt>
                <w:sdtPr>
                  <w:id w:val="-1907452903"/>
                  <w:tag w:val="goog_rdk_162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23847192"/>
        <w:tag w:val="goog_rdk_1631"/>
      </w:sdtPr>
      <w:sdtContent>
        <w:p w:rsidR="00000000" w:rsidDel="00000000" w:rsidP="00000000" w:rsidRDefault="00000000" w:rsidRPr="00000000" w14:paraId="0000013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8671285"/>
              <w:tag w:val="goog_rdk_1628"/>
            </w:sdtPr>
            <w:sdtContent>
              <w:ins w:author="Rossi Rossi" w:id="117" w:date="2026-09-22T06:56:59Z">
                <w:sdt>
                  <w:sdtPr>
                    <w:id w:val="-673086001"/>
                    <w:tag w:val="goog_rdk_1629"/>
                  </w:sdtPr>
                  <w:sdtContent>
                    <w:del w:author="Animefor Me" w:id="15" w:date="2026-09-29T09:36:34Z"/>
                  </w:sdtContent>
                </w:sdt>
              </w:ins>
              <w:sdt>
                <w:sdtPr>
                  <w:id w:val="-891191075"/>
                  <w:tag w:val="goog_rdk_163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async function main() {</w:delText>
                      </w:r>
                    </w:del>
                  </w:ins>
                </w:sdtContent>
              </w:sdt>
              <w:ins w:author="Rossi Rossi" w:id="117" w:date="2026-09-22T06:56:59Z">
                <w:del w:author="Animefor Me" w:id="15" w:date="2026-09-29T09:36:34Z"/>
              </w:ins>
            </w:sdtContent>
          </w:sdt>
        </w:p>
      </w:sdtContent>
    </w:sdt>
    <w:sdt>
      <w:sdtPr>
        <w:id w:val="-227426857"/>
        <w:tag w:val="goog_rdk_1635"/>
      </w:sdtPr>
      <w:sdtContent>
        <w:p w:rsidR="00000000" w:rsidDel="00000000" w:rsidP="00000000" w:rsidRDefault="00000000" w:rsidRPr="00000000" w14:paraId="0000013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14926228"/>
              <w:tag w:val="goog_rdk_1632"/>
            </w:sdtPr>
            <w:sdtContent>
              <w:ins w:author="Rossi Rossi" w:id="117" w:date="2026-09-22T06:56:59Z">
                <w:sdt>
                  <w:sdtPr>
                    <w:id w:val="285152420"/>
                    <w:tag w:val="goog_rdk_1633"/>
                  </w:sdtPr>
                  <w:sdtContent>
                    <w:del w:author="Animefor Me" w:id="15" w:date="2026-09-29T09:36:34Z"/>
                  </w:sdtContent>
                </w:sdt>
              </w:ins>
              <w:sdt>
                <w:sdtPr>
                  <w:id w:val="-1454970555"/>
                  <w:tag w:val="goog_rdk_163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17" w:date="2026-09-22T06:56:59Z">
                <w:del w:author="Animefor Me" w:id="15" w:date="2026-09-29T09:36:34Z"/>
              </w:ins>
            </w:sdtContent>
          </w:sdt>
        </w:p>
      </w:sdtContent>
    </w:sdt>
    <w:sdt>
      <w:sdtPr>
        <w:id w:val="-1729283728"/>
        <w:tag w:val="goog_rdk_1639"/>
      </w:sdtPr>
      <w:sdtContent>
        <w:p w:rsidR="00000000" w:rsidDel="00000000" w:rsidP="00000000" w:rsidRDefault="00000000" w:rsidRPr="00000000" w14:paraId="0000013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62298102"/>
              <w:tag w:val="goog_rdk_1636"/>
            </w:sdtPr>
            <w:sdtContent>
              <w:ins w:author="Rossi Rossi" w:id="117" w:date="2026-09-22T06:56:59Z">
                <w:sdt>
                  <w:sdtPr>
                    <w:id w:val="2141307426"/>
                    <w:tag w:val="goog_rdk_1637"/>
                  </w:sdtPr>
                  <w:sdtContent>
                    <w:del w:author="Animefor Me" w:id="15" w:date="2026-09-29T09:36:34Z"/>
                  </w:sdtContent>
                </w:sdt>
              </w:ins>
              <w:sdt>
                <w:sdtPr>
                  <w:id w:val="1884047468"/>
                  <w:tag w:val="goog_rdk_163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7" w:date="2026-09-22T06:56:59Z">
                <w:del w:author="Animefor Me" w:id="15" w:date="2026-09-29T09:36:34Z"/>
              </w:ins>
            </w:sdtContent>
          </w:sdt>
        </w:p>
      </w:sdtContent>
    </w:sdt>
    <w:sdt>
      <w:sdtPr>
        <w:id w:val="-1191410508"/>
        <w:tag w:val="goog_rdk_1643"/>
      </w:sdtPr>
      <w:sdtContent>
        <w:p w:rsidR="00000000" w:rsidDel="00000000" w:rsidP="00000000" w:rsidRDefault="00000000" w:rsidRPr="00000000" w14:paraId="0000013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65498027"/>
              <w:tag w:val="goog_rdk_1640"/>
            </w:sdtPr>
            <w:sdtContent>
              <w:ins w:author="Rossi Rossi" w:id="117" w:date="2026-09-22T06:56:59Z">
                <w:sdt>
                  <w:sdtPr>
                    <w:id w:val="515850001"/>
                    <w:tag w:val="goog_rdk_1641"/>
                  </w:sdtPr>
                  <w:sdtContent>
                    <w:del w:author="Animefor Me" w:id="15" w:date="2026-09-29T09:36:34Z"/>
                  </w:sdtContent>
                </w:sdt>
              </w:ins>
              <w:sdt>
                <w:sdtPr>
                  <w:id w:val="-1830461841"/>
                  <w:tag w:val="goog_rdk_164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7" w:date="2026-09-22T06:56:59Z">
                <w:del w:author="Animefor Me" w:id="15" w:date="2026-09-29T09:36:34Z"/>
              </w:ins>
            </w:sdtContent>
          </w:sdt>
        </w:p>
      </w:sdtContent>
    </w:sdt>
    <w:sdt>
      <w:sdtPr>
        <w:id w:val="280288860"/>
        <w:tag w:val="goog_rdk_1647"/>
      </w:sdtPr>
      <w:sdtContent>
        <w:p w:rsidR="00000000" w:rsidDel="00000000" w:rsidP="00000000" w:rsidRDefault="00000000" w:rsidRPr="00000000" w14:paraId="0000013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75435834"/>
              <w:tag w:val="goog_rdk_1644"/>
            </w:sdtPr>
            <w:sdtContent>
              <w:ins w:author="Rossi Rossi" w:id="117" w:date="2026-09-22T06:56:59Z">
                <w:sdt>
                  <w:sdtPr>
                    <w:id w:val="-1007801158"/>
                    <w:tag w:val="goog_rdk_1645"/>
                  </w:sdtPr>
                  <w:sdtContent>
                    <w:del w:author="Animefor Me" w:id="15" w:date="2026-09-29T09:36:34Z"/>
                  </w:sdtContent>
                </w:sdt>
              </w:ins>
              <w:sdt>
                <w:sdtPr>
                  <w:id w:val="1044518001"/>
                  <w:tag w:val="goog_rdk_164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1185126663"/>
        <w:tag w:val="goog_rdk_1651"/>
      </w:sdtPr>
      <w:sdtContent>
        <w:p w:rsidR="00000000" w:rsidDel="00000000" w:rsidP="00000000" w:rsidRDefault="00000000" w:rsidRPr="00000000" w14:paraId="0000013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37190944"/>
              <w:tag w:val="goog_rdk_1648"/>
            </w:sdtPr>
            <w:sdtContent>
              <w:ins w:author="Rossi Rossi" w:id="117" w:date="2026-09-22T06:56:59Z">
                <w:sdt>
                  <w:sdtPr>
                    <w:id w:val="-1477216190"/>
                    <w:tag w:val="goog_rdk_1649"/>
                  </w:sdtPr>
                  <w:sdtContent>
                    <w:del w:author="Animefor Me" w:id="15" w:date="2026-09-29T09:36:34Z"/>
                  </w:sdtContent>
                </w:sdt>
              </w:ins>
              <w:sdt>
                <w:sdtPr>
                  <w:id w:val="1239443238"/>
                  <w:tag w:val="goog_rdk_16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17" w:date="2026-09-22T06:56:59Z">
                <w:del w:author="Animefor Me" w:id="15" w:date="2026-09-29T09:36:34Z"/>
              </w:ins>
            </w:sdtContent>
          </w:sdt>
        </w:p>
      </w:sdtContent>
    </w:sdt>
    <w:sdt>
      <w:sdtPr>
        <w:id w:val="-1213018286"/>
        <w:tag w:val="goog_rdk_1655"/>
      </w:sdtPr>
      <w:sdtContent>
        <w:p w:rsidR="00000000" w:rsidDel="00000000" w:rsidP="00000000" w:rsidRDefault="00000000" w:rsidRPr="00000000" w14:paraId="0000013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18704442"/>
              <w:tag w:val="goog_rdk_1652"/>
            </w:sdtPr>
            <w:sdtContent>
              <w:ins w:author="Rossi Rossi" w:id="117" w:date="2026-09-22T06:56:59Z">
                <w:sdt>
                  <w:sdtPr>
                    <w:id w:val="539014009"/>
                    <w:tag w:val="goog_rdk_1653"/>
                  </w:sdtPr>
                  <w:sdtContent>
                    <w:del w:author="Animefor Me" w:id="15" w:date="2026-09-29T09:36:34Z"/>
                  </w:sdtContent>
                </w:sdt>
              </w:ins>
              <w:sdt>
                <w:sdtPr>
                  <w:id w:val="-282048380"/>
                  <w:tag w:val="goog_rdk_165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610142658"/>
        <w:tag w:val="goog_rdk_1661"/>
      </w:sdtPr>
      <w:sdtContent>
        <w:p w:rsidR="00000000" w:rsidDel="00000000" w:rsidP="00000000" w:rsidRDefault="00000000" w:rsidRPr="00000000" w14:paraId="0000013D">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708551881"/>
              <w:tag w:val="goog_rdk_1658"/>
            </w:sdtPr>
            <w:sdtContent>
              <w:ins w:author="Abinaya Saravanan" w:id="122" w:date="2026-09-23T05:12:03Z">
                <w:sdt>
                  <w:sdtPr>
                    <w:id w:val="512278416"/>
                    <w:tag w:val="goog_rdk_1659"/>
                  </w:sdtPr>
                  <w:sdtContent>
                    <w:del w:author="Animefor Me" w:id="15" w:date="2026-09-29T09:36:34Z"/>
                  </w:sdtContent>
                </w:sdt>
              </w:ins>
              <w:sdt>
                <w:sdtPr>
                  <w:id w:val="797538315"/>
                  <w:tag w:val="goog_rdk_1660"/>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async function main() {</w:delText>
                      </w:r>
                    </w:del>
                  </w:ins>
                </w:sdtContent>
              </w:sdt>
              <w:ins w:author="Abinaya Saravanan" w:id="122" w:date="2026-09-23T05:12:03Z">
                <w:del w:author="Animefor Me" w:id="15" w:date="2026-09-29T09:36:34Z"/>
              </w:ins>
            </w:sdtContent>
          </w:sdt>
        </w:p>
      </w:sdtContent>
    </w:sdt>
    <w:sdt>
      <w:sdtPr>
        <w:id w:val="412160689"/>
        <w:tag w:val="goog_rdk_1665"/>
      </w:sdtPr>
      <w:sdtContent>
        <w:p w:rsidR="00000000" w:rsidDel="00000000" w:rsidP="00000000" w:rsidRDefault="00000000" w:rsidRPr="00000000" w14:paraId="0000013E">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1307374664"/>
              <w:tag w:val="goog_rdk_1662"/>
            </w:sdtPr>
            <w:sdtContent>
              <w:ins w:author="Abinaya Saravanan" w:id="122" w:date="2026-09-23T05:12:03Z">
                <w:sdt>
                  <w:sdtPr>
                    <w:id w:val="583757837"/>
                    <w:tag w:val="goog_rdk_1663"/>
                  </w:sdtPr>
                  <w:sdtContent>
                    <w:del w:author="Animefor Me" w:id="15" w:date="2026-09-29T09:36:34Z"/>
                  </w:sdtContent>
                </w:sdt>
              </w:ins>
              <w:sdt>
                <w:sdtPr>
                  <w:id w:val="-770973675"/>
                  <w:tag w:val="goog_rdk_1664"/>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Abinaya Saravanan" w:id="122" w:date="2026-09-23T05:12:03Z">
                <w:del w:author="Animefor Me" w:id="15" w:date="2026-09-29T09:36:34Z"/>
              </w:ins>
            </w:sdtContent>
          </w:sdt>
        </w:p>
      </w:sdtContent>
    </w:sdt>
    <w:sdt>
      <w:sdtPr>
        <w:id w:val="1799994193"/>
        <w:tag w:val="goog_rdk_1669"/>
      </w:sdtPr>
      <w:sdtContent>
        <w:p w:rsidR="00000000" w:rsidDel="00000000" w:rsidP="00000000" w:rsidRDefault="00000000" w:rsidRPr="00000000" w14:paraId="0000013F">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1799555435"/>
              <w:tag w:val="goog_rdk_1666"/>
            </w:sdtPr>
            <w:sdtContent>
              <w:ins w:author="Abinaya Saravanan" w:id="122" w:date="2026-09-23T05:12:03Z">
                <w:sdt>
                  <w:sdtPr>
                    <w:id w:val="1323944356"/>
                    <w:tag w:val="goog_rdk_1667"/>
                  </w:sdtPr>
                  <w:sdtContent>
                    <w:del w:author="Animefor Me" w:id="15" w:date="2026-09-29T09:36:34Z"/>
                  </w:sdtContent>
                </w:sdt>
              </w:ins>
              <w:sdt>
                <w:sdtPr>
                  <w:id w:val="1447988099"/>
                  <w:tag w:val="goog_rdk_1668"/>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"gemini-1.5-flash",</w:delText>
                      </w:r>
                    </w:del>
                  </w:ins>
                </w:sdtContent>
              </w:sdt>
              <w:ins w:author="Abinaya Saravanan" w:id="122" w:date="2026-09-23T05:12:03Z">
                <w:del w:author="Animefor Me" w:id="15" w:date="2026-09-29T09:36:34Z"/>
              </w:ins>
            </w:sdtContent>
          </w:sdt>
        </w:p>
      </w:sdtContent>
    </w:sdt>
    <w:sdt>
      <w:sdtPr>
        <w:id w:val="13056594"/>
        <w:tag w:val="goog_rdk_1673"/>
      </w:sdtPr>
      <w:sdtContent>
        <w:p w:rsidR="00000000" w:rsidDel="00000000" w:rsidP="00000000" w:rsidRDefault="00000000" w:rsidRPr="00000000" w14:paraId="00000140">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1790901774"/>
              <w:tag w:val="goog_rdk_1670"/>
            </w:sdtPr>
            <w:sdtContent>
              <w:ins w:author="Abinaya Saravanan" w:id="122" w:date="2026-09-23T05:12:03Z">
                <w:sdt>
                  <w:sdtPr>
                    <w:id w:val="-1860526511"/>
                    <w:tag w:val="goog_rdk_1671"/>
                  </w:sdtPr>
                  <w:sdtContent>
                    <w:del w:author="Animefor Me" w:id="15" w:date="2026-09-29T09:36:34Z"/>
                  </w:sdtContent>
                </w:sdt>
              </w:ins>
              <w:sdt>
                <w:sdtPr>
                  <w:id w:val="989303856"/>
                  <w:tag w:val="goog_rdk_1672"/>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22" w:date="2026-09-23T05:12:03Z">
                <w:del w:author="Animefor Me" w:id="15" w:date="2026-09-29T09:36:34Z"/>
              </w:ins>
            </w:sdtContent>
          </w:sdt>
        </w:p>
      </w:sdtContent>
    </w:sdt>
    <w:sdt>
      <w:sdtPr>
        <w:id w:val="-1588704206"/>
        <w:tag w:val="goog_rdk_1677"/>
      </w:sdtPr>
      <w:sdtContent>
        <w:p w:rsidR="00000000" w:rsidDel="00000000" w:rsidP="00000000" w:rsidRDefault="00000000" w:rsidRPr="00000000" w14:paraId="00000141">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1577742831"/>
              <w:tag w:val="goog_rdk_1674"/>
            </w:sdtPr>
            <w:sdtContent>
              <w:ins w:author="Abinaya Saravanan" w:id="122" w:date="2026-09-23T05:12:03Z">
                <w:sdt>
                  <w:sdtPr>
                    <w:id w:val="924586290"/>
                    <w:tag w:val="goog_rdk_1675"/>
                  </w:sdtPr>
                  <w:sdtContent>
                    <w:del w:author="Animefor Me" w:id="15" w:date="2026-09-29T09:36:34Z"/>
                  </w:sdtContent>
                </w:sdt>
              </w:ins>
              <w:sdt>
                <w:sdtPr>
                  <w:id w:val="1009397389"/>
                  <w:tag w:val="goog_rdk_1676"/>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2" w:date="2026-09-23T05:12:03Z">
                <w:del w:author="Animefor Me" w:id="15" w:date="2026-09-29T09:36:34Z"/>
              </w:ins>
            </w:sdtContent>
          </w:sdt>
        </w:p>
      </w:sdtContent>
    </w:sdt>
    <w:sdt>
      <w:sdtPr>
        <w:id w:val="-473906724"/>
        <w:tag w:val="goog_rdk_1681"/>
      </w:sdtPr>
      <w:sdtContent>
        <w:p w:rsidR="00000000" w:rsidDel="00000000" w:rsidP="00000000" w:rsidRDefault="00000000" w:rsidRPr="00000000" w14:paraId="00000142">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842206412"/>
              <w:tag w:val="goog_rdk_1678"/>
            </w:sdtPr>
            <w:sdtContent>
              <w:ins w:author="Abinaya Saravanan" w:id="122" w:date="2026-09-23T05:12:03Z">
                <w:sdt>
                  <w:sdtPr>
                    <w:id w:val="-478510835"/>
                    <w:tag w:val="goog_rdk_1679"/>
                  </w:sdtPr>
                  <w:sdtContent>
                    <w:del w:author="Animefor Me" w:id="15" w:date="2026-09-29T09:36:34Z"/>
                  </w:sdtContent>
                </w:sdt>
              </w:ins>
              <w:sdt>
                <w:sdtPr>
                  <w:id w:val="1264180374"/>
                  <w:tag w:val="goog_rdk_1680"/>
                </w:sdtPr>
                <w:sdtContent>
                  <w:ins w:author="Abinaya Saravanan" w:id="122" w:date="2026-09-23T05:12:03Z">
                    <w:del w:author="Animefor Me" w:id="15" w:date="2026-09-29T09:36:34Z">
                      <w:r w:rsidDel="00000000" w:rsidR="00000000" w:rsidRPr="00000000">
                        <w:rPr>
                          <w:rtl w:val="0"/>
                        </w:rPr>
                      </w:r>
                    </w:del>
                  </w:ins>
                </w:sdtContent>
              </w:sdt>
              <w:ins w:author="Abinaya Saravanan" w:id="122" w:date="2026-09-23T05:12:03Z">
                <w:del w:author="Animefor Me" w:id="15" w:date="2026-09-29T09:36:34Z"/>
              </w:ins>
            </w:sdtContent>
          </w:sdt>
        </w:p>
      </w:sdtContent>
    </w:sdt>
    <w:sdt>
      <w:sdtPr>
        <w:id w:val="-477140123"/>
        <w:tag w:val="goog_rdk_1685"/>
      </w:sdtPr>
      <w:sdtContent>
        <w:p w:rsidR="00000000" w:rsidDel="00000000" w:rsidP="00000000" w:rsidRDefault="00000000" w:rsidRPr="00000000" w14:paraId="00000143">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130382047"/>
              <w:tag w:val="goog_rdk_1682"/>
            </w:sdtPr>
            <w:sdtContent>
              <w:ins w:author="Abinaya Saravanan" w:id="122" w:date="2026-09-23T05:12:03Z">
                <w:sdt>
                  <w:sdtPr>
                    <w:id w:val="2010876915"/>
                    <w:tag w:val="goog_rdk_1683"/>
                  </w:sdtPr>
                  <w:sdtContent>
                    <w:del w:author="Animefor Me" w:id="15" w:date="2026-09-29T09:36:34Z"/>
                  </w:sdtContent>
                </w:sdt>
              </w:ins>
              <w:sdt>
                <w:sdtPr>
                  <w:id w:val="-963352042"/>
                  <w:tag w:val="goog_rdk_1684"/>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console.log(interaction.text);</w:delText>
                      </w:r>
                    </w:del>
                  </w:ins>
                </w:sdtContent>
              </w:sdt>
              <w:ins w:author="Abinaya Saravanan" w:id="122" w:date="2026-09-23T05:12:03Z">
                <w:del w:author="Animefor Me" w:id="15" w:date="2026-09-29T09:36:34Z"/>
              </w:ins>
            </w:sdtContent>
          </w:sdt>
        </w:p>
      </w:sdtContent>
    </w:sdt>
    <w:sdt>
      <w:sdtPr>
        <w:id w:val="2079041889"/>
        <w:tag w:val="goog_rdk_1689"/>
      </w:sdtPr>
      <w:sdtContent>
        <w:p w:rsidR="00000000" w:rsidDel="00000000" w:rsidP="00000000" w:rsidRDefault="00000000" w:rsidRPr="00000000" w14:paraId="00000144">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984732008"/>
              <w:tag w:val="goog_rdk_1686"/>
            </w:sdtPr>
            <w:sdtContent>
              <w:ins w:author="Abinaya Saravanan" w:id="122" w:date="2026-09-23T05:12:03Z">
                <w:sdt>
                  <w:sdtPr>
                    <w:id w:val="-1551569652"/>
                    <w:tag w:val="goog_rdk_1687"/>
                  </w:sdtPr>
                  <w:sdtContent>
                    <w:del w:author="Animefor Me" w:id="15" w:date="2026-09-29T09:36:34Z"/>
                  </w:sdtContent>
                </w:sdt>
              </w:ins>
              <w:sdt>
                <w:sdtPr>
                  <w:id w:val="2065524515"/>
                  <w:tag w:val="goog_rdk_1688"/>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2" w:date="2026-09-23T05:12:03Z">
                <w:del w:author="Animefor Me" w:id="15" w:date="2026-09-29T09:36:34Z"/>
              </w:ins>
            </w:sdtContent>
          </w:sdt>
        </w:p>
      </w:sdtContent>
    </w:sdt>
    <w:sdt>
      <w:sdtPr>
        <w:id w:val="-1965280185"/>
        <w:tag w:val="goog_rdk_1693"/>
      </w:sdtPr>
      <w:sdtContent>
        <w:p w:rsidR="00000000" w:rsidDel="00000000" w:rsidP="00000000" w:rsidRDefault="00000000" w:rsidRPr="00000000" w14:paraId="00000145">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299118889"/>
              <w:tag w:val="goog_rdk_1690"/>
            </w:sdtPr>
            <w:sdtContent>
              <w:ins w:author="Abinaya Saravanan" w:id="122" w:date="2026-09-23T05:12:03Z">
                <w:sdt>
                  <w:sdtPr>
                    <w:id w:val="-1785902137"/>
                    <w:tag w:val="goog_rdk_1691"/>
                  </w:sdtPr>
                  <w:sdtContent>
                    <w:del w:author="Animefor Me" w:id="15" w:date="2026-09-29T09:36:34Z"/>
                  </w:sdtContent>
                </w:sdt>
              </w:ins>
              <w:sdt>
                <w:sdtPr>
                  <w:id w:val="-2081028696"/>
                  <w:tag w:val="goog_rdk_1692"/>
                </w:sdtPr>
                <w:sdtContent>
                  <w:ins w:author="Abinaya Saravanan" w:id="122" w:date="2026-09-23T05:12:03Z">
                    <w:del w:author="Animefor Me" w:id="15" w:date="2026-09-29T09:36:34Z">
                      <w:r w:rsidDel="00000000" w:rsidR="00000000" w:rsidRPr="00000000">
                        <w:rPr>
                          <w:rtl w:val="0"/>
                        </w:rPr>
                      </w:r>
                    </w:del>
                  </w:ins>
                </w:sdtContent>
              </w:sdt>
              <w:ins w:author="Abinaya Saravanan" w:id="122" w:date="2026-09-23T05:12:03Z">
                <w:del w:author="Animefor Me" w:id="15" w:date="2026-09-29T09:36:34Z"/>
              </w:ins>
            </w:sdtContent>
          </w:sdt>
        </w:p>
      </w:sdtContent>
    </w:sdt>
    <w:sdt>
      <w:sdtPr>
        <w:id w:val="-1086135451"/>
        <w:tag w:val="goog_rdk_1697"/>
      </w:sdtPr>
      <w:sdtContent>
        <w:p w:rsidR="00000000" w:rsidDel="00000000" w:rsidP="00000000" w:rsidRDefault="00000000" w:rsidRPr="00000000" w14:paraId="00000146">
          <w:pPr>
            <w:numPr>
              <w:ilvl w:val="1"/>
              <w:numId w:val="2"/>
            </w:numPr>
            <w:ind w:left="502" w:hanging="360"/>
            <w:rPr>
              <w:ins w:author="Abinaya Saravanan" w:id="122" w:date="2026-09-23T05:12:03Z"/>
              <w:del w:author="Animefor Me" w:id="15" w:date="2026-09-29T09:36:34Z"/>
            </w:rPr>
            <w:pPrChange w:author="FATHIMA RAIHANA A S" w:id="0" w:date="2026-09-25T17:38:39Z">
              <w:pPr>
                <w:numPr>
                  <w:ilvl w:val="1"/>
                  <w:numId w:val="9"/>
                </w:numPr>
                <w:ind w:left="502" w:hanging="360"/>
              </w:pPr>
            </w:pPrChange>
          </w:pPr>
          <w:sdt>
            <w:sdtPr>
              <w:id w:val="1384832692"/>
              <w:tag w:val="goog_rdk_1694"/>
            </w:sdtPr>
            <w:sdtContent>
              <w:ins w:author="Abinaya Saravanan" w:id="122" w:date="2026-09-23T05:12:03Z">
                <w:sdt>
                  <w:sdtPr>
                    <w:id w:val="1082605805"/>
                    <w:tag w:val="goog_rdk_1695"/>
                  </w:sdtPr>
                  <w:sdtContent>
                    <w:del w:author="Animefor Me" w:id="15" w:date="2026-09-29T09:36:34Z"/>
                  </w:sdtContent>
                </w:sdt>
              </w:ins>
              <w:sdt>
                <w:sdtPr>
                  <w:id w:val="-1313305540"/>
                  <w:tag w:val="goog_rdk_1696"/>
                </w:sdtPr>
                <w:sdtContent>
                  <w:ins w:author="Abinaya Saravanan" w:id="122" w:date="2026-09-23T05:12:0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main();</w:delText>
                      </w:r>
                    </w:del>
                  </w:ins>
                </w:sdtContent>
              </w:sdt>
              <w:ins w:author="Abinaya Saravanan" w:id="122" w:date="2026-09-23T05:12:03Z">
                <w:del w:author="Animefor Me" w:id="15" w:date="2026-09-29T09:36:34Z"/>
              </w:ins>
            </w:sdtContent>
          </w:sdt>
        </w:p>
      </w:sdtContent>
    </w:sdt>
    <w:sdt>
      <w:sdtPr>
        <w:id w:val="-238137373"/>
        <w:tag w:val="goog_rdk_1703"/>
      </w:sdtPr>
      <w:sdtContent>
        <w:p w:rsidR="00000000" w:rsidDel="00000000" w:rsidP="00000000" w:rsidRDefault="00000000" w:rsidRPr="00000000" w14:paraId="0000014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41508701"/>
              <w:tag w:val="goog_rdk_1700"/>
            </w:sdtPr>
            <w:sdtContent>
              <w:ins w:author="Rossi Rossi" w:id="117" w:date="2026-09-22T06:56:59Z">
                <w:sdt>
                  <w:sdtPr>
                    <w:id w:val="-947176091"/>
                    <w:tag w:val="goog_rdk_1701"/>
                  </w:sdtPr>
                  <w:sdtContent>
                    <w:del w:author="Animefor Me" w:id="15" w:date="2026-09-29T09:36:34Z"/>
                  </w:sdtContent>
                </w:sdt>
              </w:ins>
              <w:sdt>
                <w:sdtPr>
                  <w:id w:val="-1272664181"/>
                  <w:tag w:val="goog_rdk_170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147138369"/>
        <w:tag w:val="goog_rdk_1707"/>
      </w:sdtPr>
      <w:sdtContent>
        <w:p w:rsidR="00000000" w:rsidDel="00000000" w:rsidP="00000000" w:rsidRDefault="00000000" w:rsidRPr="00000000" w14:paraId="0000014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36887239"/>
              <w:tag w:val="goog_rdk_1704"/>
            </w:sdtPr>
            <w:sdtContent>
              <w:ins w:author="Rossi Rossi" w:id="117" w:date="2026-09-22T06:56:59Z">
                <w:sdt>
                  <w:sdtPr>
                    <w:id w:val="2103206793"/>
                    <w:tag w:val="goog_rdk_1705"/>
                  </w:sdtPr>
                  <w:sdtContent>
                    <w:del w:author="Animefor Me" w:id="15" w:date="2026-09-29T09:36:34Z"/>
                  </w:sdtContent>
                </w:sdt>
              </w:ins>
              <w:sdt>
                <w:sdtPr>
                  <w:id w:val="2127253488"/>
                  <w:tag w:val="goog_rdk_170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main();</w:delText>
                      </w:r>
                    </w:del>
                  </w:ins>
                </w:sdtContent>
              </w:sdt>
              <w:ins w:author="Rossi Rossi" w:id="117" w:date="2026-09-22T06:56:59Z">
                <w:del w:author="Animefor Me" w:id="15" w:date="2026-09-29T09:36:34Z"/>
              </w:ins>
            </w:sdtContent>
          </w:sdt>
        </w:p>
      </w:sdtContent>
    </w:sdt>
    <w:sdt>
      <w:sdtPr>
        <w:id w:val="-283144046"/>
        <w:tag w:val="goog_rdk_1711"/>
      </w:sdtPr>
      <w:sdtContent>
        <w:p w:rsidR="00000000" w:rsidDel="00000000" w:rsidP="00000000" w:rsidRDefault="00000000" w:rsidRPr="00000000" w14:paraId="0000014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71422208"/>
              <w:tag w:val="goog_rdk_1708"/>
            </w:sdtPr>
            <w:sdtContent>
              <w:ins w:author="Rossi Rossi" w:id="117" w:date="2026-09-22T06:56:59Z">
                <w:sdt>
                  <w:sdtPr>
                    <w:id w:val="-1471962274"/>
                    <w:tag w:val="goog_rdk_1709"/>
                  </w:sdtPr>
                  <w:sdtContent>
                    <w:del w:author="Animefor Me" w:id="15" w:date="2026-09-29T09:36:34Z"/>
                  </w:sdtContent>
                </w:sdt>
              </w:ins>
              <w:sdt>
                <w:sdtPr>
                  <w:id w:val="516703621"/>
                  <w:tag w:val="goog_rdk_171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311491732"/>
        <w:tag w:val="goog_rdk_1715"/>
      </w:sdtPr>
      <w:sdtContent>
        <w:p w:rsidR="00000000" w:rsidDel="00000000" w:rsidP="00000000" w:rsidRDefault="00000000" w:rsidRPr="00000000" w14:paraId="0000014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37775643"/>
              <w:tag w:val="goog_rdk_1712"/>
            </w:sdtPr>
            <w:sdtContent>
              <w:ins w:author="Rossi Rossi" w:id="117" w:date="2026-09-22T06:56:59Z">
                <w:sdt>
                  <w:sdtPr>
                    <w:id w:val="-139600618"/>
                    <w:tag w:val="goog_rdk_1713"/>
                  </w:sdtPr>
                  <w:sdtContent>
                    <w:del w:author="Animefor Me" w:id="15" w:date="2026-09-29T09:36:34Z"/>
                  </w:sdtContent>
                </w:sdt>
              </w:ins>
              <w:sdt>
                <w:sdtPr>
                  <w:id w:val="1102021211"/>
                  <w:tag w:val="goog_rdk_171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w:delText>
                      </w:r>
                    </w:del>
                  </w:ins>
                </w:sdtContent>
              </w:sdt>
              <w:ins w:author="Rossi Rossi" w:id="117" w:date="2026-09-22T06:56:59Z">
                <w:del w:author="Animefor Me" w:id="15" w:date="2026-09-29T09:36:34Z"/>
              </w:ins>
            </w:sdtContent>
          </w:sdt>
        </w:p>
      </w:sdtContent>
    </w:sdt>
    <w:sdt>
      <w:sdtPr>
        <w:id w:val="1812085208"/>
        <w:tag w:val="goog_rdk_1719"/>
      </w:sdtPr>
      <w:sdtContent>
        <w:p w:rsidR="00000000" w:rsidDel="00000000" w:rsidP="00000000" w:rsidRDefault="00000000" w:rsidRPr="00000000" w14:paraId="0000014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46039203"/>
              <w:tag w:val="goog_rdk_1716"/>
            </w:sdtPr>
            <w:sdtContent>
              <w:ins w:author="Rossi Rossi" w:id="117" w:date="2026-09-22T06:56:59Z">
                <w:sdt>
                  <w:sdtPr>
                    <w:id w:val="37553524"/>
                    <w:tag w:val="goog_rdk_1717"/>
                  </w:sdtPr>
                  <w:sdtContent>
                    <w:del w:author="Animefor Me" w:id="15" w:date="2026-09-29T09:36:34Z"/>
                  </w:sdtContent>
                </w:sdt>
              </w:ins>
              <w:sdt>
                <w:sdtPr>
                  <w:id w:val="291770001"/>
                  <w:tag w:val="goog_rdk_171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71896448"/>
        <w:tag w:val="goog_rdk_1723"/>
      </w:sdtPr>
      <w:sdtContent>
        <w:p w:rsidR="00000000" w:rsidDel="00000000" w:rsidP="00000000" w:rsidRDefault="00000000" w:rsidRPr="00000000" w14:paraId="0000014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07772177"/>
              <w:tag w:val="goog_rdk_1720"/>
            </w:sdtPr>
            <w:sdtContent>
              <w:ins w:author="Rossi Rossi" w:id="117" w:date="2026-09-22T06:56:59Z">
                <w:sdt>
                  <w:sdtPr>
                    <w:id w:val="-1014114798"/>
                    <w:tag w:val="goog_rdk_1721"/>
                  </w:sdtPr>
                  <w:sdtContent>
                    <w:del w:author="Animefor Me" w:id="15" w:date="2026-09-29T09:36:34Z"/>
                  </w:sdtContent>
                </w:sdt>
              </w:ins>
              <w:sdt>
                <w:sdtPr>
                  <w:id w:val="1223245962"/>
                  <w:tag w:val="goog_rdk_172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com.google.genai.Client;</w:delText>
                      </w:r>
                    </w:del>
                  </w:ins>
                </w:sdtContent>
              </w:sdt>
              <w:ins w:author="Rossi Rossi" w:id="117" w:date="2026-09-22T06:56:59Z">
                <w:del w:author="Animefor Me" w:id="15" w:date="2026-09-29T09:36:34Z"/>
              </w:ins>
            </w:sdtContent>
          </w:sdt>
        </w:p>
      </w:sdtContent>
    </w:sdt>
    <w:sdt>
      <w:sdtPr>
        <w:id w:val="-1157665729"/>
        <w:tag w:val="goog_rdk_1727"/>
      </w:sdtPr>
      <w:sdtContent>
        <w:p w:rsidR="00000000" w:rsidDel="00000000" w:rsidP="00000000" w:rsidRDefault="00000000" w:rsidRPr="00000000" w14:paraId="0000014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74563995"/>
              <w:tag w:val="goog_rdk_1724"/>
            </w:sdtPr>
            <w:sdtContent>
              <w:ins w:author="Rossi Rossi" w:id="117" w:date="2026-09-22T06:56:59Z">
                <w:sdt>
                  <w:sdtPr>
                    <w:id w:val="-12025465"/>
                    <w:tag w:val="goog_rdk_1725"/>
                  </w:sdtPr>
                  <w:sdtContent>
                    <w:del w:author="Animefor Me" w:id="15" w:date="2026-09-29T09:36:34Z"/>
                  </w:sdtContent>
                </w:sdt>
              </w:ins>
              <w:sdt>
                <w:sdtPr>
                  <w:id w:val="531985744"/>
                  <w:tag w:val="goog_rdk_172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17" w:date="2026-09-22T06:56:59Z">
                <w:del w:author="Animefor Me" w:id="15" w:date="2026-09-29T09:36:34Z"/>
              </w:ins>
            </w:sdtContent>
          </w:sdt>
        </w:p>
      </w:sdtContent>
    </w:sdt>
    <w:sdt>
      <w:sdtPr>
        <w:id w:val="1349352799"/>
        <w:tag w:val="goog_rdk_1731"/>
      </w:sdtPr>
      <w:sdtContent>
        <w:p w:rsidR="00000000" w:rsidDel="00000000" w:rsidP="00000000" w:rsidRDefault="00000000" w:rsidRPr="00000000" w14:paraId="0000014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67007173"/>
              <w:tag w:val="goog_rdk_1728"/>
            </w:sdtPr>
            <w:sdtContent>
              <w:ins w:author="Rossi Rossi" w:id="117" w:date="2026-09-22T06:56:59Z">
                <w:sdt>
                  <w:sdtPr>
                    <w:id w:val="1181568208"/>
                    <w:tag w:val="goog_rdk_1729"/>
                  </w:sdtPr>
                  <w:sdtContent>
                    <w:del w:author="Animefor Me" w:id="15" w:date="2026-09-29T09:36:34Z"/>
                  </w:sdtContent>
                </w:sdt>
              </w:ins>
              <w:sdt>
                <w:sdtPr>
                  <w:id w:val="1757055013"/>
                  <w:tag w:val="goog_rdk_173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17" w:date="2026-09-22T06:56:59Z">
                <w:del w:author="Animefor Me" w:id="15" w:date="2026-09-29T09:36:34Z"/>
              </w:ins>
            </w:sdtContent>
          </w:sdt>
        </w:p>
      </w:sdtContent>
    </w:sdt>
    <w:sdt>
      <w:sdtPr>
        <w:id w:val="562276830"/>
        <w:tag w:val="goog_rdk_1735"/>
      </w:sdtPr>
      <w:sdtContent>
        <w:p w:rsidR="00000000" w:rsidDel="00000000" w:rsidP="00000000" w:rsidRDefault="00000000" w:rsidRPr="00000000" w14:paraId="0000014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15760063"/>
              <w:tag w:val="goog_rdk_1732"/>
            </w:sdtPr>
            <w:sdtContent>
              <w:ins w:author="Rossi Rossi" w:id="117" w:date="2026-09-22T06:56:59Z">
                <w:sdt>
                  <w:sdtPr>
                    <w:id w:val="-60281042"/>
                    <w:tag w:val="goog_rdk_1733"/>
                  </w:sdtPr>
                  <w:sdtContent>
                    <w:del w:author="Animefor Me" w:id="15" w:date="2026-09-29T09:36:34Z"/>
                  </w:sdtContent>
                </w:sdt>
              </w:ins>
              <w:sdt>
                <w:sdtPr>
                  <w:id w:val="941668420"/>
                  <w:tag w:val="goog_rdk_173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17" w:date="2026-09-22T06:56:59Z">
                <w:del w:author="Animefor Me" w:id="15" w:date="2026-09-29T09:36:34Z"/>
              </w:ins>
            </w:sdtContent>
          </w:sdt>
        </w:p>
      </w:sdtContent>
    </w:sdt>
    <w:sdt>
      <w:sdtPr>
        <w:id w:val="-750193831"/>
        <w:tag w:val="goog_rdk_1741"/>
      </w:sdtPr>
      <w:sdtContent>
        <w:p w:rsidR="00000000" w:rsidDel="00000000" w:rsidP="00000000" w:rsidRDefault="00000000" w:rsidRPr="00000000" w14:paraId="0000015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89962522"/>
              <w:tag w:val="goog_rdk_1736"/>
            </w:sdtPr>
            <w:sdtContent>
              <w:ins w:author="Rossi Rossi" w:id="117" w:date="2026-09-22T06:56:59Z">
                <w:sdt>
                  <w:sdtPr>
                    <w:id w:val="-2129666653"/>
                    <w:tag w:val="goog_rdk_1737"/>
                  </w:sdtPr>
                  <w:sdtContent>
                    <w:del w:author="Animefor Me" w:id="15" w:date="2026-09-29T09:36:34Z"/>
                  </w:sdtContent>
                </w:sdt>
              </w:ins>
              <w:sdt>
                <w:sdtPr>
                  <w:id w:val="937445388"/>
                  <w:tag w:val="goog_rdk_173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w:delText>
                      </w:r>
                    </w:del>
                  </w:ins>
                </w:sdtContent>
              </w:sdt>
              <w:ins w:author="Rossi Rossi" w:id="117" w:date="2026-09-22T06:56:59Z">
                <w:del w:author="Animefor Me" w:id="15" w:date="2026-09-29T09:36:34Z">
                  <w:sdt>
                    <w:sdtPr>
                      <w:id w:val="-2146903166"/>
                      <w:tag w:val="goog_rdk_1739"/>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 </w:delText>
                      </w:r>
                    </w:sdtContent>
                  </w:sdt>
                  <w:sdt>
                    <w:sdtPr>
                      <w:id w:val="699074275"/>
                      <w:tag w:val="goog_rdk_1740"/>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com.google.genai.gaos.models.interactions.Model;</w:delText>
                      </w:r>
                    </w:sdtContent>
                  </w:sdt>
                </w:del>
              </w:ins>
            </w:sdtContent>
          </w:sdt>
        </w:p>
      </w:sdtContent>
    </w:sdt>
    <w:sdt>
      <w:sdtPr>
        <w:id w:val="2032711878"/>
        <w:tag w:val="goog_rdk_1747"/>
      </w:sdtPr>
      <w:sdtContent>
        <w:p w:rsidR="00000000" w:rsidDel="00000000" w:rsidP="00000000" w:rsidRDefault="00000000" w:rsidRPr="00000000" w14:paraId="0000015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96401844"/>
              <w:tag w:val="goog_rdk_1742"/>
            </w:sdtPr>
            <w:sdtContent>
              <w:ins w:author="Rossi Rossi" w:id="117" w:date="2026-09-22T06:56:59Z">
                <w:sdt>
                  <w:sdtPr>
                    <w:id w:val="1125545711"/>
                    <w:tag w:val="goog_rdk_1743"/>
                  </w:sdtPr>
                  <w:sdtContent>
                    <w:del w:author="Animefor Me" w:id="15" w:date="2026-09-29T09:36:34Z"/>
                  </w:sdtContent>
                </w:sdt>
              </w:ins>
              <w:sdt>
                <w:sdtPr>
                  <w:id w:val="2102862782"/>
                  <w:tag w:val="goog_rdk_17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com.google.genai.gaos.models.operations.CreateIntera</w:delText>
                      </w:r>
                    </w:del>
                  </w:ins>
                </w:sdtContent>
              </w:sdt>
              <w:ins w:author="Rossi Rossi" w:id="117" w:date="2026-09-22T06:56:59Z">
                <w:del w:author="Animefor Me" w:id="15" w:date="2026-09-29T09:36:34Z">
                  <w:sdt>
                    <w:sdtPr>
                      <w:id w:val="133640392"/>
                      <w:tag w:val="goog_rdk_1745"/>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cti</w:delText>
                      </w:r>
                    </w:sdtContent>
                  </w:sdt>
                  <w:sdt>
                    <w:sdtPr>
                      <w:id w:val="598185915"/>
                      <w:tag w:val="goog_rdk_1746"/>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onRequestBody;</w:delText>
                      </w:r>
                    </w:sdtContent>
                  </w:sdt>
                </w:del>
              </w:ins>
            </w:sdtContent>
          </w:sdt>
        </w:p>
      </w:sdtContent>
    </w:sdt>
    <w:sdt>
      <w:sdtPr>
        <w:id w:val="1320903672"/>
        <w:tag w:val="goog_rdk_1751"/>
      </w:sdtPr>
      <w:sdtContent>
        <w:p w:rsidR="00000000" w:rsidDel="00000000" w:rsidP="00000000" w:rsidRDefault="00000000" w:rsidRPr="00000000" w14:paraId="0000015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20600992"/>
              <w:tag w:val="goog_rdk_1748"/>
            </w:sdtPr>
            <w:sdtContent>
              <w:ins w:author="Rossi Rossi" w:id="117" w:date="2026-09-22T06:56:59Z">
                <w:sdt>
                  <w:sdtPr>
                    <w:id w:val="583017374"/>
                    <w:tag w:val="goog_rdk_1749"/>
                  </w:sdtPr>
                  <w:sdtContent>
                    <w:del w:author="Animefor Me" w:id="15" w:date="2026-09-29T09:36:34Z"/>
                  </w:sdtContent>
                </w:sdt>
              </w:ins>
              <w:sdt>
                <w:sdtPr>
                  <w:id w:val="-37909493"/>
                  <w:tag w:val="goog_rdk_175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974593654"/>
        <w:tag w:val="goog_rdk_1755"/>
      </w:sdtPr>
      <w:sdtContent>
        <w:p w:rsidR="00000000" w:rsidDel="00000000" w:rsidP="00000000" w:rsidRDefault="00000000" w:rsidRPr="00000000" w14:paraId="0000015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44522773"/>
              <w:tag w:val="goog_rdk_1752"/>
            </w:sdtPr>
            <w:sdtContent>
              <w:ins w:author="Rossi Rossi" w:id="117" w:date="2026-09-22T06:56:59Z">
                <w:sdt>
                  <w:sdtPr>
                    <w:id w:val="1178542415"/>
                    <w:tag w:val="goog_rdk_1753"/>
                  </w:sdtPr>
                  <w:sdtContent>
                    <w:del w:author="Animefor Me" w:id="15" w:date="2026-09-29T09:36:34Z"/>
                  </w:sdtContent>
                </w:sdt>
              </w:ins>
              <w:sdt>
                <w:sdtPr>
                  <w:id w:val="-1629768278"/>
                  <w:tag w:val="goog_rdk_175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17" w:date="2026-09-22T06:56:59Z">
                <w:del w:author="Animefor Me" w:id="15" w:date="2026-09-29T09:36:34Z"/>
              </w:ins>
            </w:sdtContent>
          </w:sdt>
        </w:p>
      </w:sdtContent>
    </w:sdt>
    <w:sdt>
      <w:sdtPr>
        <w:id w:val="1559114149"/>
        <w:tag w:val="goog_rdk_1761"/>
      </w:sdtPr>
      <w:sdtContent>
        <w:p w:rsidR="00000000" w:rsidDel="00000000" w:rsidP="00000000" w:rsidRDefault="00000000" w:rsidRPr="00000000" w14:paraId="00000154">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841794618"/>
              <w:tag w:val="goog_rdk_1758"/>
            </w:sdtPr>
            <w:sdtContent>
              <w:ins w:author="Abinaya Saravanan" w:id="123" w:date="2026-09-23T05:13:06Z">
                <w:sdt>
                  <w:sdtPr>
                    <w:id w:val="-1709918171"/>
                    <w:tag w:val="goog_rdk_1759"/>
                  </w:sdtPr>
                  <w:sdtContent>
                    <w:del w:author="Animefor Me" w:id="15" w:date="2026-09-29T09:36:34Z"/>
                  </w:sdtContent>
                </w:sdt>
              </w:ins>
              <w:sdt>
                <w:sdtPr>
                  <w:id w:val="-393584300"/>
                  <w:tag w:val="goog_rdk_176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23" w:date="2026-09-23T05:13:06Z">
                <w:del w:author="Animefor Me" w:id="15" w:date="2026-09-29T09:36:34Z"/>
              </w:ins>
            </w:sdtContent>
          </w:sdt>
        </w:p>
      </w:sdtContent>
    </w:sdt>
    <w:sdt>
      <w:sdtPr>
        <w:id w:val="1642935477"/>
        <w:tag w:val="goog_rdk_1765"/>
      </w:sdtPr>
      <w:sdtContent>
        <w:p w:rsidR="00000000" w:rsidDel="00000000" w:rsidP="00000000" w:rsidRDefault="00000000" w:rsidRPr="00000000" w14:paraId="00000155">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495279988"/>
              <w:tag w:val="goog_rdk_1762"/>
            </w:sdtPr>
            <w:sdtContent>
              <w:ins w:author="Abinaya Saravanan" w:id="123" w:date="2026-09-23T05:13:06Z">
                <w:sdt>
                  <w:sdtPr>
                    <w:id w:val="-1830987903"/>
                    <w:tag w:val="goog_rdk_1763"/>
                  </w:sdtPr>
                  <w:sdtContent>
                    <w:del w:author="Animefor Me" w:id="15" w:date="2026-09-29T09:36:34Z"/>
                  </w:sdtContent>
                </w:sdt>
              </w:ins>
              <w:sdt>
                <w:sdtPr>
                  <w:id w:val="1417405740"/>
                  <w:tag w:val="goog_rdk_176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3" w:date="2026-09-23T05:13:06Z">
                <w:del w:author="Animefor Me" w:id="15" w:date="2026-09-29T09:36:34Z"/>
              </w:ins>
            </w:sdtContent>
          </w:sdt>
        </w:p>
      </w:sdtContent>
    </w:sdt>
    <w:sdt>
      <w:sdtPr>
        <w:id w:val="-1291127558"/>
        <w:tag w:val="goog_rdk_1769"/>
      </w:sdtPr>
      <w:sdtContent>
        <w:p w:rsidR="00000000" w:rsidDel="00000000" w:rsidP="00000000" w:rsidRDefault="00000000" w:rsidRPr="00000000" w14:paraId="00000156">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982105684"/>
              <w:tag w:val="goog_rdk_1766"/>
            </w:sdtPr>
            <w:sdtContent>
              <w:ins w:author="Abinaya Saravanan" w:id="123" w:date="2026-09-23T05:13:06Z">
                <w:sdt>
                  <w:sdtPr>
                    <w:id w:val="1633747848"/>
                    <w:tag w:val="goog_rdk_1767"/>
                  </w:sdtPr>
                  <w:sdtContent>
                    <w:del w:author="Animefor Me" w:id="15" w:date="2026-09-29T09:36:34Z"/>
                  </w:sdtContent>
                </w:sdt>
              </w:ins>
              <w:sdt>
                <w:sdtPr>
                  <w:id w:val="494121679"/>
                  <w:tag w:val="goog_rdk_176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3" w:date="2026-09-23T05:13:06Z">
                <w:del w:author="Animefor Me" w:id="15" w:date="2026-09-29T09:36:34Z"/>
              </w:ins>
            </w:sdtContent>
          </w:sdt>
        </w:p>
      </w:sdtContent>
    </w:sdt>
    <w:sdt>
      <w:sdtPr>
        <w:id w:val="-630153763"/>
        <w:tag w:val="goog_rdk_1773"/>
      </w:sdtPr>
      <w:sdtContent>
        <w:p w:rsidR="00000000" w:rsidDel="00000000" w:rsidP="00000000" w:rsidRDefault="00000000" w:rsidRPr="00000000" w14:paraId="00000157">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471537585"/>
              <w:tag w:val="goog_rdk_1770"/>
            </w:sdtPr>
            <w:sdtContent>
              <w:ins w:author="Abinaya Saravanan" w:id="123" w:date="2026-09-23T05:13:06Z">
                <w:sdt>
                  <w:sdtPr>
                    <w:id w:val="-386986429"/>
                    <w:tag w:val="goog_rdk_1771"/>
                  </w:sdtPr>
                  <w:sdtContent>
                    <w:del w:author="Animefor Me" w:id="15" w:date="2026-09-29T09:36:34Z"/>
                  </w:sdtContent>
                </w:sdt>
              </w:ins>
              <w:sdt>
                <w:sdtPr>
                  <w:id w:val="113414713"/>
                  <w:tag w:val="goog_rdk_177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3" w:date="2026-09-23T05:13:06Z">
                <w:del w:author="Animefor Me" w:id="15" w:date="2026-09-29T09:36:34Z"/>
              </w:ins>
            </w:sdtContent>
          </w:sdt>
        </w:p>
      </w:sdtContent>
    </w:sdt>
    <w:sdt>
      <w:sdtPr>
        <w:id w:val="-1131302671"/>
        <w:tag w:val="goog_rdk_1777"/>
      </w:sdtPr>
      <w:sdtContent>
        <w:p w:rsidR="00000000" w:rsidDel="00000000" w:rsidP="00000000" w:rsidRDefault="00000000" w:rsidRPr="00000000" w14:paraId="00000158">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306777519"/>
              <w:tag w:val="goog_rdk_1774"/>
            </w:sdtPr>
            <w:sdtContent>
              <w:ins w:author="Abinaya Saravanan" w:id="123" w:date="2026-09-23T05:13:06Z">
                <w:sdt>
                  <w:sdtPr>
                    <w:id w:val="-1881360618"/>
                    <w:tag w:val="goog_rdk_1775"/>
                  </w:sdtPr>
                  <w:sdtContent>
                    <w:del w:author="Animefor Me" w:id="15" w:date="2026-09-29T09:36:34Z"/>
                  </w:sdtContent>
                </w:sdt>
              </w:ins>
              <w:sdt>
                <w:sdtPr>
                  <w:id w:val="-277023771"/>
                  <w:tag w:val="goog_rdk_1776"/>
                </w:sdtPr>
                <w:sdtContent>
                  <w:ins w:author="Abinaya Saravanan" w:id="123" w:date="2026-09-23T05:13:06Z">
                    <w:del w:author="Animefor Me" w:id="15" w:date="2026-09-29T09:36:34Z">
                      <w:r w:rsidDel="00000000" w:rsidR="00000000" w:rsidRPr="00000000">
                        <w:rPr>
                          <w:rtl w:val="0"/>
                        </w:rPr>
                      </w:r>
                    </w:del>
                  </w:ins>
                </w:sdtContent>
              </w:sdt>
              <w:ins w:author="Abinaya Saravanan" w:id="123" w:date="2026-09-23T05:13:06Z">
                <w:del w:author="Animefor Me" w:id="15" w:date="2026-09-29T09:36:34Z"/>
              </w:ins>
            </w:sdtContent>
          </w:sdt>
        </w:p>
      </w:sdtContent>
    </w:sdt>
    <w:sdt>
      <w:sdtPr>
        <w:id w:val="496102089"/>
        <w:tag w:val="goog_rdk_1781"/>
      </w:sdtPr>
      <w:sdtContent>
        <w:p w:rsidR="00000000" w:rsidDel="00000000" w:rsidP="00000000" w:rsidRDefault="00000000" w:rsidRPr="00000000" w14:paraId="00000159">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92018830"/>
              <w:tag w:val="goog_rdk_1778"/>
            </w:sdtPr>
            <w:sdtContent>
              <w:ins w:author="Abinaya Saravanan" w:id="123" w:date="2026-09-23T05:13:06Z">
                <w:sdt>
                  <w:sdtPr>
                    <w:id w:val="-295389070"/>
                    <w:tag w:val="goog_rdk_1779"/>
                  </w:sdtPr>
                  <w:sdtContent>
                    <w:del w:author="Animefor Me" w:id="15" w:date="2026-09-29T09:36:34Z"/>
                  </w:sdtContent>
                </w:sdt>
              </w:ins>
              <w:sdt>
                <w:sdtPr>
                  <w:id w:val="1547900628"/>
                  <w:tag w:val="goog_rdk_178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3" w:date="2026-09-23T05:13:06Z">
                <w:del w:author="Animefor Me" w:id="15" w:date="2026-09-29T09:36:34Z"/>
              </w:ins>
            </w:sdtContent>
          </w:sdt>
        </w:p>
      </w:sdtContent>
    </w:sdt>
    <w:sdt>
      <w:sdtPr>
        <w:id w:val="-1843936800"/>
        <w:tag w:val="goog_rdk_1785"/>
      </w:sdtPr>
      <w:sdtContent>
        <w:p w:rsidR="00000000" w:rsidDel="00000000" w:rsidP="00000000" w:rsidRDefault="00000000" w:rsidRPr="00000000" w14:paraId="0000015A">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760607761"/>
              <w:tag w:val="goog_rdk_1782"/>
            </w:sdtPr>
            <w:sdtContent>
              <w:ins w:author="Abinaya Saravanan" w:id="123" w:date="2026-09-23T05:13:06Z">
                <w:sdt>
                  <w:sdtPr>
                    <w:id w:val="-699700957"/>
                    <w:tag w:val="goog_rdk_1783"/>
                  </w:sdtPr>
                  <w:sdtContent>
                    <w:del w:author="Animefor Me" w:id="15" w:date="2026-09-29T09:36:34Z"/>
                  </w:sdtContent>
                </w:sdt>
              </w:ins>
              <w:sdt>
                <w:sdtPr>
                  <w:id w:val="-278943752"/>
                  <w:tag w:val="goog_rdk_178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3" w:date="2026-09-23T05:13:06Z">
                <w:del w:author="Animefor Me" w:id="15" w:date="2026-09-29T09:36:34Z"/>
              </w:ins>
            </w:sdtContent>
          </w:sdt>
        </w:p>
      </w:sdtContent>
    </w:sdt>
    <w:sdt>
      <w:sdtPr>
        <w:id w:val="-79926428"/>
        <w:tag w:val="goog_rdk_1789"/>
      </w:sdtPr>
      <w:sdtContent>
        <w:p w:rsidR="00000000" w:rsidDel="00000000" w:rsidP="00000000" w:rsidRDefault="00000000" w:rsidRPr="00000000" w14:paraId="0000015B">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869934307"/>
              <w:tag w:val="goog_rdk_1786"/>
            </w:sdtPr>
            <w:sdtContent>
              <w:ins w:author="Abinaya Saravanan" w:id="123" w:date="2026-09-23T05:13:06Z">
                <w:sdt>
                  <w:sdtPr>
                    <w:id w:val="217505256"/>
                    <w:tag w:val="goog_rdk_1787"/>
                  </w:sdtPr>
                  <w:sdtContent>
                    <w:del w:author="Animefor Me" w:id="15" w:date="2026-09-29T09:36:34Z"/>
                  </w:sdtContent>
                </w:sdt>
              </w:ins>
              <w:sdt>
                <w:sdtPr>
                  <w:id w:val="-228054709"/>
                  <w:tag w:val="goog_rdk_178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Code implementation for Google GenAI Interaction</w:delText>
                      </w:r>
                    </w:del>
                  </w:ins>
                </w:sdtContent>
              </w:sdt>
              <w:ins w:author="Abinaya Saravanan" w:id="123" w:date="2026-09-23T05:13:06Z">
                <w:del w:author="Animefor Me" w:id="15" w:date="2026-09-29T09:36:34Z"/>
              </w:ins>
            </w:sdtContent>
          </w:sdt>
        </w:p>
      </w:sdtContent>
    </w:sdt>
    <w:sdt>
      <w:sdtPr>
        <w:id w:val="-29978152"/>
        <w:tag w:val="goog_rdk_1793"/>
      </w:sdtPr>
      <w:sdtContent>
        <w:p w:rsidR="00000000" w:rsidDel="00000000" w:rsidP="00000000" w:rsidRDefault="00000000" w:rsidRPr="00000000" w14:paraId="0000015C">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741425137"/>
              <w:tag w:val="goog_rdk_1790"/>
            </w:sdtPr>
            <w:sdtContent>
              <w:ins w:author="Abinaya Saravanan" w:id="123" w:date="2026-09-23T05:13:06Z">
                <w:sdt>
                  <w:sdtPr>
                    <w:id w:val="172929036"/>
                    <w:tag w:val="goog_rdk_1791"/>
                  </w:sdtPr>
                  <w:sdtContent>
                    <w:del w:author="Animefor Me" w:id="15" w:date="2026-09-29T09:36:34Z"/>
                  </w:sdtContent>
                </w:sdt>
              </w:ins>
              <w:sdt>
                <w:sdtPr>
                  <w:id w:val="2053681358"/>
                  <w:tag w:val="goog_rdk_179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23" w:date="2026-09-23T05:13:06Z">
                <w:del w:author="Animefor Me" w:id="15" w:date="2026-09-29T09:36:34Z"/>
              </w:ins>
            </w:sdtContent>
          </w:sdt>
        </w:p>
      </w:sdtContent>
    </w:sdt>
    <w:sdt>
      <w:sdtPr>
        <w:id w:val="1502948511"/>
        <w:tag w:val="goog_rdk_1797"/>
      </w:sdtPr>
      <w:sdtContent>
        <w:p w:rsidR="00000000" w:rsidDel="00000000" w:rsidP="00000000" w:rsidRDefault="00000000" w:rsidRPr="00000000" w14:paraId="0000015D">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2142349814"/>
              <w:tag w:val="goog_rdk_1794"/>
            </w:sdtPr>
            <w:sdtContent>
              <w:ins w:author="Abinaya Saravanan" w:id="123" w:date="2026-09-23T05:13:06Z">
                <w:sdt>
                  <w:sdtPr>
                    <w:id w:val="438788294"/>
                    <w:tag w:val="goog_rdk_1795"/>
                  </w:sdtPr>
                  <w:sdtContent>
                    <w:del w:author="Animefor Me" w:id="15" w:date="2026-09-29T09:36:34Z"/>
                  </w:sdtContent>
                </w:sdt>
              </w:ins>
              <w:sdt>
                <w:sdtPr>
                  <w:id w:val="-1020345368"/>
                  <w:tag w:val="goog_rdk_179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3:06Z">
                <w:del w:author="Animefor Me" w:id="15" w:date="2026-09-29T09:36:34Z"/>
              </w:ins>
            </w:sdtContent>
          </w:sdt>
        </w:p>
      </w:sdtContent>
    </w:sdt>
    <w:sdt>
      <w:sdtPr>
        <w:id w:val="1503927574"/>
        <w:tag w:val="goog_rdk_1801"/>
      </w:sdtPr>
      <w:sdtContent>
        <w:p w:rsidR="00000000" w:rsidDel="00000000" w:rsidP="00000000" w:rsidRDefault="00000000" w:rsidRPr="00000000" w14:paraId="0000015E">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086947834"/>
              <w:tag w:val="goog_rdk_1798"/>
            </w:sdtPr>
            <w:sdtContent>
              <w:ins w:author="Abinaya Saravanan" w:id="123" w:date="2026-09-23T05:13:06Z">
                <w:sdt>
                  <w:sdtPr>
                    <w:id w:val="-1569097477"/>
                    <w:tag w:val="goog_rdk_1799"/>
                  </w:sdtPr>
                  <w:sdtContent>
                    <w:del w:author="Animefor Me" w:id="15" w:date="2026-09-29T09:36:34Z"/>
                  </w:sdtContent>
                </w:sdt>
              </w:ins>
              <w:sdt>
                <w:sdtPr>
                  <w:id w:val="1874681960"/>
                  <w:tag w:val="goog_rdk_180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3" w:date="2026-09-23T05:13:06Z">
                <w:del w:author="Animefor Me" w:id="15" w:date="2026-09-29T09:36:34Z"/>
              </w:ins>
            </w:sdtContent>
          </w:sdt>
        </w:p>
      </w:sdtContent>
    </w:sdt>
    <w:sdt>
      <w:sdtPr>
        <w:id w:val="1982105444"/>
        <w:tag w:val="goog_rdk_1805"/>
      </w:sdtPr>
      <w:sdtContent>
        <w:p w:rsidR="00000000" w:rsidDel="00000000" w:rsidP="00000000" w:rsidRDefault="00000000" w:rsidRPr="00000000" w14:paraId="0000015F">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497887488"/>
              <w:tag w:val="goog_rdk_1802"/>
            </w:sdtPr>
            <w:sdtContent>
              <w:ins w:author="Abinaya Saravanan" w:id="123" w:date="2026-09-23T05:13:06Z">
                <w:sdt>
                  <w:sdtPr>
                    <w:id w:val="-2140349863"/>
                    <w:tag w:val="goog_rdk_1803"/>
                  </w:sdtPr>
                  <w:sdtContent>
                    <w:del w:author="Animefor Me" w:id="15" w:date="2026-09-29T09:36:34Z"/>
                  </w:sdtContent>
                </w:sdt>
              </w:ins>
              <w:sdt>
                <w:sdtPr>
                  <w:id w:val="-912883877"/>
                  <w:tag w:val="goog_rdk_180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3" w:date="2026-09-23T05:13:06Z">
                <w:del w:author="Animefor Me" w:id="15" w:date="2026-09-29T09:36:34Z"/>
              </w:ins>
            </w:sdtContent>
          </w:sdt>
        </w:p>
      </w:sdtContent>
    </w:sdt>
    <w:sdt>
      <w:sdtPr>
        <w:id w:val="-1155594210"/>
        <w:tag w:val="goog_rdk_1809"/>
      </w:sdtPr>
      <w:sdtContent>
        <w:p w:rsidR="00000000" w:rsidDel="00000000" w:rsidP="00000000" w:rsidRDefault="00000000" w:rsidRPr="00000000" w14:paraId="00000160">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980241495"/>
              <w:tag w:val="goog_rdk_1806"/>
            </w:sdtPr>
            <w:sdtContent>
              <w:ins w:author="Abinaya Saravanan" w:id="123" w:date="2026-09-23T05:13:06Z">
                <w:sdt>
                  <w:sdtPr>
                    <w:id w:val="1200941867"/>
                    <w:tag w:val="goog_rdk_1807"/>
                  </w:sdtPr>
                  <w:sdtContent>
                    <w:del w:author="Animefor Me" w:id="15" w:date="2026-09-29T09:36:34Z"/>
                  </w:sdtContent>
                </w:sdt>
              </w:ins>
              <w:sdt>
                <w:sdtPr>
                  <w:id w:val="-2037081737"/>
                  <w:tag w:val="goog_rdk_180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23" w:date="2026-09-23T05:13:06Z">
                <w:del w:author="Animefor Me" w:id="15" w:date="2026-09-29T09:36:34Z"/>
              </w:ins>
            </w:sdtContent>
          </w:sdt>
        </w:p>
      </w:sdtContent>
    </w:sdt>
    <w:sdt>
      <w:sdtPr>
        <w:id w:val="-1753334587"/>
        <w:tag w:val="goog_rdk_1813"/>
      </w:sdtPr>
      <w:sdtContent>
        <w:p w:rsidR="00000000" w:rsidDel="00000000" w:rsidP="00000000" w:rsidRDefault="00000000" w:rsidRPr="00000000" w14:paraId="00000161">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859267023"/>
              <w:tag w:val="goog_rdk_1810"/>
            </w:sdtPr>
            <w:sdtContent>
              <w:ins w:author="Abinaya Saravanan" w:id="123" w:date="2026-09-23T05:13:06Z">
                <w:sdt>
                  <w:sdtPr>
                    <w:id w:val="1004177137"/>
                    <w:tag w:val="goog_rdk_1811"/>
                  </w:sdtPr>
                  <w:sdtContent>
                    <w:del w:author="Animefor Me" w:id="15" w:date="2026-09-29T09:36:34Z"/>
                  </w:sdtContent>
                </w:sdt>
              </w:ins>
              <w:sdt>
                <w:sdtPr>
                  <w:id w:val="1103690992"/>
                  <w:tag w:val="goog_rdk_181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3" w:date="2026-09-23T05:13:06Z">
                <w:del w:author="Animefor Me" w:id="15" w:date="2026-09-29T09:36:34Z"/>
              </w:ins>
            </w:sdtContent>
          </w:sdt>
        </w:p>
      </w:sdtContent>
    </w:sdt>
    <w:sdt>
      <w:sdtPr>
        <w:id w:val="76825711"/>
        <w:tag w:val="goog_rdk_1817"/>
      </w:sdtPr>
      <w:sdtContent>
        <w:p w:rsidR="00000000" w:rsidDel="00000000" w:rsidP="00000000" w:rsidRDefault="00000000" w:rsidRPr="00000000" w14:paraId="00000162">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599042394"/>
              <w:tag w:val="goog_rdk_1814"/>
            </w:sdtPr>
            <w:sdtContent>
              <w:ins w:author="Abinaya Saravanan" w:id="123" w:date="2026-09-23T05:13:06Z">
                <w:sdt>
                  <w:sdtPr>
                    <w:id w:val="-1782783865"/>
                    <w:tag w:val="goog_rdk_1815"/>
                  </w:sdtPr>
                  <w:sdtContent>
                    <w:del w:author="Animefor Me" w:id="15" w:date="2026-09-29T09:36:34Z"/>
                  </w:sdtContent>
                </w:sdt>
              </w:ins>
              <w:sdt>
                <w:sdtPr>
                  <w:id w:val="-1350958922"/>
                  <w:tag w:val="goog_rdk_181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3" w:date="2026-09-23T05:13:06Z">
                <w:del w:author="Animefor Me" w:id="15" w:date="2026-09-29T09:36:34Z"/>
              </w:ins>
            </w:sdtContent>
          </w:sdt>
        </w:p>
      </w:sdtContent>
    </w:sdt>
    <w:sdt>
      <w:sdtPr>
        <w:id w:val="1542333724"/>
        <w:tag w:val="goog_rdk_1821"/>
      </w:sdtPr>
      <w:sdtContent>
        <w:p w:rsidR="00000000" w:rsidDel="00000000" w:rsidP="00000000" w:rsidRDefault="00000000" w:rsidRPr="00000000" w14:paraId="00000163">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769163744"/>
              <w:tag w:val="goog_rdk_1818"/>
            </w:sdtPr>
            <w:sdtContent>
              <w:ins w:author="Abinaya Saravanan" w:id="123" w:date="2026-09-23T05:13:06Z">
                <w:sdt>
                  <w:sdtPr>
                    <w:id w:val="-1542798005"/>
                    <w:tag w:val="goog_rdk_1819"/>
                  </w:sdtPr>
                  <w:sdtContent>
                    <w:del w:author="Animefor Me" w:id="15" w:date="2026-09-29T09:36:34Z"/>
                  </w:sdtContent>
                </w:sdt>
              </w:ins>
              <w:sdt>
                <w:sdtPr>
                  <w:id w:val="-1288806903"/>
                  <w:tag w:val="goog_rdk_1820"/>
                </w:sdtPr>
                <w:sdtContent>
                  <w:ins w:author="Abinaya Saravanan" w:id="123" w:date="2026-09-23T05:13:06Z">
                    <w:del w:author="Animefor Me" w:id="15" w:date="2026-09-29T09:36:34Z">
                      <w:r w:rsidDel="00000000" w:rsidR="00000000" w:rsidRPr="00000000">
                        <w:rPr>
                          <w:rtl w:val="0"/>
                        </w:rPr>
                      </w:r>
                    </w:del>
                  </w:ins>
                </w:sdtContent>
              </w:sdt>
              <w:ins w:author="Abinaya Saravanan" w:id="123" w:date="2026-09-23T05:13:06Z">
                <w:del w:author="Animefor Me" w:id="15" w:date="2026-09-29T09:36:34Z"/>
              </w:ins>
            </w:sdtContent>
          </w:sdt>
        </w:p>
      </w:sdtContent>
    </w:sdt>
    <w:sdt>
      <w:sdtPr>
        <w:id w:val="858015448"/>
        <w:tag w:val="goog_rdk_1825"/>
      </w:sdtPr>
      <w:sdtContent>
        <w:p w:rsidR="00000000" w:rsidDel="00000000" w:rsidP="00000000" w:rsidRDefault="00000000" w:rsidRPr="00000000" w14:paraId="00000164">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81421056"/>
              <w:tag w:val="goog_rdk_1822"/>
            </w:sdtPr>
            <w:sdtContent>
              <w:ins w:author="Abinaya Saravanan" w:id="123" w:date="2026-09-23T05:13:06Z">
                <w:sdt>
                  <w:sdtPr>
                    <w:id w:val="-1137055663"/>
                    <w:tag w:val="goog_rdk_1823"/>
                  </w:sdtPr>
                  <w:sdtContent>
                    <w:del w:author="Animefor Me" w:id="15" w:date="2026-09-29T09:36:34Z"/>
                  </w:sdtContent>
                </w:sdt>
              </w:ins>
              <w:sdt>
                <w:sdtPr>
                  <w:id w:val="955334686"/>
                  <w:tag w:val="goog_rdk_182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3" w:date="2026-09-23T05:13:06Z">
                <w:del w:author="Animefor Me" w:id="15" w:date="2026-09-29T09:36:34Z"/>
              </w:ins>
            </w:sdtContent>
          </w:sdt>
        </w:p>
      </w:sdtContent>
    </w:sdt>
    <w:sdt>
      <w:sdtPr>
        <w:id w:val="-101749968"/>
        <w:tag w:val="goog_rdk_1829"/>
      </w:sdtPr>
      <w:sdtContent>
        <w:p w:rsidR="00000000" w:rsidDel="00000000" w:rsidP="00000000" w:rsidRDefault="00000000" w:rsidRPr="00000000" w14:paraId="00000165">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2009304996"/>
              <w:tag w:val="goog_rdk_1826"/>
            </w:sdtPr>
            <w:sdtContent>
              <w:ins w:author="Abinaya Saravanan" w:id="123" w:date="2026-09-23T05:13:06Z">
                <w:sdt>
                  <w:sdtPr>
                    <w:id w:val="1565664243"/>
                    <w:tag w:val="goog_rdk_1827"/>
                  </w:sdtPr>
                  <w:sdtContent>
                    <w:del w:author="Animefor Me" w:id="15" w:date="2026-09-29T09:36:34Z"/>
                  </w:sdtContent>
                </w:sdt>
              </w:ins>
              <w:sdt>
                <w:sdtPr>
                  <w:id w:val="-320548688"/>
                  <w:tag w:val="goog_rdk_182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3" w:date="2026-09-23T05:13:06Z">
                <w:del w:author="Animefor Me" w:id="15" w:date="2026-09-29T09:36:34Z"/>
              </w:ins>
            </w:sdtContent>
          </w:sdt>
        </w:p>
      </w:sdtContent>
    </w:sdt>
    <w:sdt>
      <w:sdtPr>
        <w:id w:val="200133917"/>
        <w:tag w:val="goog_rdk_1833"/>
      </w:sdtPr>
      <w:sdtContent>
        <w:p w:rsidR="00000000" w:rsidDel="00000000" w:rsidP="00000000" w:rsidRDefault="00000000" w:rsidRPr="00000000" w14:paraId="00000166">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272633916"/>
              <w:tag w:val="goog_rdk_1830"/>
            </w:sdtPr>
            <w:sdtContent>
              <w:ins w:author="Abinaya Saravanan" w:id="123" w:date="2026-09-23T05:13:06Z">
                <w:sdt>
                  <w:sdtPr>
                    <w:id w:val="389996190"/>
                    <w:tag w:val="goog_rdk_1831"/>
                  </w:sdtPr>
                  <w:sdtContent>
                    <w:del w:author="Animefor Me" w:id="15" w:date="2026-09-29T09:36:34Z"/>
                  </w:sdtContent>
                </w:sdt>
              </w:ins>
              <w:sdt>
                <w:sdtPr>
                  <w:id w:val="1443845739"/>
                  <w:tag w:val="goog_rdk_183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3:06Z">
                <w:del w:author="Animefor Me" w:id="15" w:date="2026-09-29T09:36:34Z"/>
              </w:ins>
            </w:sdtContent>
          </w:sdt>
        </w:p>
      </w:sdtContent>
    </w:sdt>
    <w:sdt>
      <w:sdtPr>
        <w:id w:val="1198807967"/>
        <w:tag w:val="goog_rdk_1837"/>
      </w:sdtPr>
      <w:sdtContent>
        <w:p w:rsidR="00000000" w:rsidDel="00000000" w:rsidP="00000000" w:rsidRDefault="00000000" w:rsidRPr="00000000" w14:paraId="00000167">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551964033"/>
              <w:tag w:val="goog_rdk_1834"/>
            </w:sdtPr>
            <w:sdtContent>
              <w:ins w:author="Abinaya Saravanan" w:id="123" w:date="2026-09-23T05:13:06Z">
                <w:sdt>
                  <w:sdtPr>
                    <w:id w:val="-2088698568"/>
                    <w:tag w:val="goog_rdk_1835"/>
                  </w:sdtPr>
                  <w:sdtContent>
                    <w:del w:author="Animefor Me" w:id="15" w:date="2026-09-29T09:36:34Z"/>
                  </w:sdtContent>
                </w:sdt>
              </w:ins>
              <w:sdt>
                <w:sdtPr>
                  <w:id w:val="793847287"/>
                  <w:tag w:val="goog_rdk_183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23" w:date="2026-09-23T05:13:06Z">
                <w:del w:author="Animefor Me" w:id="15" w:date="2026-09-29T09:36:34Z"/>
              </w:ins>
            </w:sdtContent>
          </w:sdt>
        </w:p>
      </w:sdtContent>
    </w:sdt>
    <w:sdt>
      <w:sdtPr>
        <w:id w:val="-876334498"/>
        <w:tag w:val="goog_rdk_1841"/>
      </w:sdtPr>
      <w:sdtContent>
        <w:p w:rsidR="00000000" w:rsidDel="00000000" w:rsidP="00000000" w:rsidRDefault="00000000" w:rsidRPr="00000000" w14:paraId="00000168">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044343235"/>
              <w:tag w:val="goog_rdk_1838"/>
            </w:sdtPr>
            <w:sdtContent>
              <w:ins w:author="Abinaya Saravanan" w:id="123" w:date="2026-09-23T05:13:06Z">
                <w:sdt>
                  <w:sdtPr>
                    <w:id w:val="586158124"/>
                    <w:tag w:val="goog_rdk_1839"/>
                  </w:sdtPr>
                  <w:sdtContent>
                    <w:del w:author="Animefor Me" w:id="15" w:date="2026-09-29T09:36:34Z"/>
                  </w:sdtContent>
                </w:sdt>
              </w:ins>
              <w:sdt>
                <w:sdtPr>
                  <w:id w:val="601881133"/>
                  <w:tag w:val="goog_rdk_184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23" w:date="2026-09-23T05:13:06Z">
                <w:del w:author="Animefor Me" w:id="15" w:date="2026-09-29T09:36:34Z"/>
              </w:ins>
            </w:sdtContent>
          </w:sdt>
        </w:p>
      </w:sdtContent>
    </w:sdt>
    <w:sdt>
      <w:sdtPr>
        <w:id w:val="893698645"/>
        <w:tag w:val="goog_rdk_1845"/>
      </w:sdtPr>
      <w:sdtContent>
        <w:p w:rsidR="00000000" w:rsidDel="00000000" w:rsidP="00000000" w:rsidRDefault="00000000" w:rsidRPr="00000000" w14:paraId="00000169">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148835794"/>
              <w:tag w:val="goog_rdk_1842"/>
            </w:sdtPr>
            <w:sdtContent>
              <w:ins w:author="Abinaya Saravanan" w:id="123" w:date="2026-09-23T05:13:06Z">
                <w:sdt>
                  <w:sdtPr>
                    <w:id w:val="817473028"/>
                    <w:tag w:val="goog_rdk_1843"/>
                  </w:sdtPr>
                  <w:sdtContent>
                    <w:del w:author="Animefor Me" w:id="15" w:date="2026-09-29T09:36:34Z"/>
                  </w:sdtContent>
                </w:sdt>
              </w:ins>
              <w:sdt>
                <w:sdtPr>
                  <w:id w:val="-406946606"/>
                  <w:tag w:val="goog_rdk_184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23" w:date="2026-09-23T05:13:06Z">
                <w:del w:author="Animefor Me" w:id="15" w:date="2026-09-29T09:36:34Z"/>
              </w:ins>
            </w:sdtContent>
          </w:sdt>
        </w:p>
      </w:sdtContent>
    </w:sdt>
    <w:sdt>
      <w:sdtPr>
        <w:id w:val="-466135719"/>
        <w:tag w:val="goog_rdk_1849"/>
      </w:sdtPr>
      <w:sdtContent>
        <w:p w:rsidR="00000000" w:rsidDel="00000000" w:rsidP="00000000" w:rsidRDefault="00000000" w:rsidRPr="00000000" w14:paraId="0000016A">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341798307"/>
              <w:tag w:val="goog_rdk_1846"/>
            </w:sdtPr>
            <w:sdtContent>
              <w:ins w:author="Abinaya Saravanan" w:id="123" w:date="2026-09-23T05:13:06Z">
                <w:sdt>
                  <w:sdtPr>
                    <w:id w:val="1129967974"/>
                    <w:tag w:val="goog_rdk_1847"/>
                  </w:sdtPr>
                  <w:sdtContent>
                    <w:del w:author="Animefor Me" w:id="15" w:date="2026-09-29T09:36:34Z"/>
                  </w:sdtContent>
                </w:sdt>
              </w:ins>
              <w:sdt>
                <w:sdtPr>
                  <w:id w:val="1621953023"/>
                  <w:tag w:val="goog_rdk_184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23" w:date="2026-09-23T05:13:06Z">
                <w:del w:author="Animefor Me" w:id="15" w:date="2026-09-29T09:36:34Z"/>
              </w:ins>
            </w:sdtContent>
          </w:sdt>
        </w:p>
      </w:sdtContent>
    </w:sdt>
    <w:sdt>
      <w:sdtPr>
        <w:id w:val="-1678190932"/>
        <w:tag w:val="goog_rdk_1853"/>
      </w:sdtPr>
      <w:sdtContent>
        <w:p w:rsidR="00000000" w:rsidDel="00000000" w:rsidP="00000000" w:rsidRDefault="00000000" w:rsidRPr="00000000" w14:paraId="0000016B">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741181144"/>
              <w:tag w:val="goog_rdk_1850"/>
            </w:sdtPr>
            <w:sdtContent>
              <w:ins w:author="Abinaya Saravanan" w:id="123" w:date="2026-09-23T05:13:06Z">
                <w:sdt>
                  <w:sdtPr>
                    <w:id w:val="-350147711"/>
                    <w:tag w:val="goog_rdk_1851"/>
                  </w:sdtPr>
                  <w:sdtContent>
                    <w:del w:author="Animefor Me" w:id="15" w:date="2026-09-29T09:36:34Z"/>
                  </w:sdtContent>
                </w:sdt>
              </w:ins>
              <w:sdt>
                <w:sdtPr>
                  <w:id w:val="-1522336632"/>
                  <w:tag w:val="goog_rdk_185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Abinaya Saravanan" w:id="123" w:date="2026-09-23T05:13:06Z">
                <w:del w:author="Animefor Me" w:id="15" w:date="2026-09-29T09:36:34Z"/>
              </w:ins>
            </w:sdtContent>
          </w:sdt>
        </w:p>
      </w:sdtContent>
    </w:sdt>
    <w:sdt>
      <w:sdtPr>
        <w:id w:val="210964021"/>
        <w:tag w:val="goog_rdk_1857"/>
      </w:sdtPr>
      <w:sdtContent>
        <w:p w:rsidR="00000000" w:rsidDel="00000000" w:rsidP="00000000" w:rsidRDefault="00000000" w:rsidRPr="00000000" w14:paraId="0000016C">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553142187"/>
              <w:tag w:val="goog_rdk_1854"/>
            </w:sdtPr>
            <w:sdtContent>
              <w:ins w:author="Abinaya Saravanan" w:id="123" w:date="2026-09-23T05:13:06Z">
                <w:sdt>
                  <w:sdtPr>
                    <w:id w:val="-784506067"/>
                    <w:tag w:val="goog_rdk_1855"/>
                  </w:sdtPr>
                  <w:sdtContent>
                    <w:del w:author="Animefor Me" w:id="15" w:date="2026-09-29T09:36:34Z"/>
                  </w:sdtContent>
                </w:sdt>
              </w:ins>
              <w:sdt>
                <w:sdtPr>
                  <w:id w:val="-1233252556"/>
                  <w:tag w:val="goog_rdk_1856"/>
                </w:sdtPr>
                <w:sdtContent>
                  <w:ins w:author="Abinaya Saravanan" w:id="123" w:date="2026-09-23T05:13:06Z">
                    <w:del w:author="Animefor Me" w:id="15" w:date="2026-09-29T09:36:34Z">
                      <w:r w:rsidDel="00000000" w:rsidR="00000000" w:rsidRPr="00000000">
                        <w:rPr>
                          <w:rtl w:val="0"/>
                        </w:rPr>
                      </w:r>
                    </w:del>
                  </w:ins>
                </w:sdtContent>
              </w:sdt>
              <w:ins w:author="Abinaya Saravanan" w:id="123" w:date="2026-09-23T05:13:06Z">
                <w:del w:author="Animefor Me" w:id="15" w:date="2026-09-29T09:36:34Z"/>
              </w:ins>
            </w:sdtContent>
          </w:sdt>
        </w:p>
      </w:sdtContent>
    </w:sdt>
    <w:sdt>
      <w:sdtPr>
        <w:id w:val="-1068058072"/>
        <w:tag w:val="goog_rdk_1861"/>
      </w:sdtPr>
      <w:sdtContent>
        <w:p w:rsidR="00000000" w:rsidDel="00000000" w:rsidP="00000000" w:rsidRDefault="00000000" w:rsidRPr="00000000" w14:paraId="0000016D">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956882217"/>
              <w:tag w:val="goog_rdk_1858"/>
            </w:sdtPr>
            <w:sdtContent>
              <w:ins w:author="Abinaya Saravanan" w:id="123" w:date="2026-09-23T05:13:06Z">
                <w:sdt>
                  <w:sdtPr>
                    <w:id w:val="1148231679"/>
                    <w:tag w:val="goog_rdk_1859"/>
                  </w:sdtPr>
                  <w:sdtContent>
                    <w:del w:author="Animefor Me" w:id="15" w:date="2026-09-29T09:36:34Z"/>
                  </w:sdtContent>
                </w:sdt>
              </w:ins>
              <w:sdt>
                <w:sdtPr>
                  <w:id w:val="1214225560"/>
                  <w:tag w:val="goog_rdk_186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23" w:date="2026-09-23T05:13:06Z">
                <w:del w:author="Animefor Me" w:id="15" w:date="2026-09-29T09:36:34Z"/>
              </w:ins>
            </w:sdtContent>
          </w:sdt>
        </w:p>
      </w:sdtContent>
    </w:sdt>
    <w:sdt>
      <w:sdtPr>
        <w:id w:val="29111065"/>
        <w:tag w:val="goog_rdk_1865"/>
      </w:sdtPr>
      <w:sdtContent>
        <w:p w:rsidR="00000000" w:rsidDel="00000000" w:rsidP="00000000" w:rsidRDefault="00000000" w:rsidRPr="00000000" w14:paraId="0000016E">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208958283"/>
              <w:tag w:val="goog_rdk_1862"/>
            </w:sdtPr>
            <w:sdtContent>
              <w:ins w:author="Abinaya Saravanan" w:id="123" w:date="2026-09-23T05:13:06Z">
                <w:sdt>
                  <w:sdtPr>
                    <w:id w:val="-1479047105"/>
                    <w:tag w:val="goog_rdk_1863"/>
                  </w:sdtPr>
                  <w:sdtContent>
                    <w:del w:author="Animefor Me" w:id="15" w:date="2026-09-29T09:36:34Z"/>
                  </w:sdtContent>
                </w:sdt>
              </w:ins>
              <w:sdt>
                <w:sdtPr>
                  <w:id w:val="-1067069930"/>
                  <w:tag w:val="goog_rdk_186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23" w:date="2026-09-23T05:13:06Z">
                <w:del w:author="Animefor Me" w:id="15" w:date="2026-09-29T09:36:34Z"/>
              </w:ins>
            </w:sdtContent>
          </w:sdt>
        </w:p>
      </w:sdtContent>
    </w:sdt>
    <w:sdt>
      <w:sdtPr>
        <w:id w:val="-719813199"/>
        <w:tag w:val="goog_rdk_1869"/>
      </w:sdtPr>
      <w:sdtContent>
        <w:p w:rsidR="00000000" w:rsidDel="00000000" w:rsidP="00000000" w:rsidRDefault="00000000" w:rsidRPr="00000000" w14:paraId="0000016F">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689733460"/>
              <w:tag w:val="goog_rdk_1866"/>
            </w:sdtPr>
            <w:sdtContent>
              <w:ins w:author="Abinaya Saravanan" w:id="123" w:date="2026-09-23T05:13:06Z">
                <w:sdt>
                  <w:sdtPr>
                    <w:id w:val="246216568"/>
                    <w:tag w:val="goog_rdk_1867"/>
                  </w:sdtPr>
                  <w:sdtContent>
                    <w:del w:author="Animefor Me" w:id="15" w:date="2026-09-29T09:36:34Z"/>
                  </w:sdtContent>
                </w:sdt>
              </w:ins>
              <w:sdt>
                <w:sdtPr>
                  <w:id w:val="-518979821"/>
                  <w:tag w:val="goog_rdk_186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23" w:date="2026-09-23T05:13:06Z">
                <w:del w:author="Animefor Me" w:id="15" w:date="2026-09-29T09:36:34Z"/>
              </w:ins>
            </w:sdtContent>
          </w:sdt>
        </w:p>
      </w:sdtContent>
    </w:sdt>
    <w:sdt>
      <w:sdtPr>
        <w:id w:val="-1667055171"/>
        <w:tag w:val="goog_rdk_1873"/>
      </w:sdtPr>
      <w:sdtContent>
        <w:p w:rsidR="00000000" w:rsidDel="00000000" w:rsidP="00000000" w:rsidRDefault="00000000" w:rsidRPr="00000000" w14:paraId="00000170">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947253248"/>
              <w:tag w:val="goog_rdk_1870"/>
            </w:sdtPr>
            <w:sdtContent>
              <w:ins w:author="Abinaya Saravanan" w:id="123" w:date="2026-09-23T05:13:06Z">
                <w:sdt>
                  <w:sdtPr>
                    <w:id w:val="336276132"/>
                    <w:tag w:val="goog_rdk_1871"/>
                  </w:sdtPr>
                  <w:sdtContent>
                    <w:del w:author="Animefor Me" w:id="15" w:date="2026-09-29T09:36:34Z"/>
                  </w:sdtContent>
                </w:sdt>
              </w:ins>
              <w:sdt>
                <w:sdtPr>
                  <w:id w:val="1804308668"/>
                  <w:tag w:val="goog_rdk_187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w:delText>
                      </w:r>
                    </w:del>
                  </w:ins>
                </w:sdtContent>
              </w:sdt>
              <w:ins w:author="Abinaya Saravanan" w:id="123" w:date="2026-09-23T05:13:06Z">
                <w:del w:author="Animefor Me" w:id="15" w:date="2026-09-29T09:36:34Z"/>
              </w:ins>
            </w:sdtContent>
          </w:sdt>
        </w:p>
      </w:sdtContent>
    </w:sdt>
    <w:sdt>
      <w:sdtPr>
        <w:id w:val="-1697274130"/>
        <w:tag w:val="goog_rdk_1877"/>
      </w:sdtPr>
      <w:sdtContent>
        <w:p w:rsidR="00000000" w:rsidDel="00000000" w:rsidP="00000000" w:rsidRDefault="00000000" w:rsidRPr="00000000" w14:paraId="00000171">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08300458"/>
              <w:tag w:val="goog_rdk_1874"/>
            </w:sdtPr>
            <w:sdtContent>
              <w:ins w:author="Abinaya Saravanan" w:id="123" w:date="2026-09-23T05:13:06Z">
                <w:sdt>
                  <w:sdtPr>
                    <w:id w:val="960977411"/>
                    <w:tag w:val="goog_rdk_1875"/>
                  </w:sdtPr>
                  <w:sdtContent>
                    <w:del w:author="Animefor Me" w:id="15" w:date="2026-09-29T09:36:34Z"/>
                  </w:sdtContent>
                </w:sdt>
              </w:ins>
              <w:sdt>
                <w:sdtPr>
                  <w:id w:val="1716969792"/>
                  <w:tag w:val="goog_rdk_187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.get();</w:delText>
                      </w:r>
                    </w:del>
                  </w:ins>
                </w:sdtContent>
              </w:sdt>
              <w:ins w:author="Abinaya Saravanan" w:id="123" w:date="2026-09-23T05:13:06Z">
                <w:del w:author="Animefor Me" w:id="15" w:date="2026-09-29T09:36:34Z"/>
              </w:ins>
            </w:sdtContent>
          </w:sdt>
        </w:p>
      </w:sdtContent>
    </w:sdt>
    <w:sdt>
      <w:sdtPr>
        <w:id w:val="-1908534612"/>
        <w:tag w:val="goog_rdk_1881"/>
      </w:sdtPr>
      <w:sdtContent>
        <w:p w:rsidR="00000000" w:rsidDel="00000000" w:rsidP="00000000" w:rsidRDefault="00000000" w:rsidRPr="00000000" w14:paraId="00000172">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2121158222"/>
              <w:tag w:val="goog_rdk_1878"/>
            </w:sdtPr>
            <w:sdtContent>
              <w:ins w:author="Abinaya Saravanan" w:id="123" w:date="2026-09-23T05:13:06Z">
                <w:sdt>
                  <w:sdtPr>
                    <w:id w:val="-228552876"/>
                    <w:tag w:val="goog_rdk_1879"/>
                  </w:sdtPr>
                  <w:sdtContent>
                    <w:del w:author="Animefor Me" w:id="15" w:date="2026-09-29T09:36:34Z"/>
                  </w:sdtContent>
                </w:sdt>
              </w:ins>
              <w:sdt>
                <w:sdtPr>
                  <w:id w:val="-390429145"/>
                  <w:tag w:val="goog_rdk_188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3:06Z">
                <w:del w:author="Animefor Me" w:id="15" w:date="2026-09-29T09:36:34Z"/>
              </w:ins>
            </w:sdtContent>
          </w:sdt>
        </w:p>
      </w:sdtContent>
    </w:sdt>
    <w:sdt>
      <w:sdtPr>
        <w:id w:val="-1253555578"/>
        <w:tag w:val="goog_rdk_1887"/>
      </w:sdtPr>
      <w:sdtContent>
        <w:p w:rsidR="00000000" w:rsidDel="00000000" w:rsidP="00000000" w:rsidRDefault="00000000" w:rsidRPr="00000000" w14:paraId="00000173">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877179552"/>
              <w:tag w:val="goog_rdk_1882"/>
            </w:sdtPr>
            <w:sdtContent>
              <w:ins w:author="Abinaya Saravanan" w:id="123" w:date="2026-09-23T05:13:06Z">
                <w:sdt>
                  <w:sdtPr>
                    <w:id w:val="-1409585062"/>
                    <w:tag w:val="goog_rdk_1883"/>
                  </w:sdtPr>
                  <w:sdtContent>
                    <w:del w:author="Animefor Me" w:id="15" w:date="2026-09-29T09:36:34Z"/>
                  </w:sdtContent>
                </w:sdt>
              </w:ins>
              <w:sdt>
                <w:sdtPr>
                  <w:id w:val="-986129248"/>
                  <w:tag w:val="goog_rdk_188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23" w:date="2026-09-23T05:13:06Z">
                <w:del w:author="Animefor Me" w:id="15" w:date="2026-09-29T09:36:34Z">
                  <w:sdt>
                    <w:sdtPr>
                      <w:id w:val="-1806989850"/>
                      <w:tag w:val="goog_rdk_1885"/>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sdtContent>
                  </w:sdt>
                  <w:sdt>
                    <w:sdtPr>
                      <w:id w:val="-1151054584"/>
                      <w:tag w:val="goog_rdk_1886"/>
                    </w:sdtPr>
                    <w:sdtContent>
                      <w:r w:rsidDel="00000000" w:rsidR="00000000" w:rsidRPr="00000000">
                        <w:rPr>
                          <w:rtl w:val="0"/>
                        </w:rPr>
                      </w:r>
                    </w:sdtContent>
                  </w:sdt>
                </w:del>
              </w:ins>
            </w:sdtContent>
          </w:sdt>
        </w:p>
      </w:sdtContent>
    </w:sdt>
    <w:sdt>
      <w:sdtPr>
        <w:id w:val="-1554604927"/>
        <w:tag w:val="goog_rdk_1891"/>
      </w:sdtPr>
      <w:sdtContent>
        <w:p w:rsidR="00000000" w:rsidDel="00000000" w:rsidP="00000000" w:rsidRDefault="00000000" w:rsidRPr="00000000" w14:paraId="00000174">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089301159"/>
              <w:tag w:val="goog_rdk_1888"/>
            </w:sdtPr>
            <w:sdtContent>
              <w:ins w:author="Abinaya Saravanan" w:id="123" w:date="2026-09-23T05:13:06Z">
                <w:sdt>
                  <w:sdtPr>
                    <w:id w:val="-456522797"/>
                    <w:tag w:val="goog_rdk_1889"/>
                  </w:sdtPr>
                  <w:sdtContent>
                    <w:del w:author="Animefor Me" w:id="15" w:date="2026-09-29T09:36:34Z"/>
                  </w:sdtContent>
                </w:sdt>
              </w:ins>
              <w:sdt>
                <w:sdtPr>
                  <w:id w:val="-1791690"/>
                  <w:tag w:val="goog_rdk_189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3:06Z">
                <w:del w:author="Animefor Me" w:id="15" w:date="2026-09-29T09:36:34Z"/>
              </w:ins>
            </w:sdtContent>
          </w:sdt>
        </w:p>
      </w:sdtContent>
    </w:sdt>
    <w:sdt>
      <w:sdtPr>
        <w:id w:val="-317872924"/>
        <w:tag w:val="goog_rdk_1895"/>
      </w:sdtPr>
      <w:sdtContent>
        <w:p w:rsidR="00000000" w:rsidDel="00000000" w:rsidP="00000000" w:rsidRDefault="00000000" w:rsidRPr="00000000" w14:paraId="00000175">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916557215"/>
              <w:tag w:val="goog_rdk_1892"/>
            </w:sdtPr>
            <w:sdtContent>
              <w:ins w:author="Abinaya Saravanan" w:id="123" w:date="2026-09-23T05:13:06Z">
                <w:sdt>
                  <w:sdtPr>
                    <w:id w:val="992515933"/>
                    <w:tag w:val="goog_rdk_1893"/>
                  </w:sdtPr>
                  <w:sdtContent>
                    <w:del w:author="Animefor Me" w:id="15" w:date="2026-09-29T09:36:34Z"/>
                  </w:sdtContent>
                </w:sdt>
              </w:ins>
              <w:sdt>
                <w:sdtPr>
                  <w:id w:val="722249765"/>
                  <w:tag w:val="goog_rdk_189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3" w:date="2026-09-23T05:13:06Z">
                <w:del w:author="Animefor Me" w:id="15" w:date="2026-09-29T09:36:34Z"/>
              </w:ins>
            </w:sdtContent>
          </w:sdt>
        </w:p>
      </w:sdtContent>
    </w:sdt>
    <w:sdt>
      <w:sdtPr>
        <w:id w:val="-358356639"/>
        <w:tag w:val="goog_rdk_1899"/>
      </w:sdtPr>
      <w:sdtContent>
        <w:p w:rsidR="00000000" w:rsidDel="00000000" w:rsidP="00000000" w:rsidRDefault="00000000" w:rsidRPr="00000000" w14:paraId="00000176">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965191414"/>
              <w:tag w:val="goog_rdk_1896"/>
            </w:sdtPr>
            <w:sdtContent>
              <w:ins w:author="Abinaya Saravanan" w:id="123" w:date="2026-09-23T05:13:06Z">
                <w:sdt>
                  <w:sdtPr>
                    <w:id w:val="2046480986"/>
                    <w:tag w:val="goog_rdk_1897"/>
                  </w:sdtPr>
                  <w:sdtContent>
                    <w:del w:author="Animefor Me" w:id="15" w:date="2026-09-29T09:36:34Z"/>
                  </w:sdtContent>
                </w:sdt>
              </w:ins>
              <w:sdt>
                <w:sdtPr>
                  <w:id w:val="-28376513"/>
                  <w:tag w:val="goog_rdk_189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3" w:date="2026-09-23T05:13:06Z">
                <w:del w:author="Animefor Me" w:id="15" w:date="2026-09-29T09:36:34Z"/>
              </w:ins>
            </w:sdtContent>
          </w:sdt>
        </w:p>
      </w:sdtContent>
    </w:sdt>
    <w:sdt>
      <w:sdtPr>
        <w:id w:val="-633906320"/>
        <w:tag w:val="goog_rdk_1903"/>
      </w:sdtPr>
      <w:sdtContent>
        <w:p w:rsidR="00000000" w:rsidDel="00000000" w:rsidP="00000000" w:rsidRDefault="00000000" w:rsidRPr="00000000" w14:paraId="00000177">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607761545"/>
              <w:tag w:val="goog_rdk_1900"/>
            </w:sdtPr>
            <w:sdtContent>
              <w:ins w:author="Abinaya Saravanan" w:id="123" w:date="2026-09-23T05:13:06Z">
                <w:sdt>
                  <w:sdtPr>
                    <w:id w:val="720699562"/>
                    <w:tag w:val="goog_rdk_1901"/>
                  </w:sdtPr>
                  <w:sdtContent>
                    <w:del w:author="Animefor Me" w:id="15" w:date="2026-09-29T09:36:34Z"/>
                  </w:sdtContent>
                </w:sdt>
              </w:ins>
              <w:sdt>
                <w:sdtPr>
                  <w:id w:val="-1868712745"/>
                  <w:tag w:val="goog_rdk_190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w:delText>
                      </w:r>
                    </w:del>
                  </w:ins>
                </w:sdtContent>
              </w:sdt>
              <w:ins w:author="Abinaya Saravanan" w:id="123" w:date="2026-09-23T05:13:06Z">
                <w:del w:author="Animefor Me" w:id="15" w:date="2026-09-29T09:36:34Z"/>
              </w:ins>
            </w:sdtContent>
          </w:sdt>
        </w:p>
      </w:sdtContent>
    </w:sdt>
    <w:sdt>
      <w:sdtPr>
        <w:id w:val="-352306377"/>
        <w:tag w:val="goog_rdk_1907"/>
      </w:sdtPr>
      <w:sdtContent>
        <w:p w:rsidR="00000000" w:rsidDel="00000000" w:rsidP="00000000" w:rsidRDefault="00000000" w:rsidRPr="00000000" w14:paraId="00000178">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06790121"/>
              <w:tag w:val="goog_rdk_1904"/>
            </w:sdtPr>
            <w:sdtContent>
              <w:ins w:author="Abinaya Saravanan" w:id="123" w:date="2026-09-23T05:13:06Z">
                <w:sdt>
                  <w:sdtPr>
                    <w:id w:val="1761128709"/>
                    <w:tag w:val="goog_rdk_1905"/>
                  </w:sdtPr>
                  <w:sdtContent>
                    <w:del w:author="Animefor Me" w:id="15" w:date="2026-09-29T09:36:34Z"/>
                  </w:sdtContent>
                </w:sdt>
              </w:ins>
              <w:sdt>
                <w:sdtPr>
                  <w:id w:val="-1552481858"/>
                  <w:tag w:val="goog_rdk_190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3" w:date="2026-09-23T05:13:06Z">
                <w:del w:author="Animefor Me" w:id="15" w:date="2026-09-29T09:36:34Z"/>
              </w:ins>
            </w:sdtContent>
          </w:sdt>
        </w:p>
      </w:sdtContent>
    </w:sdt>
    <w:sdt>
      <w:sdtPr>
        <w:id w:val="-44040219"/>
        <w:tag w:val="goog_rdk_1911"/>
      </w:sdtPr>
      <w:sdtContent>
        <w:p w:rsidR="00000000" w:rsidDel="00000000" w:rsidP="00000000" w:rsidRDefault="00000000" w:rsidRPr="00000000" w14:paraId="00000179">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923684063"/>
              <w:tag w:val="goog_rdk_1908"/>
            </w:sdtPr>
            <w:sdtContent>
              <w:ins w:author="Abinaya Saravanan" w:id="123" w:date="2026-09-23T05:13:06Z">
                <w:sdt>
                  <w:sdtPr>
                    <w:id w:val="-997002010"/>
                    <w:tag w:val="goog_rdk_1909"/>
                  </w:sdtPr>
                  <w:sdtContent>
                    <w:del w:author="Animefor Me" w:id="15" w:date="2026-09-29T09:36:34Z"/>
                  </w:sdtContent>
                </w:sdt>
              </w:ins>
              <w:sdt>
                <w:sdtPr>
                  <w:id w:val="-1180706129"/>
                  <w:tag w:val="goog_rdk_191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3" w:date="2026-09-23T05:13:06Z">
                <w:del w:author="Animefor Me" w:id="15" w:date="2026-09-29T09:36:34Z"/>
              </w:ins>
            </w:sdtContent>
          </w:sdt>
        </w:p>
      </w:sdtContent>
    </w:sdt>
    <w:sdt>
      <w:sdtPr>
        <w:id w:val="-335574701"/>
        <w:tag w:val="goog_rdk_1915"/>
      </w:sdtPr>
      <w:sdtContent>
        <w:p w:rsidR="00000000" w:rsidDel="00000000" w:rsidP="00000000" w:rsidRDefault="00000000" w:rsidRPr="00000000" w14:paraId="0000017A">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955275609"/>
              <w:tag w:val="goog_rdk_1912"/>
            </w:sdtPr>
            <w:sdtContent>
              <w:ins w:author="Abinaya Saravanan" w:id="123" w:date="2026-09-23T05:13:06Z">
                <w:sdt>
                  <w:sdtPr>
                    <w:id w:val="-390980025"/>
                    <w:tag w:val="goog_rdk_1913"/>
                  </w:sdtPr>
                  <w:sdtContent>
                    <w:del w:author="Animefor Me" w:id="15" w:date="2026-09-29T09:36:34Z"/>
                  </w:sdtContent>
                </w:sdt>
              </w:ins>
              <w:sdt>
                <w:sdtPr>
                  <w:id w:val="1201957081"/>
                  <w:tag w:val="goog_rdk_1914"/>
                </w:sdtPr>
                <w:sdtContent>
                  <w:ins w:author="Abinaya Saravanan" w:id="123" w:date="2026-09-23T05:13:06Z">
                    <w:del w:author="Animefor Me" w:id="15" w:date="2026-09-29T09:36:34Z">
                      <w:r w:rsidDel="00000000" w:rsidR="00000000" w:rsidRPr="00000000">
                        <w:rPr>
                          <w:rtl w:val="0"/>
                        </w:rPr>
                      </w:r>
                    </w:del>
                  </w:ins>
                </w:sdtContent>
              </w:sdt>
              <w:ins w:author="Abinaya Saravanan" w:id="123" w:date="2026-09-23T05:13:06Z">
                <w:del w:author="Animefor Me" w:id="15" w:date="2026-09-29T09:36:34Z"/>
              </w:ins>
            </w:sdtContent>
          </w:sdt>
        </w:p>
      </w:sdtContent>
    </w:sdt>
    <w:sdt>
      <w:sdtPr>
        <w:id w:val="1234051896"/>
        <w:tag w:val="goog_rdk_1919"/>
      </w:sdtPr>
      <w:sdtContent>
        <w:p w:rsidR="00000000" w:rsidDel="00000000" w:rsidP="00000000" w:rsidRDefault="00000000" w:rsidRPr="00000000" w14:paraId="0000017B">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920516709"/>
              <w:tag w:val="goog_rdk_1916"/>
            </w:sdtPr>
            <w:sdtContent>
              <w:ins w:author="Abinaya Saravanan" w:id="123" w:date="2026-09-23T05:13:06Z">
                <w:sdt>
                  <w:sdtPr>
                    <w:id w:val="808389707"/>
                    <w:tag w:val="goog_rdk_1917"/>
                  </w:sdtPr>
                  <w:sdtContent>
                    <w:del w:author="Animefor Me" w:id="15" w:date="2026-09-29T09:36:34Z"/>
                  </w:sdtContent>
                </w:sdt>
              </w:ins>
              <w:sdt>
                <w:sdtPr>
                  <w:id w:val="-2036885120"/>
                  <w:tag w:val="goog_rdk_191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3" w:date="2026-09-23T05:13:06Z">
                <w:del w:author="Animefor Me" w:id="15" w:date="2026-09-29T09:36:34Z"/>
              </w:ins>
            </w:sdtContent>
          </w:sdt>
        </w:p>
      </w:sdtContent>
    </w:sdt>
    <w:sdt>
      <w:sdtPr>
        <w:id w:val="-1950537351"/>
        <w:tag w:val="goog_rdk_1923"/>
      </w:sdtPr>
      <w:sdtContent>
        <w:p w:rsidR="00000000" w:rsidDel="00000000" w:rsidP="00000000" w:rsidRDefault="00000000" w:rsidRPr="00000000" w14:paraId="0000017C">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528543531"/>
              <w:tag w:val="goog_rdk_1920"/>
            </w:sdtPr>
            <w:sdtContent>
              <w:ins w:author="Abinaya Saravanan" w:id="123" w:date="2026-09-23T05:13:06Z">
                <w:sdt>
                  <w:sdtPr>
                    <w:id w:val="-473412271"/>
                    <w:tag w:val="goog_rdk_1921"/>
                  </w:sdtPr>
                  <w:sdtContent>
                    <w:del w:author="Animefor Me" w:id="15" w:date="2026-09-29T09:36:34Z"/>
                  </w:sdtContent>
                </w:sdt>
              </w:ins>
              <w:sdt>
                <w:sdtPr>
                  <w:id w:val="-403251791"/>
                  <w:tag w:val="goog_rdk_192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3" w:date="2026-09-23T05:13:06Z">
                <w:del w:author="Animefor Me" w:id="15" w:date="2026-09-29T09:36:34Z"/>
              </w:ins>
            </w:sdtContent>
          </w:sdt>
        </w:p>
      </w:sdtContent>
    </w:sdt>
    <w:sdt>
      <w:sdtPr>
        <w:id w:val="1862949927"/>
        <w:tag w:val="goog_rdk_1927"/>
      </w:sdtPr>
      <w:sdtContent>
        <w:p w:rsidR="00000000" w:rsidDel="00000000" w:rsidP="00000000" w:rsidRDefault="00000000" w:rsidRPr="00000000" w14:paraId="0000017D">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517263339"/>
              <w:tag w:val="goog_rdk_1924"/>
            </w:sdtPr>
            <w:sdtContent>
              <w:ins w:author="Abinaya Saravanan" w:id="123" w:date="2026-09-23T05:13:06Z">
                <w:sdt>
                  <w:sdtPr>
                    <w:id w:val="-2086951079"/>
                    <w:tag w:val="goog_rdk_1925"/>
                  </w:sdtPr>
                  <w:sdtContent>
                    <w:del w:author="Animefor Me" w:id="15" w:date="2026-09-29T09:36:34Z"/>
                  </w:sdtContent>
                </w:sdt>
              </w:ins>
              <w:sdt>
                <w:sdtPr>
                  <w:id w:val="-934312210"/>
                  <w:tag w:val="goog_rdk_192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3:06Z">
                <w:del w:author="Animefor Me" w:id="15" w:date="2026-09-29T09:36:34Z"/>
              </w:ins>
            </w:sdtContent>
          </w:sdt>
        </w:p>
      </w:sdtContent>
    </w:sdt>
    <w:sdt>
      <w:sdtPr>
        <w:id w:val="-737335785"/>
        <w:tag w:val="goog_rdk_1931"/>
      </w:sdtPr>
      <w:sdtContent>
        <w:p w:rsidR="00000000" w:rsidDel="00000000" w:rsidP="00000000" w:rsidRDefault="00000000" w:rsidRPr="00000000" w14:paraId="0000017E">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131684809"/>
              <w:tag w:val="goog_rdk_1928"/>
            </w:sdtPr>
            <w:sdtContent>
              <w:ins w:author="Abinaya Saravanan" w:id="123" w:date="2026-09-23T05:13:06Z">
                <w:sdt>
                  <w:sdtPr>
                    <w:id w:val="-482029764"/>
                    <w:tag w:val="goog_rdk_1929"/>
                  </w:sdtPr>
                  <w:sdtContent>
                    <w:del w:author="Animefor Me" w:id="15" w:date="2026-09-29T09:36:34Z"/>
                  </w:sdtContent>
                </w:sdt>
              </w:ins>
              <w:sdt>
                <w:sdtPr>
                  <w:id w:val="327643219"/>
                  <w:tag w:val="goog_rdk_193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1. Build interaction parameters</w:delText>
                      </w:r>
                    </w:del>
                  </w:ins>
                </w:sdtContent>
              </w:sdt>
              <w:ins w:author="Abinaya Saravanan" w:id="123" w:date="2026-09-23T05:13:06Z">
                <w:del w:author="Animefor Me" w:id="15" w:date="2026-09-29T09:36:34Z"/>
              </w:ins>
            </w:sdtContent>
          </w:sdt>
        </w:p>
      </w:sdtContent>
    </w:sdt>
    <w:sdt>
      <w:sdtPr>
        <w:id w:val="-1769378728"/>
        <w:tag w:val="goog_rdk_1935"/>
      </w:sdtPr>
      <w:sdtContent>
        <w:p w:rsidR="00000000" w:rsidDel="00000000" w:rsidP="00000000" w:rsidRDefault="00000000" w:rsidRPr="00000000" w14:paraId="0000017F">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468441119"/>
              <w:tag w:val="goog_rdk_1932"/>
            </w:sdtPr>
            <w:sdtContent>
              <w:ins w:author="Abinaya Saravanan" w:id="123" w:date="2026-09-23T05:13:06Z">
                <w:sdt>
                  <w:sdtPr>
                    <w:id w:val="1557028232"/>
                    <w:tag w:val="goog_rdk_1933"/>
                  </w:sdtPr>
                  <w:sdtContent>
                    <w:del w:author="Animefor Me" w:id="15" w:date="2026-09-29T09:36:34Z"/>
                  </w:sdtContent>
                </w:sdt>
              </w:ins>
              <w:sdt>
                <w:sdtPr>
                  <w:id w:val="331013118"/>
                  <w:tag w:val="goog_rdk_193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 CreateModelInteraction.builder()</w:delText>
                      </w:r>
                    </w:del>
                  </w:ins>
                </w:sdtContent>
              </w:sdt>
              <w:ins w:author="Abinaya Saravanan" w:id="123" w:date="2026-09-23T05:13:06Z">
                <w:del w:author="Animefor Me" w:id="15" w:date="2026-09-29T09:36:34Z"/>
              </w:ins>
            </w:sdtContent>
          </w:sdt>
        </w:p>
      </w:sdtContent>
    </w:sdt>
    <w:sdt>
      <w:sdtPr>
        <w:id w:val="-1664832813"/>
        <w:tag w:val="goog_rdk_1939"/>
      </w:sdtPr>
      <w:sdtContent>
        <w:p w:rsidR="00000000" w:rsidDel="00000000" w:rsidP="00000000" w:rsidRDefault="00000000" w:rsidRPr="00000000" w14:paraId="00000180">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304717283"/>
              <w:tag w:val="goog_rdk_1936"/>
            </w:sdtPr>
            <w:sdtContent>
              <w:ins w:author="Abinaya Saravanan" w:id="123" w:date="2026-09-23T05:13:06Z">
                <w:sdt>
                  <w:sdtPr>
                    <w:id w:val="1624525741"/>
                    <w:tag w:val="goog_rdk_1937"/>
                  </w:sdtPr>
                  <w:sdtContent>
                    <w:del w:author="Animefor Me" w:id="15" w:date="2026-09-29T09:36:34Z"/>
                  </w:sdtContent>
                </w:sdt>
              </w:ins>
              <w:sdt>
                <w:sdtPr>
                  <w:id w:val="-2135051768"/>
                  <w:tag w:val="goog_rdk_193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.model(Model.of("gemini-1.5-flash"))</w:delText>
                      </w:r>
                    </w:del>
                  </w:ins>
                </w:sdtContent>
              </w:sdt>
              <w:ins w:author="Abinaya Saravanan" w:id="123" w:date="2026-09-23T05:13:06Z">
                <w:del w:author="Animefor Me" w:id="15" w:date="2026-09-29T09:36:34Z"/>
              </w:ins>
            </w:sdtContent>
          </w:sdt>
        </w:p>
      </w:sdtContent>
    </w:sdt>
    <w:sdt>
      <w:sdtPr>
        <w:id w:val="448818946"/>
        <w:tag w:val="goog_rdk_1943"/>
      </w:sdtPr>
      <w:sdtContent>
        <w:p w:rsidR="00000000" w:rsidDel="00000000" w:rsidP="00000000" w:rsidRDefault="00000000" w:rsidRPr="00000000" w14:paraId="00000181">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52210859"/>
              <w:tag w:val="goog_rdk_1940"/>
            </w:sdtPr>
            <w:sdtContent>
              <w:ins w:author="Abinaya Saravanan" w:id="123" w:date="2026-09-23T05:13:06Z">
                <w:sdt>
                  <w:sdtPr>
                    <w:id w:val="-371883467"/>
                    <w:tag w:val="goog_rdk_1941"/>
                  </w:sdtPr>
                  <w:sdtContent>
                    <w:del w:author="Animefor Me" w:id="15" w:date="2026-09-29T09:36:34Z"/>
                  </w:sdtContent>
                </w:sdt>
              </w:ins>
              <w:sdt>
                <w:sdtPr>
                  <w:id w:val="750162402"/>
                  <w:tag w:val="goog_rdk_194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23" w:date="2026-09-23T05:13:06Z">
                <w:del w:author="Animefor Me" w:id="15" w:date="2026-09-29T09:36:34Z"/>
              </w:ins>
            </w:sdtContent>
          </w:sdt>
        </w:p>
      </w:sdtContent>
    </w:sdt>
    <w:sdt>
      <w:sdtPr>
        <w:id w:val="1297054645"/>
        <w:tag w:val="goog_rdk_1947"/>
      </w:sdtPr>
      <w:sdtContent>
        <w:p w:rsidR="00000000" w:rsidDel="00000000" w:rsidP="00000000" w:rsidRDefault="00000000" w:rsidRPr="00000000" w14:paraId="00000182">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812972624"/>
              <w:tag w:val="goog_rdk_1944"/>
            </w:sdtPr>
            <w:sdtContent>
              <w:ins w:author="Abinaya Saravanan" w:id="123" w:date="2026-09-23T05:13:06Z">
                <w:sdt>
                  <w:sdtPr>
                    <w:id w:val="435964928"/>
                    <w:tag w:val="goog_rdk_1945"/>
                  </w:sdtPr>
                  <w:sdtContent>
                    <w:del w:author="Animefor Me" w:id="15" w:date="2026-09-29T09:36:34Z"/>
                  </w:sdtContent>
                </w:sdt>
              </w:ins>
              <w:sdt>
                <w:sdtPr>
                  <w:id w:val="-667002729"/>
                  <w:tag w:val="goog_rdk_194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Abinaya Saravanan" w:id="123" w:date="2026-09-23T05:13:06Z">
                <w:del w:author="Animefor Me" w:id="15" w:date="2026-09-29T09:36:34Z"/>
              </w:ins>
            </w:sdtContent>
          </w:sdt>
        </w:p>
      </w:sdtContent>
    </w:sdt>
    <w:sdt>
      <w:sdtPr>
        <w:id w:val="-1665590159"/>
        <w:tag w:val="goog_rdk_1951"/>
      </w:sdtPr>
      <w:sdtContent>
        <w:p w:rsidR="00000000" w:rsidDel="00000000" w:rsidP="00000000" w:rsidRDefault="00000000" w:rsidRPr="00000000" w14:paraId="00000183">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515043085"/>
              <w:tag w:val="goog_rdk_1948"/>
            </w:sdtPr>
            <w:sdtContent>
              <w:ins w:author="Abinaya Saravanan" w:id="123" w:date="2026-09-23T05:13:06Z">
                <w:sdt>
                  <w:sdtPr>
                    <w:id w:val="-1646546205"/>
                    <w:tag w:val="goog_rdk_1949"/>
                  </w:sdtPr>
                  <w:sdtContent>
                    <w:del w:author="Animefor Me" w:id="15" w:date="2026-09-29T09:36:34Z"/>
                  </w:sdtContent>
                </w:sdt>
              </w:ins>
              <w:sdt>
                <w:sdtPr>
                  <w:id w:val="-131133203"/>
                  <w:tag w:val="goog_rdk_1950"/>
                </w:sdtPr>
                <w:sdtContent>
                  <w:ins w:author="Abinaya Saravanan" w:id="123" w:date="2026-09-23T05:13:06Z">
                    <w:del w:author="Animefor Me" w:id="15" w:date="2026-09-29T09:36:34Z">
                      <w:r w:rsidDel="00000000" w:rsidR="00000000" w:rsidRPr="00000000">
                        <w:rPr>
                          <w:rtl w:val="0"/>
                        </w:rPr>
                      </w:r>
                    </w:del>
                  </w:ins>
                </w:sdtContent>
              </w:sdt>
              <w:ins w:author="Abinaya Saravanan" w:id="123" w:date="2026-09-23T05:13:06Z">
                <w:del w:author="Animefor Me" w:id="15" w:date="2026-09-29T09:36:34Z"/>
              </w:ins>
            </w:sdtContent>
          </w:sdt>
        </w:p>
      </w:sdtContent>
    </w:sdt>
    <w:sdt>
      <w:sdtPr>
        <w:id w:val="-1979154442"/>
        <w:tag w:val="goog_rdk_1955"/>
      </w:sdtPr>
      <w:sdtContent>
        <w:p w:rsidR="00000000" w:rsidDel="00000000" w:rsidP="00000000" w:rsidRDefault="00000000" w:rsidRPr="00000000" w14:paraId="00000184">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256087051"/>
              <w:tag w:val="goog_rdk_1952"/>
            </w:sdtPr>
            <w:sdtContent>
              <w:ins w:author="Abinaya Saravanan" w:id="123" w:date="2026-09-23T05:13:06Z">
                <w:sdt>
                  <w:sdtPr>
                    <w:id w:val="1879184428"/>
                    <w:tag w:val="goog_rdk_1953"/>
                  </w:sdtPr>
                  <w:sdtContent>
                    <w:del w:author="Animefor Me" w:id="15" w:date="2026-09-29T09:36:34Z"/>
                  </w:sdtContent>
                </w:sdt>
              </w:ins>
              <w:sdt>
                <w:sdtPr>
                  <w:id w:val="-1625721605"/>
                  <w:tag w:val="goog_rdk_195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23" w:date="2026-09-23T05:13:06Z">
                <w:del w:author="Animefor Me" w:id="15" w:date="2026-09-29T09:36:34Z"/>
              </w:ins>
            </w:sdtContent>
          </w:sdt>
        </w:p>
      </w:sdtContent>
    </w:sdt>
    <w:sdt>
      <w:sdtPr>
        <w:id w:val="897325374"/>
        <w:tag w:val="goog_rdk_1959"/>
      </w:sdtPr>
      <w:sdtContent>
        <w:p w:rsidR="00000000" w:rsidDel="00000000" w:rsidP="00000000" w:rsidRDefault="00000000" w:rsidRPr="00000000" w14:paraId="00000185">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622962225"/>
              <w:tag w:val="goog_rdk_1956"/>
            </w:sdtPr>
            <w:sdtContent>
              <w:ins w:author="Abinaya Saravanan" w:id="123" w:date="2026-09-23T05:13:06Z">
                <w:sdt>
                  <w:sdtPr>
                    <w:id w:val="-1324385426"/>
                    <w:tag w:val="goog_rdk_1957"/>
                  </w:sdtPr>
                  <w:sdtContent>
                    <w:del w:author="Animefor Me" w:id="15" w:date="2026-09-29T09:36:34Z"/>
                  </w:sdtContent>
                </w:sdt>
              </w:ins>
              <w:sdt>
                <w:sdtPr>
                  <w:id w:val="-1905234758"/>
                  <w:tag w:val="goog_rdk_195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23" w:date="2026-09-23T05:13:06Z">
                <w:del w:author="Animefor Me" w:id="15" w:date="2026-09-29T09:36:34Z"/>
              </w:ins>
            </w:sdtContent>
          </w:sdt>
        </w:p>
      </w:sdtContent>
    </w:sdt>
    <w:sdt>
      <w:sdtPr>
        <w:id w:val="-334799946"/>
        <w:tag w:val="goog_rdk_1963"/>
      </w:sdtPr>
      <w:sdtContent>
        <w:p w:rsidR="00000000" w:rsidDel="00000000" w:rsidP="00000000" w:rsidRDefault="00000000" w:rsidRPr="00000000" w14:paraId="00000186">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118114086"/>
              <w:tag w:val="goog_rdk_1960"/>
            </w:sdtPr>
            <w:sdtContent>
              <w:ins w:author="Abinaya Saravanan" w:id="123" w:date="2026-09-23T05:13:06Z">
                <w:sdt>
                  <w:sdtPr>
                    <w:id w:val="1786284804"/>
                    <w:tag w:val="goog_rdk_1961"/>
                  </w:sdtPr>
                  <w:sdtContent>
                    <w:del w:author="Animefor Me" w:id="15" w:date="2026-09-29T09:36:34Z"/>
                  </w:sdtContent>
                </w:sdt>
              </w:ins>
              <w:sdt>
                <w:sdtPr>
                  <w:id w:val="1579038872"/>
                  <w:tag w:val="goog_rdk_196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.create(CreateModelInteractionRequestBody.of(params))</w:delText>
                      </w:r>
                    </w:del>
                  </w:ins>
                </w:sdtContent>
              </w:sdt>
              <w:ins w:author="Abinaya Saravanan" w:id="123" w:date="2026-09-23T05:13:06Z">
                <w:del w:author="Animefor Me" w:id="15" w:date="2026-09-29T09:36:34Z"/>
              </w:ins>
            </w:sdtContent>
          </w:sdt>
        </w:p>
      </w:sdtContent>
    </w:sdt>
    <w:sdt>
      <w:sdtPr>
        <w:id w:val="-2048435655"/>
        <w:tag w:val="goog_rdk_1967"/>
      </w:sdtPr>
      <w:sdtContent>
        <w:p w:rsidR="00000000" w:rsidDel="00000000" w:rsidP="00000000" w:rsidRDefault="00000000" w:rsidRPr="00000000" w14:paraId="00000187">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876530691"/>
              <w:tag w:val="goog_rdk_1964"/>
            </w:sdtPr>
            <w:sdtContent>
              <w:ins w:author="Abinaya Saravanan" w:id="123" w:date="2026-09-23T05:13:06Z">
                <w:sdt>
                  <w:sdtPr>
                    <w:id w:val="-8059631"/>
                    <w:tag w:val="goog_rdk_1965"/>
                  </w:sdtPr>
                  <w:sdtContent>
                    <w:del w:author="Animefor Me" w:id="15" w:date="2026-09-29T09:36:34Z"/>
                  </w:sdtContent>
                </w:sdt>
              </w:ins>
              <w:sdt>
                <w:sdtPr>
                  <w:id w:val="111620577"/>
                  <w:tag w:val="goog_rdk_196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w:delText>
                      </w:r>
                    </w:del>
                  </w:ins>
                </w:sdtContent>
              </w:sdt>
              <w:ins w:author="Abinaya Saravanan" w:id="123" w:date="2026-09-23T05:13:06Z">
                <w:del w:author="Animefor Me" w:id="15" w:date="2026-09-29T09:36:34Z"/>
              </w:ins>
            </w:sdtContent>
          </w:sdt>
        </w:p>
      </w:sdtContent>
    </w:sdt>
    <w:sdt>
      <w:sdtPr>
        <w:id w:val="-1938483144"/>
        <w:tag w:val="goog_rdk_1971"/>
      </w:sdtPr>
      <w:sdtContent>
        <w:p w:rsidR="00000000" w:rsidDel="00000000" w:rsidP="00000000" w:rsidRDefault="00000000" w:rsidRPr="00000000" w14:paraId="00000188">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445535219"/>
              <w:tag w:val="goog_rdk_1968"/>
            </w:sdtPr>
            <w:sdtContent>
              <w:ins w:author="Abinaya Saravanan" w:id="123" w:date="2026-09-23T05:13:06Z">
                <w:sdt>
                  <w:sdtPr>
                    <w:id w:val="-1800718899"/>
                    <w:tag w:val="goog_rdk_1969"/>
                  </w:sdtPr>
                  <w:sdtContent>
                    <w:del w:author="Animefor Me" w:id="15" w:date="2026-09-29T09:36:34Z"/>
                  </w:sdtContent>
                </w:sdt>
              </w:ins>
              <w:sdt>
                <w:sdtPr>
                  <w:id w:val="813321207"/>
                  <w:tag w:val="goog_rdk_1970"/>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.get();</w:delText>
                      </w:r>
                    </w:del>
                  </w:ins>
                </w:sdtContent>
              </w:sdt>
              <w:ins w:author="Abinaya Saravanan" w:id="123" w:date="2026-09-23T05:13:06Z">
                <w:del w:author="Animefor Me" w:id="15" w:date="2026-09-29T09:36:34Z"/>
              </w:ins>
            </w:sdtContent>
          </w:sdt>
        </w:p>
      </w:sdtContent>
    </w:sdt>
    <w:sdt>
      <w:sdtPr>
        <w:id w:val="-70871982"/>
        <w:tag w:val="goog_rdk_1975"/>
      </w:sdtPr>
      <w:sdtContent>
        <w:p w:rsidR="00000000" w:rsidDel="00000000" w:rsidP="00000000" w:rsidRDefault="00000000" w:rsidRPr="00000000" w14:paraId="00000189">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735546505"/>
              <w:tag w:val="goog_rdk_1972"/>
            </w:sdtPr>
            <w:sdtContent>
              <w:ins w:author="Abinaya Saravanan" w:id="123" w:date="2026-09-23T05:13:06Z">
                <w:sdt>
                  <w:sdtPr>
                    <w:id w:val="-379069874"/>
                    <w:tag w:val="goog_rdk_1973"/>
                  </w:sdtPr>
                  <w:sdtContent>
                    <w:del w:author="Animefor Me" w:id="15" w:date="2026-09-29T09:36:34Z"/>
                  </w:sdtContent>
                </w:sdt>
              </w:ins>
              <w:sdt>
                <w:sdtPr>
                  <w:id w:val="-321403736"/>
                  <w:tag w:val="goog_rdk_1974"/>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3:06Z">
                <w:del w:author="Animefor Me" w:id="15" w:date="2026-09-29T09:36:34Z"/>
              </w:ins>
            </w:sdtContent>
          </w:sdt>
        </w:p>
      </w:sdtContent>
    </w:sdt>
    <w:sdt>
      <w:sdtPr>
        <w:id w:val="-297148782"/>
        <w:tag w:val="goog_rdk_1979"/>
      </w:sdtPr>
      <w:sdtContent>
        <w:p w:rsidR="00000000" w:rsidDel="00000000" w:rsidP="00000000" w:rsidRDefault="00000000" w:rsidRPr="00000000" w14:paraId="0000018A">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1880891285"/>
              <w:tag w:val="goog_rdk_1976"/>
            </w:sdtPr>
            <w:sdtContent>
              <w:ins w:author="Abinaya Saravanan" w:id="123" w:date="2026-09-23T05:13:06Z">
                <w:sdt>
                  <w:sdtPr>
                    <w:id w:val="-1470349309"/>
                    <w:tag w:val="goog_rdk_1977"/>
                  </w:sdtPr>
                  <w:sdtContent>
                    <w:del w:author="Animefor Me" w:id="15" w:date="2026-09-29T09:36:34Z"/>
                  </w:sdtContent>
                </w:sdt>
              </w:ins>
              <w:sdt>
                <w:sdtPr>
                  <w:id w:val="-938823363"/>
                  <w:tag w:val="goog_rdk_1978"/>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System.out.println("Gemini Interaction Initialized");</w:delText>
                      </w:r>
                    </w:del>
                  </w:ins>
                </w:sdtContent>
              </w:sdt>
              <w:ins w:author="Abinaya Saravanan" w:id="123" w:date="2026-09-23T05:13:06Z">
                <w:del w:author="Animefor Me" w:id="15" w:date="2026-09-29T09:36:34Z"/>
              </w:ins>
            </w:sdtContent>
          </w:sdt>
        </w:p>
      </w:sdtContent>
    </w:sdt>
    <w:sdt>
      <w:sdtPr>
        <w:id w:val="-779895009"/>
        <w:tag w:val="goog_rdk_1983"/>
      </w:sdtPr>
      <w:sdtContent>
        <w:p w:rsidR="00000000" w:rsidDel="00000000" w:rsidP="00000000" w:rsidRDefault="00000000" w:rsidRPr="00000000" w14:paraId="0000018B">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91533370"/>
              <w:tag w:val="goog_rdk_1980"/>
            </w:sdtPr>
            <w:sdtContent>
              <w:ins w:author="Abinaya Saravanan" w:id="123" w:date="2026-09-23T05:13:06Z">
                <w:sdt>
                  <w:sdtPr>
                    <w:id w:val="2098378441"/>
                    <w:tag w:val="goog_rdk_1981"/>
                  </w:sdtPr>
                  <w:sdtContent>
                    <w:del w:author="Animefor Me" w:id="15" w:date="2026-09-29T09:36:34Z"/>
                  </w:sdtContent>
                </w:sdt>
              </w:ins>
              <w:sdt>
                <w:sdtPr>
                  <w:id w:val="64113825"/>
                  <w:tag w:val="goog_rdk_1982"/>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3" w:date="2026-09-23T05:13:06Z">
                <w:del w:author="Animefor Me" w:id="15" w:date="2026-09-29T09:36:34Z"/>
              </w:ins>
            </w:sdtContent>
          </w:sdt>
        </w:p>
      </w:sdtContent>
    </w:sdt>
    <w:sdt>
      <w:sdtPr>
        <w:id w:val="-1401569059"/>
        <w:tag w:val="goog_rdk_1987"/>
      </w:sdtPr>
      <w:sdtContent>
        <w:p w:rsidR="00000000" w:rsidDel="00000000" w:rsidP="00000000" w:rsidRDefault="00000000" w:rsidRPr="00000000" w14:paraId="0000018C">
          <w:pPr>
            <w:numPr>
              <w:ilvl w:val="1"/>
              <w:numId w:val="2"/>
            </w:numPr>
            <w:ind w:left="502" w:hanging="360"/>
            <w:rPr>
              <w:ins w:author="Abinaya Saravanan" w:id="123" w:date="2026-09-23T05:13:06Z"/>
              <w:del w:author="Animefor Me" w:id="15" w:date="2026-09-29T09:36:34Z"/>
            </w:rPr>
            <w:pPrChange w:author="FATHIMA RAIHANA A S" w:id="0" w:date="2026-09-25T17:38:39Z">
              <w:pPr>
                <w:numPr>
                  <w:ilvl w:val="1"/>
                  <w:numId w:val="9"/>
                </w:numPr>
                <w:ind w:left="502" w:hanging="360"/>
              </w:pPr>
            </w:pPrChange>
          </w:pPr>
          <w:sdt>
            <w:sdtPr>
              <w:id w:val="-729234753"/>
              <w:tag w:val="goog_rdk_1984"/>
            </w:sdtPr>
            <w:sdtContent>
              <w:ins w:author="Abinaya Saravanan" w:id="123" w:date="2026-09-23T05:13:06Z">
                <w:sdt>
                  <w:sdtPr>
                    <w:id w:val="-896821771"/>
                    <w:tag w:val="goog_rdk_1985"/>
                  </w:sdtPr>
                  <w:sdtContent>
                    <w:del w:author="Animefor Me" w:id="15" w:date="2026-09-29T09:36:34Z"/>
                  </w:sdtContent>
                </w:sdt>
              </w:ins>
              <w:sdt>
                <w:sdtPr>
                  <w:id w:val="-1308345107"/>
                  <w:tag w:val="goog_rdk_1986"/>
                </w:sdtPr>
                <w:sdtContent>
                  <w:ins w:author="Abinaya Saravanan" w:id="123" w:date="2026-09-23T05:13:06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3" w:date="2026-09-23T05:13:06Z">
                <w:del w:author="Animefor Me" w:id="15" w:date="2026-09-29T09:36:34Z"/>
              </w:ins>
            </w:sdtContent>
          </w:sdt>
        </w:p>
      </w:sdtContent>
    </w:sdt>
    <w:sdt>
      <w:sdtPr>
        <w:id w:val="154996084"/>
        <w:tag w:val="goog_rdk_1993"/>
      </w:sdtPr>
      <w:sdtContent>
        <w:p w:rsidR="00000000" w:rsidDel="00000000" w:rsidP="00000000" w:rsidRDefault="00000000" w:rsidRPr="00000000" w14:paraId="0000018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825808"/>
              <w:tag w:val="goog_rdk_1990"/>
            </w:sdtPr>
            <w:sdtContent>
              <w:ins w:author="Rossi Rossi" w:id="117" w:date="2026-09-22T06:56:59Z">
                <w:sdt>
                  <w:sdtPr>
                    <w:id w:val="-1382261011"/>
                    <w:tag w:val="goog_rdk_1991"/>
                  </w:sdtPr>
                  <w:sdtContent>
                    <w:del w:author="Animefor Me" w:id="15" w:date="2026-09-29T09:36:34Z"/>
                  </w:sdtContent>
                </w:sdt>
              </w:ins>
              <w:sdt>
                <w:sdtPr>
                  <w:id w:val="1983179278"/>
                  <w:tag w:val="goog_rdk_199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56907985"/>
        <w:tag w:val="goog_rdk_1997"/>
      </w:sdtPr>
      <w:sdtContent>
        <w:p w:rsidR="00000000" w:rsidDel="00000000" w:rsidP="00000000" w:rsidRDefault="00000000" w:rsidRPr="00000000" w14:paraId="0000018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87339159"/>
              <w:tag w:val="goog_rdk_1994"/>
            </w:sdtPr>
            <w:sdtContent>
              <w:ins w:author="Rossi Rossi" w:id="117" w:date="2026-09-22T06:56:59Z">
                <w:sdt>
                  <w:sdtPr>
                    <w:id w:val="59264839"/>
                    <w:tag w:val="goog_rdk_1995"/>
                  </w:sdtPr>
                  <w:sdtContent>
                    <w:del w:author="Animefor Me" w:id="15" w:date="2026-09-29T09:36:34Z"/>
                  </w:sdtContent>
                </w:sdt>
              </w:ins>
              <w:sdt>
                <w:sdtPr>
                  <w:id w:val="-1643178629"/>
                  <w:tag w:val="goog_rdk_19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w:delText>
                      </w:r>
                    </w:del>
                  </w:ins>
                </w:sdtContent>
              </w:sdt>
              <w:ins w:author="Rossi Rossi" w:id="117" w:date="2026-09-22T06:56:59Z">
                <w:del w:author="Animefor Me" w:id="15" w:date="2026-09-29T09:36:34Z"/>
              </w:ins>
            </w:sdtContent>
          </w:sdt>
        </w:p>
      </w:sdtContent>
    </w:sdt>
    <w:sdt>
      <w:sdtPr>
        <w:id w:val="-881614923"/>
        <w:tag w:val="goog_rdk_2001"/>
      </w:sdtPr>
      <w:sdtContent>
        <w:p w:rsidR="00000000" w:rsidDel="00000000" w:rsidP="00000000" w:rsidRDefault="00000000" w:rsidRPr="00000000" w14:paraId="0000018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95882090"/>
              <w:tag w:val="goog_rdk_1998"/>
            </w:sdtPr>
            <w:sdtContent>
              <w:ins w:author="Rossi Rossi" w:id="117" w:date="2026-09-22T06:56:59Z">
                <w:sdt>
                  <w:sdtPr>
                    <w:id w:val="1240948828"/>
                    <w:tag w:val="goog_rdk_1999"/>
                  </w:sdtPr>
                  <w:sdtContent>
                    <w:del w:author="Animefor Me" w:id="15" w:date="2026-09-29T09:36:34Z"/>
                  </w:sdtContent>
                </w:sdt>
              </w:ins>
              <w:sdt>
                <w:sdtPr>
                  <w:id w:val="951554812"/>
                  <w:tag w:val="goog_rdk_200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CreateModelInteraction.builder()</w:delText>
                      </w:r>
                    </w:del>
                  </w:ins>
                </w:sdtContent>
              </w:sdt>
              <w:ins w:author="Rossi Rossi" w:id="117" w:date="2026-09-22T06:56:59Z">
                <w:del w:author="Animefor Me" w:id="15" w:date="2026-09-29T09:36:34Z"/>
              </w:ins>
            </w:sdtContent>
          </w:sdt>
        </w:p>
      </w:sdtContent>
    </w:sdt>
    <w:sdt>
      <w:sdtPr>
        <w:id w:val="-1769429662"/>
        <w:tag w:val="goog_rdk_2005"/>
      </w:sdtPr>
      <w:sdtContent>
        <w:p w:rsidR="00000000" w:rsidDel="00000000" w:rsidP="00000000" w:rsidRDefault="00000000" w:rsidRPr="00000000" w14:paraId="0000019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32142994"/>
              <w:tag w:val="goog_rdk_2002"/>
            </w:sdtPr>
            <w:sdtContent>
              <w:ins w:author="Rossi Rossi" w:id="117" w:date="2026-09-22T06:56:59Z">
                <w:sdt>
                  <w:sdtPr>
                    <w:id w:val="1119209859"/>
                    <w:tag w:val="goog_rdk_2003"/>
                  </w:sdtPr>
                  <w:sdtContent>
                    <w:del w:author="Animefor Me" w:id="15" w:date="2026-09-29T09:36:34Z"/>
                  </w:sdtContent>
                </w:sdt>
              </w:ins>
              <w:sdt>
                <w:sdtPr>
                  <w:id w:val="1015517234"/>
                  <w:tag w:val="goog_rdk_20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.model(Model.of("gemini-3.8-flash"))</w:delText>
                      </w:r>
                    </w:del>
                  </w:ins>
                </w:sdtContent>
              </w:sdt>
              <w:ins w:author="Rossi Rossi" w:id="117" w:date="2026-09-22T06:56:59Z">
                <w:del w:author="Animefor Me" w:id="15" w:date="2026-09-29T09:36:34Z"/>
              </w:ins>
            </w:sdtContent>
          </w:sdt>
        </w:p>
      </w:sdtContent>
    </w:sdt>
    <w:sdt>
      <w:sdtPr>
        <w:id w:val="-19418329"/>
        <w:tag w:val="goog_rdk_2009"/>
      </w:sdtPr>
      <w:sdtContent>
        <w:p w:rsidR="00000000" w:rsidDel="00000000" w:rsidP="00000000" w:rsidRDefault="00000000" w:rsidRPr="00000000" w14:paraId="0000019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06835188"/>
              <w:tag w:val="goog_rdk_2006"/>
            </w:sdtPr>
            <w:sdtContent>
              <w:ins w:author="Rossi Rossi" w:id="117" w:date="2026-09-22T06:56:59Z">
                <w:sdt>
                  <w:sdtPr>
                    <w:id w:val="-1985670398"/>
                    <w:tag w:val="goog_rdk_2007"/>
                  </w:sdtPr>
                  <w:sdtContent>
                    <w:del w:author="Animefor Me" w:id="15" w:date="2026-09-29T09:36:34Z"/>
                  </w:sdtContent>
                </w:sdt>
              </w:ins>
              <w:sdt>
                <w:sdtPr>
                  <w:id w:val="-199899391"/>
                  <w:tag w:val="goog_rdk_20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17" w:date="2026-09-22T06:56:59Z">
                <w:del w:author="Animefor Me" w:id="15" w:date="2026-09-29T09:36:34Z"/>
              </w:ins>
            </w:sdtContent>
          </w:sdt>
        </w:p>
      </w:sdtContent>
    </w:sdt>
    <w:sdt>
      <w:sdtPr>
        <w:id w:val="-1621362343"/>
        <w:tag w:val="goog_rdk_2013"/>
      </w:sdtPr>
      <w:sdtContent>
        <w:p w:rsidR="00000000" w:rsidDel="00000000" w:rsidP="00000000" w:rsidRDefault="00000000" w:rsidRPr="00000000" w14:paraId="0000019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21414393"/>
              <w:tag w:val="goog_rdk_2010"/>
            </w:sdtPr>
            <w:sdtContent>
              <w:ins w:author="Rossi Rossi" w:id="117" w:date="2026-09-22T06:56:59Z">
                <w:sdt>
                  <w:sdtPr>
                    <w:id w:val="301190457"/>
                    <w:tag w:val="goog_rdk_2011"/>
                  </w:sdtPr>
                  <w:sdtContent>
                    <w:del w:author="Animefor Me" w:id="15" w:date="2026-09-29T09:36:34Z"/>
                  </w:sdtContent>
                </w:sdt>
              </w:ins>
              <w:sdt>
                <w:sdtPr>
                  <w:id w:val="1472039914"/>
                  <w:tag w:val="goog_rdk_20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Rossi Rossi" w:id="117" w:date="2026-09-22T06:56:59Z">
                <w:del w:author="Animefor Me" w:id="15" w:date="2026-09-29T09:36:34Z"/>
              </w:ins>
            </w:sdtContent>
          </w:sdt>
        </w:p>
      </w:sdtContent>
    </w:sdt>
    <w:sdt>
      <w:sdtPr>
        <w:id w:val="-935744578"/>
        <w:tag w:val="goog_rdk_2019"/>
      </w:sdtPr>
      <w:sdtContent>
        <w:p w:rsidR="00000000" w:rsidDel="00000000" w:rsidP="00000000" w:rsidRDefault="00000000" w:rsidRPr="00000000" w14:paraId="00000193">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2112215902"/>
              <w:tag w:val="goog_rdk_2016"/>
            </w:sdtPr>
            <w:sdtContent>
              <w:ins w:author="Abinaya Saravanan" w:id="124" w:date="2026-09-23T05:16:08Z">
                <w:sdt>
                  <w:sdtPr>
                    <w:id w:val="-1994408005"/>
                    <w:tag w:val="goog_rdk_2017"/>
                  </w:sdtPr>
                  <w:sdtContent>
                    <w:del w:author="Animefor Me" w:id="15" w:date="2026-09-29T09:36:34Z"/>
                  </w:sdtContent>
                </w:sdt>
              </w:ins>
              <w:sdt>
                <w:sdtPr>
                  <w:id w:val="-1078131473"/>
                  <w:tag w:val="goog_rdk_2018"/>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com.google.genai.gaos.models.Model;</w:delText>
                      </w:r>
                    </w:del>
                  </w:ins>
                </w:sdtContent>
              </w:sdt>
              <w:ins w:author="Abinaya Saravanan" w:id="124" w:date="2026-09-23T05:16:08Z">
                <w:del w:author="Animefor Me" w:id="15" w:date="2026-09-29T09:36:34Z"/>
              </w:ins>
            </w:sdtContent>
          </w:sdt>
        </w:p>
      </w:sdtContent>
    </w:sdt>
    <w:sdt>
      <w:sdtPr>
        <w:id w:val="481016735"/>
        <w:tag w:val="goog_rdk_2023"/>
      </w:sdtPr>
      <w:sdtContent>
        <w:p w:rsidR="00000000" w:rsidDel="00000000" w:rsidP="00000000" w:rsidRDefault="00000000" w:rsidRPr="00000000" w14:paraId="00000194">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27424287"/>
              <w:tag w:val="goog_rdk_2020"/>
            </w:sdtPr>
            <w:sdtContent>
              <w:ins w:author="Abinaya Saravanan" w:id="124" w:date="2026-09-23T05:16:08Z">
                <w:sdt>
                  <w:sdtPr>
                    <w:id w:val="-481300210"/>
                    <w:tag w:val="goog_rdk_2021"/>
                  </w:sdtPr>
                  <w:sdtContent>
                    <w:del w:author="Animefor Me" w:id="15" w:date="2026-09-29T09:36:34Z"/>
                  </w:sdtContent>
                </w:sdt>
              </w:ins>
              <w:sdt>
                <w:sdtPr>
                  <w:id w:val="735199257"/>
                  <w:tag w:val="goog_rdk_2022"/>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com.google.genai.gaos.models.interactions.CreateModelInteractionRequestBody;</w:delText>
                      </w:r>
                    </w:del>
                  </w:ins>
                </w:sdtContent>
              </w:sdt>
              <w:ins w:author="Abinaya Saravanan" w:id="124" w:date="2026-09-23T05:16:08Z">
                <w:del w:author="Animefor Me" w:id="15" w:date="2026-09-29T09:36:34Z"/>
              </w:ins>
            </w:sdtContent>
          </w:sdt>
        </w:p>
      </w:sdtContent>
    </w:sdt>
    <w:sdt>
      <w:sdtPr>
        <w:id w:val="926056693"/>
        <w:tag w:val="goog_rdk_2027"/>
      </w:sdtPr>
      <w:sdtContent>
        <w:p w:rsidR="00000000" w:rsidDel="00000000" w:rsidP="00000000" w:rsidRDefault="00000000" w:rsidRPr="00000000" w14:paraId="00000195">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352902247"/>
              <w:tag w:val="goog_rdk_2024"/>
            </w:sdtPr>
            <w:sdtContent>
              <w:ins w:author="Abinaya Saravanan" w:id="124" w:date="2026-09-23T05:16:08Z">
                <w:sdt>
                  <w:sdtPr>
                    <w:id w:val="1278373358"/>
                    <w:tag w:val="goog_rdk_2025"/>
                  </w:sdtPr>
                  <w:sdtContent>
                    <w:del w:author="Animefor Me" w:id="15" w:date="2026-09-29T09:36:34Z"/>
                  </w:sdtContent>
                </w:sdt>
              </w:ins>
              <w:sdt>
                <w:sdtPr>
                  <w:id w:val="-1459621335"/>
                  <w:tag w:val="goog_rdk_2026"/>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w:delText>
                      </w:r>
                    </w:del>
                  </w:ins>
                </w:sdtContent>
              </w:sdt>
              <w:ins w:author="Abinaya Saravanan" w:id="124" w:date="2026-09-23T05:16:08Z">
                <w:del w:author="Animefor Me" w:id="15" w:date="2026-09-29T09:36:34Z"/>
              </w:ins>
            </w:sdtContent>
          </w:sdt>
        </w:p>
      </w:sdtContent>
    </w:sdt>
    <w:sdt>
      <w:sdtPr>
        <w:id w:val="-738331082"/>
        <w:tag w:val="goog_rdk_2031"/>
      </w:sdtPr>
      <w:sdtContent>
        <w:p w:rsidR="00000000" w:rsidDel="00000000" w:rsidP="00000000" w:rsidRDefault="00000000" w:rsidRPr="00000000" w14:paraId="00000196">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618491705"/>
              <w:tag w:val="goog_rdk_2028"/>
            </w:sdtPr>
            <w:sdtContent>
              <w:ins w:author="Abinaya Saravanan" w:id="124" w:date="2026-09-23T05:16:08Z">
                <w:sdt>
                  <w:sdtPr>
                    <w:id w:val="-628213031"/>
                    <w:tag w:val="goog_rdk_2029"/>
                  </w:sdtPr>
                  <w:sdtContent>
                    <w:del w:author="Animefor Me" w:id="15" w:date="2026-09-29T09:36:34Z"/>
                  </w:sdtContent>
                </w:sdt>
              </w:ins>
              <w:sdt>
                <w:sdtPr>
                  <w:id w:val="2035881163"/>
                  <w:tag w:val="goog_rdk_2030"/>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com.google.genai.gaos.models.interactions.InteractionsInput;</w:delText>
                      </w:r>
                    </w:del>
                  </w:ins>
                </w:sdtContent>
              </w:sdt>
              <w:ins w:author="Abinaya Saravanan" w:id="124" w:date="2026-09-23T05:16:08Z">
                <w:del w:author="Animefor Me" w:id="15" w:date="2026-09-29T09:36:34Z"/>
              </w:ins>
            </w:sdtContent>
          </w:sdt>
        </w:p>
      </w:sdtContent>
    </w:sdt>
    <w:sdt>
      <w:sdtPr>
        <w:id w:val="-1476999936"/>
        <w:tag w:val="goog_rdk_2035"/>
      </w:sdtPr>
      <w:sdtContent>
        <w:p w:rsidR="00000000" w:rsidDel="00000000" w:rsidP="00000000" w:rsidRDefault="00000000" w:rsidRPr="00000000" w14:paraId="00000197">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387645359"/>
              <w:tag w:val="goog_rdk_2032"/>
            </w:sdtPr>
            <w:sdtContent>
              <w:ins w:author="Abinaya Saravanan" w:id="124" w:date="2026-09-23T05:16:08Z">
                <w:sdt>
                  <w:sdtPr>
                    <w:id w:val="1412856179"/>
                    <w:tag w:val="goog_rdk_2033"/>
                  </w:sdtPr>
                  <w:sdtContent>
                    <w:del w:author="Animefor Me" w:id="15" w:date="2026-09-29T09:36:34Z"/>
                  </w:sdtContent>
                </w:sdt>
              </w:ins>
              <w:sdt>
                <w:sdtPr>
                  <w:id w:val="-1730213013"/>
                  <w:tag w:val="goog_rdk_2034"/>
                </w:sdtPr>
                <w:sdtContent>
                  <w:ins w:author="Abinaya Saravanan" w:id="124" w:date="2026-09-23T05:16:08Z">
                    <w:del w:author="Animefor Me" w:id="15" w:date="2026-09-29T09:36:34Z">
                      <w:r w:rsidDel="00000000" w:rsidR="00000000" w:rsidRPr="00000000">
                        <w:rPr>
                          <w:rtl w:val="0"/>
                        </w:rPr>
                      </w:r>
                    </w:del>
                  </w:ins>
                </w:sdtContent>
              </w:sdt>
              <w:ins w:author="Abinaya Saravanan" w:id="124" w:date="2026-09-23T05:16:08Z">
                <w:del w:author="Animefor Me" w:id="15" w:date="2026-09-29T09:36:34Z"/>
              </w:ins>
            </w:sdtContent>
          </w:sdt>
        </w:p>
      </w:sdtContent>
    </w:sdt>
    <w:sdt>
      <w:sdtPr>
        <w:id w:val="2132675840"/>
        <w:tag w:val="goog_rdk_2039"/>
      </w:sdtPr>
      <w:sdtContent>
        <w:p w:rsidR="00000000" w:rsidDel="00000000" w:rsidP="00000000" w:rsidRDefault="00000000" w:rsidRPr="00000000" w14:paraId="00000198">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347802825"/>
              <w:tag w:val="goog_rdk_2036"/>
            </w:sdtPr>
            <w:sdtContent>
              <w:ins w:author="Abinaya Saravanan" w:id="124" w:date="2026-09-23T05:16:08Z">
                <w:sdt>
                  <w:sdtPr>
                    <w:id w:val="1524112115"/>
                    <w:tag w:val="goog_rdk_2037"/>
                  </w:sdtPr>
                  <w:sdtContent>
                    <w:del w:author="Animefor Me" w:id="15" w:date="2026-09-29T09:36:34Z"/>
                  </w:sdtContent>
                </w:sdt>
              </w:ins>
              <w:sdt>
                <w:sdtPr>
                  <w:id w:val="-1889033090"/>
                  <w:tag w:val="goog_rdk_2038"/>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public class GeminiExample {</w:delText>
                      </w:r>
                    </w:del>
                  </w:ins>
                </w:sdtContent>
              </w:sdt>
              <w:ins w:author="Abinaya Saravanan" w:id="124" w:date="2026-09-23T05:16:08Z">
                <w:del w:author="Animefor Me" w:id="15" w:date="2026-09-29T09:36:34Z"/>
              </w:ins>
            </w:sdtContent>
          </w:sdt>
        </w:p>
      </w:sdtContent>
    </w:sdt>
    <w:sdt>
      <w:sdtPr>
        <w:id w:val="-1393955713"/>
        <w:tag w:val="goog_rdk_2043"/>
      </w:sdtPr>
      <w:sdtContent>
        <w:p w:rsidR="00000000" w:rsidDel="00000000" w:rsidP="00000000" w:rsidRDefault="00000000" w:rsidRPr="00000000" w14:paraId="00000199">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405762745"/>
              <w:tag w:val="goog_rdk_2040"/>
            </w:sdtPr>
            <w:sdtContent>
              <w:ins w:author="Abinaya Saravanan" w:id="124" w:date="2026-09-23T05:16:08Z">
                <w:sdt>
                  <w:sdtPr>
                    <w:id w:val="489230830"/>
                    <w:tag w:val="goog_rdk_2041"/>
                  </w:sdtPr>
                  <w:sdtContent>
                    <w:del w:author="Animefor Me" w:id="15" w:date="2026-09-29T09:36:34Z"/>
                  </w:sdtContent>
                </w:sdt>
              </w:ins>
              <w:sdt>
                <w:sdtPr>
                  <w:id w:val="-178678591"/>
                  <w:tag w:val="goog_rdk_2042"/>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public static void main(String[] args) {</w:delText>
                      </w:r>
                    </w:del>
                  </w:ins>
                </w:sdtContent>
              </w:sdt>
              <w:ins w:author="Abinaya Saravanan" w:id="124" w:date="2026-09-23T05:16:08Z">
                <w:del w:author="Animefor Me" w:id="15" w:date="2026-09-29T09:36:34Z"/>
              </w:ins>
            </w:sdtContent>
          </w:sdt>
        </w:p>
      </w:sdtContent>
    </w:sdt>
    <w:sdt>
      <w:sdtPr>
        <w:id w:val="2071435722"/>
        <w:tag w:val="goog_rdk_2047"/>
      </w:sdtPr>
      <w:sdtContent>
        <w:p w:rsidR="00000000" w:rsidDel="00000000" w:rsidP="00000000" w:rsidRDefault="00000000" w:rsidRPr="00000000" w14:paraId="0000019A">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542179775"/>
              <w:tag w:val="goog_rdk_2044"/>
            </w:sdtPr>
            <w:sdtContent>
              <w:ins w:author="Abinaya Saravanan" w:id="124" w:date="2026-09-23T05:16:08Z">
                <w:sdt>
                  <w:sdtPr>
                    <w:id w:val="-1045149003"/>
                    <w:tag w:val="goog_rdk_2045"/>
                  </w:sdtPr>
                  <w:sdtContent>
                    <w:del w:author="Animefor Me" w:id="15" w:date="2026-09-29T09:36:34Z"/>
                  </w:sdtContent>
                </w:sdt>
              </w:ins>
              <w:sdt>
                <w:sdtPr>
                  <w:id w:val="1367970874"/>
                  <w:tag w:val="goog_rdk_2046"/>
                </w:sdtPr>
                <w:sdtContent>
                  <w:ins w:author="Abinaya Saravanan" w:id="124" w:date="2026-09-23T05:16:08Z">
                    <w:del w:author="Animefor Me" w:id="15" w:date="2026-09-29T09:36:34Z">
                      <w:r w:rsidDel="00000000" w:rsidR="00000000" w:rsidRPr="00000000">
                        <w:rPr>
                          <w:rtl w:val="0"/>
                        </w:rPr>
                      </w:r>
                    </w:del>
                  </w:ins>
                </w:sdtContent>
              </w:sdt>
              <w:ins w:author="Abinaya Saravanan" w:id="124" w:date="2026-09-23T05:16:08Z">
                <w:del w:author="Animefor Me" w:id="15" w:date="2026-09-29T09:36:34Z"/>
              </w:ins>
            </w:sdtContent>
          </w:sdt>
        </w:p>
      </w:sdtContent>
    </w:sdt>
    <w:sdt>
      <w:sdtPr>
        <w:id w:val="1959926456"/>
        <w:tag w:val="goog_rdk_2051"/>
      </w:sdtPr>
      <w:sdtContent>
        <w:p w:rsidR="00000000" w:rsidDel="00000000" w:rsidP="00000000" w:rsidRDefault="00000000" w:rsidRPr="00000000" w14:paraId="0000019B">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2122627577"/>
              <w:tag w:val="goog_rdk_2048"/>
            </w:sdtPr>
            <w:sdtContent>
              <w:ins w:author="Abinaya Saravanan" w:id="124" w:date="2026-09-23T05:16:08Z">
                <w:sdt>
                  <w:sdtPr>
                    <w:id w:val="-1990461832"/>
                    <w:tag w:val="goog_rdk_2049"/>
                  </w:sdtPr>
                  <w:sdtContent>
                    <w:del w:author="Animefor Me" w:id="15" w:date="2026-09-29T09:36:34Z"/>
                  </w:sdtContent>
                </w:sdt>
              </w:ins>
              <w:sdt>
                <w:sdtPr>
                  <w:id w:val="137004740"/>
                  <w:tag w:val="goog_rdk_2050"/>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1. Build interaction request body</w:delText>
                      </w:r>
                    </w:del>
                  </w:ins>
                </w:sdtContent>
              </w:sdt>
              <w:ins w:author="Abinaya Saravanan" w:id="124" w:date="2026-09-23T05:16:08Z">
                <w:del w:author="Animefor Me" w:id="15" w:date="2026-09-29T09:36:34Z"/>
              </w:ins>
            </w:sdtContent>
          </w:sdt>
        </w:p>
      </w:sdtContent>
    </w:sdt>
    <w:sdt>
      <w:sdtPr>
        <w:id w:val="1461641809"/>
        <w:tag w:val="goog_rdk_2055"/>
      </w:sdtPr>
      <w:sdtContent>
        <w:p w:rsidR="00000000" w:rsidDel="00000000" w:rsidP="00000000" w:rsidRDefault="00000000" w:rsidRPr="00000000" w14:paraId="0000019C">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788597630"/>
              <w:tag w:val="goog_rdk_2052"/>
            </w:sdtPr>
            <w:sdtContent>
              <w:ins w:author="Abinaya Saravanan" w:id="124" w:date="2026-09-23T05:16:08Z">
                <w:sdt>
                  <w:sdtPr>
                    <w:id w:val="-1372194482"/>
                    <w:tag w:val="goog_rdk_2053"/>
                  </w:sdtPr>
                  <w:sdtContent>
                    <w:del w:author="Animefor Me" w:id="15" w:date="2026-09-29T09:36:34Z"/>
                  </w:sdtContent>
                </w:sdt>
              </w:ins>
              <w:sdt>
                <w:sdtPr>
                  <w:id w:val="670524160"/>
                  <w:tag w:val="goog_rdk_2054"/>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CreateModelInteractionRequestBody params = CreateModelInteractionRequestBody.builder()</w:delText>
                      </w:r>
                    </w:del>
                  </w:ins>
                </w:sdtContent>
              </w:sdt>
              <w:ins w:author="Abinaya Saravanan" w:id="124" w:date="2026-09-23T05:16:08Z">
                <w:del w:author="Animefor Me" w:id="15" w:date="2026-09-29T09:36:34Z"/>
              </w:ins>
            </w:sdtContent>
          </w:sdt>
        </w:p>
      </w:sdtContent>
    </w:sdt>
    <w:sdt>
      <w:sdtPr>
        <w:id w:val="1501553475"/>
        <w:tag w:val="goog_rdk_2059"/>
      </w:sdtPr>
      <w:sdtContent>
        <w:p w:rsidR="00000000" w:rsidDel="00000000" w:rsidP="00000000" w:rsidRDefault="00000000" w:rsidRPr="00000000" w14:paraId="0000019D">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2040157793"/>
              <w:tag w:val="goog_rdk_2056"/>
            </w:sdtPr>
            <w:sdtContent>
              <w:ins w:author="Abinaya Saravanan" w:id="124" w:date="2026-09-23T05:16:08Z">
                <w:sdt>
                  <w:sdtPr>
                    <w:id w:val="-1747155855"/>
                    <w:tag w:val="goog_rdk_2057"/>
                  </w:sdtPr>
                  <w:sdtContent>
                    <w:del w:author="Animefor Me" w:id="15" w:date="2026-09-29T09:36:34Z"/>
                  </w:sdtContent>
                </w:sdt>
              </w:ins>
              <w:sdt>
                <w:sdtPr>
                  <w:id w:val="1706933282"/>
                  <w:tag w:val="goog_rdk_2058"/>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Abinaya Saravanan" w:id="124" w:date="2026-09-23T05:16:08Z">
                <w:del w:author="Animefor Me" w:id="15" w:date="2026-09-29T09:36:34Z"/>
              </w:ins>
            </w:sdtContent>
          </w:sdt>
        </w:p>
      </w:sdtContent>
    </w:sdt>
    <w:sdt>
      <w:sdtPr>
        <w:id w:val="-1071324139"/>
        <w:tag w:val="goog_rdk_2063"/>
      </w:sdtPr>
      <w:sdtContent>
        <w:p w:rsidR="00000000" w:rsidDel="00000000" w:rsidP="00000000" w:rsidRDefault="00000000" w:rsidRPr="00000000" w14:paraId="0000019E">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433663487"/>
              <w:tag w:val="goog_rdk_2060"/>
            </w:sdtPr>
            <w:sdtContent>
              <w:ins w:author="Abinaya Saravanan" w:id="124" w:date="2026-09-23T05:16:08Z">
                <w:sdt>
                  <w:sdtPr>
                    <w:id w:val="2096047324"/>
                    <w:tag w:val="goog_rdk_2061"/>
                  </w:sdtPr>
                  <w:sdtContent>
                    <w:del w:author="Animefor Me" w:id="15" w:date="2026-09-29T09:36:34Z"/>
                  </w:sdtContent>
                </w:sdt>
              </w:ins>
              <w:sdt>
                <w:sdtPr>
                  <w:id w:val="-579068148"/>
                  <w:tag w:val="goog_rdk_2062"/>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Abinaya Saravanan" w:id="124" w:date="2026-09-23T05:16:08Z">
                <w:del w:author="Animefor Me" w:id="15" w:date="2026-09-29T09:36:34Z"/>
              </w:ins>
            </w:sdtContent>
          </w:sdt>
        </w:p>
      </w:sdtContent>
    </w:sdt>
    <w:sdt>
      <w:sdtPr>
        <w:id w:val="178002908"/>
        <w:tag w:val="goog_rdk_2067"/>
      </w:sdtPr>
      <w:sdtContent>
        <w:p w:rsidR="00000000" w:rsidDel="00000000" w:rsidP="00000000" w:rsidRDefault="00000000" w:rsidRPr="00000000" w14:paraId="0000019F">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519234931"/>
              <w:tag w:val="goog_rdk_2064"/>
            </w:sdtPr>
            <w:sdtContent>
              <w:ins w:author="Abinaya Saravanan" w:id="124" w:date="2026-09-23T05:16:08Z">
                <w:sdt>
                  <w:sdtPr>
                    <w:id w:val="-1701913761"/>
                    <w:tag w:val="goog_rdk_2065"/>
                  </w:sdtPr>
                  <w:sdtContent>
                    <w:del w:author="Animefor Me" w:id="15" w:date="2026-09-29T09:36:34Z"/>
                  </w:sdtContent>
                </w:sdt>
              </w:ins>
              <w:sdt>
                <w:sdtPr>
                  <w:id w:val="-1113608434"/>
                  <w:tag w:val="goog_rdk_2066"/>
                </w:sdtPr>
                <w:sdtContent>
                  <w:ins w:author="Abinaya Saravanan" w:id="124" w:date="2026-09-23T05:16:08Z">
                    <w:del w:author="Animefor Me" w:id="15" w:date="2026-09-29T09:36:34Z">
                      <w:r w:rsidDel="00000000" w:rsidR="00000000" w:rsidRPr="00000000">
                        <w:rPr>
                          <w:rtl w:val="0"/>
                        </w:rPr>
                      </w:r>
                    </w:del>
                  </w:ins>
                </w:sdtContent>
              </w:sdt>
              <w:ins w:author="Abinaya Saravanan" w:id="124" w:date="2026-09-23T05:16:08Z">
                <w:del w:author="Animefor Me" w:id="15" w:date="2026-09-29T09:36:34Z"/>
              </w:ins>
            </w:sdtContent>
          </w:sdt>
        </w:p>
      </w:sdtContent>
    </w:sdt>
    <w:sdt>
      <w:sdtPr>
        <w:id w:val="-1003197313"/>
        <w:tag w:val="goog_rdk_2071"/>
      </w:sdtPr>
      <w:sdtContent>
        <w:p w:rsidR="00000000" w:rsidDel="00000000" w:rsidP="00000000" w:rsidRDefault="00000000" w:rsidRPr="00000000" w14:paraId="000001A0">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914860580"/>
              <w:tag w:val="goog_rdk_2068"/>
            </w:sdtPr>
            <w:sdtContent>
              <w:ins w:author="Abinaya Saravanan" w:id="124" w:date="2026-09-23T05:16:08Z">
                <w:sdt>
                  <w:sdtPr>
                    <w:id w:val="39453178"/>
                    <w:tag w:val="goog_rdk_2069"/>
                  </w:sdtPr>
                  <w:sdtContent>
                    <w:del w:author="Animefor Me" w:id="15" w:date="2026-09-29T09:36:34Z"/>
                  </w:sdtContent>
                </w:sdt>
              </w:ins>
              <w:sdt>
                <w:sdtPr>
                  <w:id w:val="-1026512230"/>
                  <w:tag w:val="goog_rdk_2070"/>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2. Create interaction call</w:delText>
                      </w:r>
                    </w:del>
                  </w:ins>
                </w:sdtContent>
              </w:sdt>
              <w:ins w:author="Abinaya Saravanan" w:id="124" w:date="2026-09-23T05:16:08Z">
                <w:del w:author="Animefor Me" w:id="15" w:date="2026-09-29T09:36:34Z"/>
              </w:ins>
            </w:sdtContent>
          </w:sdt>
        </w:p>
      </w:sdtContent>
    </w:sdt>
    <w:sdt>
      <w:sdtPr>
        <w:id w:val="-210650039"/>
        <w:tag w:val="goog_rdk_2075"/>
      </w:sdtPr>
      <w:sdtContent>
        <w:p w:rsidR="00000000" w:rsidDel="00000000" w:rsidP="00000000" w:rsidRDefault="00000000" w:rsidRPr="00000000" w14:paraId="000001A1">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449179994"/>
              <w:tag w:val="goog_rdk_2072"/>
            </w:sdtPr>
            <w:sdtContent>
              <w:ins w:author="Abinaya Saravanan" w:id="124" w:date="2026-09-23T05:16:08Z">
                <w:sdt>
                  <w:sdtPr>
                    <w:id w:val="-1642918636"/>
                    <w:tag w:val="goog_rdk_2073"/>
                  </w:sdtPr>
                  <w:sdtContent>
                    <w:del w:author="Animefor Me" w:id="15" w:date="2026-09-29T09:36:34Z"/>
                  </w:sdtContent>
                </w:sdt>
              </w:ins>
              <w:sdt>
                <w:sdtPr>
                  <w:id w:val="-76691498"/>
                  <w:tag w:val="goog_rdk_2074"/>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 client.interactions()</w:delText>
                      </w:r>
                    </w:del>
                  </w:ins>
                </w:sdtContent>
              </w:sdt>
              <w:ins w:author="Abinaya Saravanan" w:id="124" w:date="2026-09-23T05:16:08Z">
                <w:del w:author="Animefor Me" w:id="15" w:date="2026-09-29T09:36:34Z"/>
              </w:ins>
            </w:sdtContent>
          </w:sdt>
        </w:p>
      </w:sdtContent>
    </w:sdt>
    <w:sdt>
      <w:sdtPr>
        <w:id w:val="-1485946098"/>
        <w:tag w:val="goog_rdk_2079"/>
      </w:sdtPr>
      <w:sdtContent>
        <w:p w:rsidR="00000000" w:rsidDel="00000000" w:rsidP="00000000" w:rsidRDefault="00000000" w:rsidRPr="00000000" w14:paraId="000001A2">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982419123"/>
              <w:tag w:val="goog_rdk_2076"/>
            </w:sdtPr>
            <w:sdtContent>
              <w:ins w:author="Abinaya Saravanan" w:id="124" w:date="2026-09-23T05:16:08Z">
                <w:sdt>
                  <w:sdtPr>
                    <w:id w:val="2045736825"/>
                    <w:tag w:val="goog_rdk_2077"/>
                  </w:sdtPr>
                  <w:sdtContent>
                    <w:del w:author="Animefor Me" w:id="15" w:date="2026-09-29T09:36:34Z"/>
                  </w:sdtContent>
                </w:sdt>
              </w:ins>
              <w:sdt>
                <w:sdtPr>
                  <w:id w:val="798134864"/>
                  <w:tag w:val="goog_rdk_2078"/>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.create(params)</w:delText>
                      </w:r>
                    </w:del>
                  </w:ins>
                </w:sdtContent>
              </w:sdt>
              <w:ins w:author="Abinaya Saravanan" w:id="124" w:date="2026-09-23T05:16:08Z">
                <w:del w:author="Animefor Me" w:id="15" w:date="2026-09-29T09:36:34Z"/>
              </w:ins>
            </w:sdtContent>
          </w:sdt>
        </w:p>
      </w:sdtContent>
    </w:sdt>
    <w:sdt>
      <w:sdtPr>
        <w:id w:val="1355403709"/>
        <w:tag w:val="goog_rdk_2083"/>
      </w:sdtPr>
      <w:sdtContent>
        <w:p w:rsidR="00000000" w:rsidDel="00000000" w:rsidP="00000000" w:rsidRDefault="00000000" w:rsidRPr="00000000" w14:paraId="000001A3">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231039584"/>
              <w:tag w:val="goog_rdk_2080"/>
            </w:sdtPr>
            <w:sdtContent>
              <w:ins w:author="Abinaya Saravanan" w:id="124" w:date="2026-09-23T05:16:08Z">
                <w:sdt>
                  <w:sdtPr>
                    <w:id w:val="63594338"/>
                    <w:tag w:val="goog_rdk_2081"/>
                  </w:sdtPr>
                  <w:sdtContent>
                    <w:del w:author="Animefor Me" w:id="15" w:date="2026-09-29T09:36:34Z"/>
                  </w:sdtContent>
                </w:sdt>
              </w:ins>
              <w:sdt>
                <w:sdtPr>
                  <w:id w:val="932001963"/>
                  <w:tag w:val="goog_rdk_2082"/>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w:delText>
                      </w:r>
                    </w:del>
                  </w:ins>
                </w:sdtContent>
              </w:sdt>
              <w:ins w:author="Abinaya Saravanan" w:id="124" w:date="2026-09-23T05:16:08Z">
                <w:del w:author="Animefor Me" w:id="15" w:date="2026-09-29T09:36:34Z"/>
              </w:ins>
            </w:sdtContent>
          </w:sdt>
        </w:p>
      </w:sdtContent>
    </w:sdt>
    <w:sdt>
      <w:sdtPr>
        <w:id w:val="-1682283821"/>
        <w:tag w:val="goog_rdk_2087"/>
      </w:sdtPr>
      <w:sdtContent>
        <w:p w:rsidR="00000000" w:rsidDel="00000000" w:rsidP="00000000" w:rsidRDefault="00000000" w:rsidRPr="00000000" w14:paraId="000001A4">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980268210"/>
              <w:tag w:val="goog_rdk_2084"/>
            </w:sdtPr>
            <w:sdtContent>
              <w:ins w:author="Abinaya Saravanan" w:id="124" w:date="2026-09-23T05:16:08Z">
                <w:sdt>
                  <w:sdtPr>
                    <w:id w:val="-1704941840"/>
                    <w:tag w:val="goog_rdk_2085"/>
                  </w:sdtPr>
                  <w:sdtContent>
                    <w:del w:author="Animefor Me" w:id="15" w:date="2026-09-29T09:36:34Z"/>
                  </w:sdtContent>
                </w:sdt>
              </w:ins>
              <w:sdt>
                <w:sdtPr>
                  <w:id w:val="-1656983031"/>
                  <w:tag w:val="goog_rdk_2086"/>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.get();</w:delText>
                      </w:r>
                    </w:del>
                  </w:ins>
                </w:sdtContent>
              </w:sdt>
              <w:ins w:author="Abinaya Saravanan" w:id="124" w:date="2026-09-23T05:16:08Z">
                <w:del w:author="Animefor Me" w:id="15" w:date="2026-09-29T09:36:34Z"/>
              </w:ins>
            </w:sdtContent>
          </w:sdt>
        </w:p>
      </w:sdtContent>
    </w:sdt>
    <w:sdt>
      <w:sdtPr>
        <w:id w:val="-634421438"/>
        <w:tag w:val="goog_rdk_2091"/>
      </w:sdtPr>
      <w:sdtContent>
        <w:p w:rsidR="00000000" w:rsidDel="00000000" w:rsidP="00000000" w:rsidRDefault="00000000" w:rsidRPr="00000000" w14:paraId="000001A5">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304894058"/>
              <w:tag w:val="goog_rdk_2088"/>
            </w:sdtPr>
            <w:sdtContent>
              <w:ins w:author="Abinaya Saravanan" w:id="124" w:date="2026-09-23T05:16:08Z">
                <w:sdt>
                  <w:sdtPr>
                    <w:id w:val="882023994"/>
                    <w:tag w:val="goog_rdk_2089"/>
                  </w:sdtPr>
                  <w:sdtContent>
                    <w:del w:author="Animefor Me" w:id="15" w:date="2026-09-29T09:36:34Z"/>
                  </w:sdtContent>
                </w:sdt>
              </w:ins>
              <w:sdt>
                <w:sdtPr>
                  <w:id w:val="-416387910"/>
                  <w:tag w:val="goog_rdk_2090"/>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4" w:date="2026-09-23T05:16:08Z">
                <w:del w:author="Animefor Me" w:id="15" w:date="2026-09-29T09:36:34Z"/>
              </w:ins>
            </w:sdtContent>
          </w:sdt>
        </w:p>
      </w:sdtContent>
    </w:sdt>
    <w:sdt>
      <w:sdtPr>
        <w:id w:val="-1140571285"/>
        <w:tag w:val="goog_rdk_2095"/>
      </w:sdtPr>
      <w:sdtContent>
        <w:p w:rsidR="00000000" w:rsidDel="00000000" w:rsidP="00000000" w:rsidRDefault="00000000" w:rsidRPr="00000000" w14:paraId="000001A6">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504782154"/>
              <w:tag w:val="goog_rdk_2092"/>
            </w:sdtPr>
            <w:sdtContent>
              <w:ins w:author="Abinaya Saravanan" w:id="124" w:date="2026-09-23T05:16:08Z">
                <w:sdt>
                  <w:sdtPr>
                    <w:id w:val="-777419169"/>
                    <w:tag w:val="goog_rdk_2093"/>
                  </w:sdtPr>
                  <w:sdtContent>
                    <w:del w:author="Animefor Me" w:id="15" w:date="2026-09-29T09:36:34Z"/>
                  </w:sdtContent>
                </w:sdt>
              </w:ins>
              <w:sdt>
                <w:sdtPr>
                  <w:id w:val="-1798968548"/>
                  <w:tag w:val="goog_rdk_2094"/>
                </w:sdtPr>
                <w:sdtContent>
                  <w:ins w:author="Abinaya Saravanan" w:id="124" w:date="2026-09-23T05:16:08Z">
                    <w:del w:author="Animefor Me" w:id="15" w:date="2026-09-29T09:36:34Z">
                      <w:r w:rsidDel="00000000" w:rsidR="00000000" w:rsidRPr="00000000">
                        <w:rPr>
                          <w:rtl w:val="0"/>
                        </w:rPr>
                      </w:r>
                    </w:del>
                  </w:ins>
                </w:sdtContent>
              </w:sdt>
              <w:ins w:author="Abinaya Saravanan" w:id="124" w:date="2026-09-23T05:16:08Z">
                <w:del w:author="Animefor Me" w:id="15" w:date="2026-09-29T09:36:34Z"/>
              </w:ins>
            </w:sdtContent>
          </w:sdt>
        </w:p>
      </w:sdtContent>
    </w:sdt>
    <w:sdt>
      <w:sdtPr>
        <w:id w:val="-399372385"/>
        <w:tag w:val="goog_rdk_2099"/>
      </w:sdtPr>
      <w:sdtContent>
        <w:p w:rsidR="00000000" w:rsidDel="00000000" w:rsidP="00000000" w:rsidRDefault="00000000" w:rsidRPr="00000000" w14:paraId="000001A7">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221673744"/>
              <w:tag w:val="goog_rdk_2096"/>
            </w:sdtPr>
            <w:sdtContent>
              <w:ins w:author="Abinaya Saravanan" w:id="124" w:date="2026-09-23T05:16:08Z">
                <w:sdt>
                  <w:sdtPr>
                    <w:id w:val="-787645551"/>
                    <w:tag w:val="goog_rdk_2097"/>
                  </w:sdtPr>
                  <w:sdtContent>
                    <w:del w:author="Animefor Me" w:id="15" w:date="2026-09-29T09:36:34Z"/>
                  </w:sdtContent>
                </w:sdt>
              </w:ins>
              <w:sdt>
                <w:sdtPr>
                  <w:id w:val="56820779"/>
                  <w:tag w:val="goog_rdk_2098"/>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4" w:date="2026-09-23T05:16:08Z">
                <w:del w:author="Animefor Me" w:id="15" w:date="2026-09-29T09:36:34Z"/>
              </w:ins>
            </w:sdtContent>
          </w:sdt>
        </w:p>
      </w:sdtContent>
    </w:sdt>
    <w:sdt>
      <w:sdtPr>
        <w:id w:val="-518507838"/>
        <w:tag w:val="goog_rdk_2103"/>
      </w:sdtPr>
      <w:sdtContent>
        <w:p w:rsidR="00000000" w:rsidDel="00000000" w:rsidP="00000000" w:rsidRDefault="00000000" w:rsidRPr="00000000" w14:paraId="000001A8">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227966127"/>
              <w:tag w:val="goog_rdk_2100"/>
            </w:sdtPr>
            <w:sdtContent>
              <w:ins w:author="Abinaya Saravanan" w:id="124" w:date="2026-09-23T05:16:08Z">
                <w:sdt>
                  <w:sdtPr>
                    <w:id w:val="-705525266"/>
                    <w:tag w:val="goog_rdk_2101"/>
                  </w:sdtPr>
                  <w:sdtContent>
                    <w:del w:author="Animefor Me" w:id="15" w:date="2026-09-29T09:36:34Z"/>
                  </w:sdtContent>
                </w:sdt>
              </w:ins>
              <w:sdt>
                <w:sdtPr>
                  <w:id w:val="2077305012"/>
                  <w:tag w:val="goog_rdk_2102"/>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24" w:date="2026-09-23T05:16:08Z">
                <w:del w:author="Animefor Me" w:id="15" w:date="2026-09-29T09:36:34Z"/>
              </w:ins>
            </w:sdtContent>
          </w:sdt>
        </w:p>
      </w:sdtContent>
    </w:sdt>
    <w:sdt>
      <w:sdtPr>
        <w:id w:val="-1619323094"/>
        <w:tag w:val="goog_rdk_2107"/>
      </w:sdtPr>
      <w:sdtContent>
        <w:p w:rsidR="00000000" w:rsidDel="00000000" w:rsidP="00000000" w:rsidRDefault="00000000" w:rsidRPr="00000000" w14:paraId="000001A9">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957709380"/>
              <w:tag w:val="goog_rdk_2104"/>
            </w:sdtPr>
            <w:sdtContent>
              <w:ins w:author="Abinaya Saravanan" w:id="124" w:date="2026-09-23T05:16:08Z">
                <w:sdt>
                  <w:sdtPr>
                    <w:id w:val="-628489332"/>
                    <w:tag w:val="goog_rdk_2105"/>
                  </w:sdtPr>
                  <w:sdtContent>
                    <w:del w:author="Animefor Me" w:id="15" w:date="2026-09-29T09:36:34Z"/>
                  </w:sdtContent>
                </w:sdt>
              </w:ins>
              <w:sdt>
                <w:sdtPr>
                  <w:id w:val="2135712532"/>
                  <w:tag w:val="goog_rdk_2106"/>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4" w:date="2026-09-23T05:16:08Z">
                <w:del w:author="Animefor Me" w:id="15" w:date="2026-09-29T09:36:34Z"/>
              </w:ins>
            </w:sdtContent>
          </w:sdt>
        </w:p>
      </w:sdtContent>
    </w:sdt>
    <w:sdt>
      <w:sdtPr>
        <w:id w:val="806862768"/>
        <w:tag w:val="goog_rdk_2111"/>
      </w:sdtPr>
      <w:sdtContent>
        <w:p w:rsidR="00000000" w:rsidDel="00000000" w:rsidP="00000000" w:rsidRDefault="00000000" w:rsidRPr="00000000" w14:paraId="000001AA">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442385864"/>
              <w:tag w:val="goog_rdk_2108"/>
            </w:sdtPr>
            <w:sdtContent>
              <w:ins w:author="Abinaya Saravanan" w:id="124" w:date="2026-09-23T05:16:08Z">
                <w:sdt>
                  <w:sdtPr>
                    <w:id w:val="-92840837"/>
                    <w:tag w:val="goog_rdk_2109"/>
                  </w:sdtPr>
                  <w:sdtContent>
                    <w:del w:author="Animefor Me" w:id="15" w:date="2026-09-29T09:36:34Z"/>
                  </w:sdtContent>
                </w:sdt>
              </w:ins>
              <w:sdt>
                <w:sdtPr>
                  <w:id w:val="-91490633"/>
                  <w:tag w:val="goog_rdk_2110"/>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4" w:date="2026-09-23T05:16:08Z">
                <w:del w:author="Animefor Me" w:id="15" w:date="2026-09-29T09:36:34Z"/>
              </w:ins>
            </w:sdtContent>
          </w:sdt>
        </w:p>
      </w:sdtContent>
    </w:sdt>
    <w:sdt>
      <w:sdtPr>
        <w:id w:val="-556882999"/>
        <w:tag w:val="goog_rdk_2115"/>
      </w:sdtPr>
      <w:sdtContent>
        <w:p w:rsidR="00000000" w:rsidDel="00000000" w:rsidP="00000000" w:rsidRDefault="00000000" w:rsidRPr="00000000" w14:paraId="000001AB">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467925504"/>
              <w:tag w:val="goog_rdk_2112"/>
            </w:sdtPr>
            <w:sdtContent>
              <w:ins w:author="Abinaya Saravanan" w:id="124" w:date="2026-09-23T05:16:08Z">
                <w:sdt>
                  <w:sdtPr>
                    <w:id w:val="-35251389"/>
                    <w:tag w:val="goog_rdk_2113"/>
                  </w:sdtPr>
                  <w:sdtContent>
                    <w:del w:author="Animefor Me" w:id="15" w:date="2026-09-29T09:36:34Z"/>
                  </w:sdtContent>
                </w:sdt>
              </w:ins>
              <w:sdt>
                <w:sdtPr>
                  <w:id w:val="1571343993"/>
                  <w:tag w:val="goog_rdk_2114"/>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4" w:date="2026-09-23T05:16:08Z">
                <w:del w:author="Animefor Me" w:id="15" w:date="2026-09-29T09:36:34Z"/>
              </w:ins>
            </w:sdtContent>
          </w:sdt>
        </w:p>
      </w:sdtContent>
    </w:sdt>
    <w:sdt>
      <w:sdtPr>
        <w:id w:val="-1531236117"/>
        <w:tag w:val="goog_rdk_2119"/>
      </w:sdtPr>
      <w:sdtContent>
        <w:p w:rsidR="00000000" w:rsidDel="00000000" w:rsidP="00000000" w:rsidRDefault="00000000" w:rsidRPr="00000000" w14:paraId="000001AC">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932071903"/>
              <w:tag w:val="goog_rdk_2116"/>
            </w:sdtPr>
            <w:sdtContent>
              <w:ins w:author="Abinaya Saravanan" w:id="124" w:date="2026-09-23T05:16:08Z">
                <w:sdt>
                  <w:sdtPr>
                    <w:id w:val="300460640"/>
                    <w:tag w:val="goog_rdk_2117"/>
                  </w:sdtPr>
                  <w:sdtContent>
                    <w:del w:author="Animefor Me" w:id="15" w:date="2026-09-29T09:36:34Z"/>
                  </w:sdtContent>
                </w:sdt>
              </w:ins>
              <w:sdt>
                <w:sdtPr>
                  <w:id w:val="933914050"/>
                  <w:tag w:val="goog_rdk_2118"/>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4" w:date="2026-09-23T05:16:08Z">
                <w:del w:author="Animefor Me" w:id="15" w:date="2026-09-29T09:36:34Z"/>
              </w:ins>
            </w:sdtContent>
          </w:sdt>
        </w:p>
      </w:sdtContent>
    </w:sdt>
    <w:sdt>
      <w:sdtPr>
        <w:id w:val="2085322884"/>
        <w:tag w:val="goog_rdk_2123"/>
      </w:sdtPr>
      <w:sdtContent>
        <w:p w:rsidR="00000000" w:rsidDel="00000000" w:rsidP="00000000" w:rsidRDefault="00000000" w:rsidRPr="00000000" w14:paraId="000001AD">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902593273"/>
              <w:tag w:val="goog_rdk_2120"/>
            </w:sdtPr>
            <w:sdtContent>
              <w:ins w:author="Abinaya Saravanan" w:id="124" w:date="2026-09-23T05:16:08Z">
                <w:sdt>
                  <w:sdtPr>
                    <w:id w:val="1878922246"/>
                    <w:tag w:val="goog_rdk_2121"/>
                  </w:sdtPr>
                  <w:sdtContent>
                    <w:del w:author="Animefor Me" w:id="15" w:date="2026-09-29T09:36:34Z"/>
                  </w:sdtContent>
                </w:sdt>
              </w:ins>
              <w:sdt>
                <w:sdtPr>
                  <w:id w:val="105191597"/>
                  <w:tag w:val="goog_rdk_2122"/>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24" w:date="2026-09-23T05:16:08Z">
                <w:del w:author="Animefor Me" w:id="15" w:date="2026-09-29T09:36:34Z"/>
              </w:ins>
            </w:sdtContent>
          </w:sdt>
        </w:p>
      </w:sdtContent>
    </w:sdt>
    <w:sdt>
      <w:sdtPr>
        <w:id w:val="1406537924"/>
        <w:tag w:val="goog_rdk_2127"/>
      </w:sdtPr>
      <w:sdtContent>
        <w:p w:rsidR="00000000" w:rsidDel="00000000" w:rsidP="00000000" w:rsidRDefault="00000000" w:rsidRPr="00000000" w14:paraId="000001AE">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842940863"/>
              <w:tag w:val="goog_rdk_2124"/>
            </w:sdtPr>
            <w:sdtContent>
              <w:ins w:author="Abinaya Saravanan" w:id="124" w:date="2026-09-23T05:16:08Z">
                <w:sdt>
                  <w:sdtPr>
                    <w:id w:val="436140501"/>
                    <w:tag w:val="goog_rdk_2125"/>
                  </w:sdtPr>
                  <w:sdtContent>
                    <w:del w:author="Animefor Me" w:id="15" w:date="2026-09-29T09:36:34Z"/>
                  </w:sdtContent>
                </w:sdt>
              </w:ins>
              <w:sdt>
                <w:sdtPr>
                  <w:id w:val="-2078211407"/>
                  <w:tag w:val="goog_rdk_2126"/>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4" w:date="2026-09-23T05:16:08Z">
                <w:del w:author="Animefor Me" w:id="15" w:date="2026-09-29T09:36:34Z"/>
              </w:ins>
            </w:sdtContent>
          </w:sdt>
        </w:p>
      </w:sdtContent>
    </w:sdt>
    <w:sdt>
      <w:sdtPr>
        <w:id w:val="-998144549"/>
        <w:tag w:val="goog_rdk_2131"/>
      </w:sdtPr>
      <w:sdtContent>
        <w:p w:rsidR="00000000" w:rsidDel="00000000" w:rsidP="00000000" w:rsidRDefault="00000000" w:rsidRPr="00000000" w14:paraId="000001AF">
          <w:pPr>
            <w:numPr>
              <w:ilvl w:val="1"/>
              <w:numId w:val="2"/>
            </w:numPr>
            <w:ind w:left="502" w:hanging="360"/>
            <w:rPr>
              <w:ins w:author="Abinaya Saravanan" w:id="124" w:date="2026-09-23T05:16:08Z"/>
              <w:del w:author="Animefor Me" w:id="15" w:date="2026-09-29T09:36:34Z"/>
              <w:u w:val="none"/>
              <w:rPrChange w:author="FATHIMA RAIHANA A S" w:id="118" w:date="2026-09-25T17:38:39Z">
                <w:rPr>
                  <w:u w:val="none"/>
                </w:rPr>
              </w:rPrChange>
            </w:rPr>
            <w:pPrChange w:author="FATHIMA RAIHANA A S" w:id="0" w:date="2026-09-25T17:38:39Z">
              <w:pPr>
                <w:numPr>
                  <w:ilvl w:val="1"/>
                  <w:numId w:val="9"/>
                </w:numPr>
                <w:ind w:left="502" w:hanging="360"/>
              </w:pPr>
            </w:pPrChange>
          </w:pPr>
          <w:sdt>
            <w:sdtPr>
              <w:id w:val="1189270173"/>
              <w:tag w:val="goog_rdk_2128"/>
            </w:sdtPr>
            <w:sdtContent>
              <w:ins w:author="Abinaya Saravanan" w:id="124" w:date="2026-09-23T05:16:08Z">
                <w:sdt>
                  <w:sdtPr>
                    <w:id w:val="-1451209623"/>
                    <w:tag w:val="goog_rdk_2129"/>
                  </w:sdtPr>
                  <w:sdtContent>
                    <w:del w:author="Animefor Me" w:id="15" w:date="2026-09-29T09:36:34Z"/>
                  </w:sdtContent>
                </w:sdt>
              </w:ins>
              <w:sdt>
                <w:sdtPr>
                  <w:id w:val="605610169"/>
                  <w:tag w:val="goog_rdk_2130"/>
                </w:sdtPr>
                <w:sdtContent>
                  <w:ins w:author="Abinaya Saravanan" w:id="124" w:date="2026-09-23T05:16:08Z">
                    <w:del w:author="Animefor Me" w:id="15" w:date="2026-09-29T09:36:34Z">
                      <w:r w:rsidDel="00000000" w:rsidR="00000000" w:rsidRPr="00000000">
                        <w:rPr>
                          <w:rtl w:val="0"/>
                        </w:rPr>
                      </w:r>
                    </w:del>
                  </w:ins>
                </w:sdtContent>
              </w:sdt>
              <w:ins w:author="Abinaya Saravanan" w:id="124" w:date="2026-09-23T05:16:08Z">
                <w:del w:author="Animefor Me" w:id="15" w:date="2026-09-29T09:36:34Z"/>
              </w:ins>
            </w:sdtContent>
          </w:sdt>
        </w:p>
      </w:sdtContent>
    </w:sdt>
    <w:sdt>
      <w:sdtPr>
        <w:id w:val="-1261123994"/>
        <w:tag w:val="goog_rdk_2135"/>
      </w:sdtPr>
      <w:sdtContent>
        <w:p w:rsidR="00000000" w:rsidDel="00000000" w:rsidP="00000000" w:rsidRDefault="00000000" w:rsidRPr="00000000" w14:paraId="000001B0">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336815077"/>
              <w:tag w:val="goog_rdk_2132"/>
            </w:sdtPr>
            <w:sdtContent>
              <w:ins w:author="Abinaya Saravanan" w:id="124" w:date="2026-09-23T05:16:08Z">
                <w:sdt>
                  <w:sdtPr>
                    <w:id w:val="1983157693"/>
                    <w:tag w:val="goog_rdk_2133"/>
                  </w:sdtPr>
                  <w:sdtContent>
                    <w:del w:author="Animefor Me" w:id="15" w:date="2026-09-29T09:36:34Z"/>
                  </w:sdtContent>
                </w:sdt>
              </w:ins>
              <w:sdt>
                <w:sdtPr>
                  <w:id w:val="1149540708"/>
                  <w:tag w:val="goog_rdk_2134"/>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 3. Print output text safely</w:delText>
                      </w:r>
                    </w:del>
                  </w:ins>
                </w:sdtContent>
              </w:sdt>
              <w:ins w:author="Abinaya Saravanan" w:id="124" w:date="2026-09-23T05:16:08Z">
                <w:del w:author="Animefor Me" w:id="15" w:date="2026-09-29T09:36:34Z"/>
              </w:ins>
            </w:sdtContent>
          </w:sdt>
        </w:p>
      </w:sdtContent>
    </w:sdt>
    <w:sdt>
      <w:sdtPr>
        <w:id w:val="741604098"/>
        <w:tag w:val="goog_rdk_2139"/>
      </w:sdtPr>
      <w:sdtContent>
        <w:p w:rsidR="00000000" w:rsidDel="00000000" w:rsidP="00000000" w:rsidRDefault="00000000" w:rsidRPr="00000000" w14:paraId="000001B1">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497341978"/>
              <w:tag w:val="goog_rdk_2136"/>
            </w:sdtPr>
            <w:sdtContent>
              <w:ins w:author="Abinaya Saravanan" w:id="124" w:date="2026-09-23T05:16:08Z">
                <w:sdt>
                  <w:sdtPr>
                    <w:id w:val="-969219921"/>
                    <w:tag w:val="goog_rdk_2137"/>
                  </w:sdtPr>
                  <w:sdtContent>
                    <w:del w:author="Animefor Me" w:id="15" w:date="2026-09-29T09:36:34Z"/>
                  </w:sdtContent>
                </w:sdt>
              </w:ins>
              <w:sdt>
                <w:sdtPr>
                  <w:id w:val="1427332659"/>
                  <w:tag w:val="goog_rdk_2138"/>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System.out.println(interaction.text().orElse(""));</w:delText>
                      </w:r>
                    </w:del>
                  </w:ins>
                </w:sdtContent>
              </w:sdt>
              <w:ins w:author="Abinaya Saravanan" w:id="124" w:date="2026-09-23T05:16:08Z">
                <w:del w:author="Animefor Me" w:id="15" w:date="2026-09-29T09:36:34Z"/>
              </w:ins>
            </w:sdtContent>
          </w:sdt>
        </w:p>
      </w:sdtContent>
    </w:sdt>
    <w:sdt>
      <w:sdtPr>
        <w:id w:val="-349618681"/>
        <w:tag w:val="goog_rdk_2143"/>
      </w:sdtPr>
      <w:sdtContent>
        <w:p w:rsidR="00000000" w:rsidDel="00000000" w:rsidP="00000000" w:rsidRDefault="00000000" w:rsidRPr="00000000" w14:paraId="000001B2">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1625172043"/>
              <w:tag w:val="goog_rdk_2140"/>
            </w:sdtPr>
            <w:sdtContent>
              <w:ins w:author="Abinaya Saravanan" w:id="124" w:date="2026-09-23T05:16:08Z">
                <w:sdt>
                  <w:sdtPr>
                    <w:id w:val="568100266"/>
                    <w:tag w:val="goog_rdk_2141"/>
                  </w:sdtPr>
                  <w:sdtContent>
                    <w:del w:author="Animefor Me" w:id="15" w:date="2026-09-29T09:36:34Z"/>
                  </w:sdtContent>
                </w:sdt>
              </w:ins>
              <w:sdt>
                <w:sdtPr>
                  <w:id w:val="-231371604"/>
                  <w:tag w:val="goog_rdk_2142"/>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4" w:date="2026-09-23T05:16:08Z">
                <w:del w:author="Animefor Me" w:id="15" w:date="2026-09-29T09:36:34Z"/>
              </w:ins>
            </w:sdtContent>
          </w:sdt>
        </w:p>
      </w:sdtContent>
    </w:sdt>
    <w:sdt>
      <w:sdtPr>
        <w:id w:val="-1143076780"/>
        <w:tag w:val="goog_rdk_2147"/>
      </w:sdtPr>
      <w:sdtContent>
        <w:p w:rsidR="00000000" w:rsidDel="00000000" w:rsidP="00000000" w:rsidRDefault="00000000" w:rsidRPr="00000000" w14:paraId="000001B3">
          <w:pPr>
            <w:numPr>
              <w:ilvl w:val="1"/>
              <w:numId w:val="2"/>
            </w:numPr>
            <w:ind w:left="502" w:hanging="360"/>
            <w:rPr>
              <w:ins w:author="Abinaya Saravanan" w:id="124" w:date="2026-09-23T05:16:08Z"/>
              <w:del w:author="Animefor Me" w:id="15" w:date="2026-09-29T09:36:34Z"/>
            </w:rPr>
            <w:pPrChange w:author="FATHIMA RAIHANA A S" w:id="0" w:date="2026-09-25T17:38:39Z">
              <w:pPr>
                <w:numPr>
                  <w:ilvl w:val="1"/>
                  <w:numId w:val="9"/>
                </w:numPr>
                <w:ind w:left="502" w:hanging="360"/>
              </w:pPr>
            </w:pPrChange>
          </w:pPr>
          <w:sdt>
            <w:sdtPr>
              <w:id w:val="623597035"/>
              <w:tag w:val="goog_rdk_2144"/>
            </w:sdtPr>
            <w:sdtContent>
              <w:ins w:author="Abinaya Saravanan" w:id="124" w:date="2026-09-23T05:16:08Z">
                <w:sdt>
                  <w:sdtPr>
                    <w:id w:val="1513713237"/>
                    <w:tag w:val="goog_rdk_2145"/>
                  </w:sdtPr>
                  <w:sdtContent>
                    <w:del w:author="Animefor Me" w:id="15" w:date="2026-09-29T09:36:34Z"/>
                  </w:sdtContent>
                </w:sdt>
              </w:ins>
              <w:sdt>
                <w:sdtPr>
                  <w:id w:val="1289666586"/>
                  <w:tag w:val="goog_rdk_2146"/>
                </w:sdtPr>
                <w:sdtContent>
                  <w:ins w:author="Abinaya Saravanan" w:id="124" w:date="2026-09-23T05:16:08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4" w:date="2026-09-23T05:16:08Z">
                <w:del w:author="Animefor Me" w:id="15" w:date="2026-09-29T09:36:34Z"/>
              </w:ins>
            </w:sdtContent>
          </w:sdt>
        </w:p>
      </w:sdtContent>
    </w:sdt>
    <w:sdt>
      <w:sdtPr>
        <w:id w:val="893969411"/>
        <w:tag w:val="goog_rdk_2153"/>
      </w:sdtPr>
      <w:sdtContent>
        <w:p w:rsidR="00000000" w:rsidDel="00000000" w:rsidP="00000000" w:rsidRDefault="00000000" w:rsidRPr="00000000" w14:paraId="000001B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22512419"/>
              <w:tag w:val="goog_rdk_2150"/>
            </w:sdtPr>
            <w:sdtContent>
              <w:ins w:author="Rossi Rossi" w:id="117" w:date="2026-09-22T06:56:59Z">
                <w:sdt>
                  <w:sdtPr>
                    <w:id w:val="423313761"/>
                    <w:tag w:val="goog_rdk_2151"/>
                  </w:sdtPr>
                  <w:sdtContent>
                    <w:del w:author="Animefor Me" w:id="15" w:date="2026-09-29T09:36:34Z"/>
                  </w:sdtContent>
                </w:sdt>
              </w:ins>
              <w:sdt>
                <w:sdtPr>
                  <w:id w:val="470658653"/>
                  <w:tag w:val="goog_rdk_215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71505913"/>
        <w:tag w:val="goog_rdk_2157"/>
      </w:sdtPr>
      <w:sdtContent>
        <w:p w:rsidR="00000000" w:rsidDel="00000000" w:rsidP="00000000" w:rsidRDefault="00000000" w:rsidRPr="00000000" w14:paraId="000001B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38747054"/>
              <w:tag w:val="goog_rdk_2154"/>
            </w:sdtPr>
            <w:sdtContent>
              <w:ins w:author="Rossi Rossi" w:id="117" w:date="2026-09-22T06:56:59Z">
                <w:sdt>
                  <w:sdtPr>
                    <w:id w:val="424115103"/>
                    <w:tag w:val="goog_rdk_2155"/>
                  </w:sdtPr>
                  <w:sdtContent>
                    <w:del w:author="Animefor Me" w:id="15" w:date="2026-09-29T09:36:34Z"/>
                  </w:sdtContent>
                </w:sdt>
              </w:ins>
              <w:sdt>
                <w:sdtPr>
                  <w:id w:val="-1073211964"/>
                  <w:tag w:val="goog_rdk_21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w:delText>
                      </w:r>
                    </w:del>
                  </w:ins>
                </w:sdtContent>
              </w:sdt>
              <w:ins w:author="Rossi Rossi" w:id="117" w:date="2026-09-22T06:56:59Z">
                <w:del w:author="Animefor Me" w:id="15" w:date="2026-09-29T09:36:34Z"/>
              </w:ins>
            </w:sdtContent>
          </w:sdt>
        </w:p>
      </w:sdtContent>
    </w:sdt>
    <w:sdt>
      <w:sdtPr>
        <w:id w:val="-877173830"/>
        <w:tag w:val="goog_rdk_2161"/>
      </w:sdtPr>
      <w:sdtContent>
        <w:p w:rsidR="00000000" w:rsidDel="00000000" w:rsidP="00000000" w:rsidRDefault="00000000" w:rsidRPr="00000000" w14:paraId="000001B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73745142"/>
              <w:tag w:val="goog_rdk_2158"/>
            </w:sdtPr>
            <w:sdtContent>
              <w:ins w:author="Rossi Rossi" w:id="117" w:date="2026-09-22T06:56:59Z">
                <w:sdt>
                  <w:sdtPr>
                    <w:id w:val="-1166263919"/>
                    <w:tag w:val="goog_rdk_2159"/>
                  </w:sdtPr>
                  <w:sdtContent>
                    <w:del w:author="Animefor Me" w:id="15" w:date="2026-09-29T09:36:34Z"/>
                  </w:sdtContent>
                </w:sdt>
              </w:ins>
              <w:sdt>
                <w:sdtPr>
                  <w:id w:val="-1911711416"/>
                  <w:tag w:val="goog_rdk_21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17" w:date="2026-09-22T06:56:59Z">
                <w:del w:author="Animefor Me" w:id="15" w:date="2026-09-29T09:36:34Z"/>
              </w:ins>
            </w:sdtContent>
          </w:sdt>
        </w:p>
      </w:sdtContent>
    </w:sdt>
    <w:sdt>
      <w:sdtPr>
        <w:id w:val="1368536356"/>
        <w:tag w:val="goog_rdk_2167"/>
      </w:sdtPr>
      <w:sdtContent>
        <w:p w:rsidR="00000000" w:rsidDel="00000000" w:rsidP="00000000" w:rsidRDefault="00000000" w:rsidRPr="00000000" w14:paraId="000001B7">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943491543"/>
              <w:tag w:val="goog_rdk_2164"/>
            </w:sdtPr>
            <w:sdtContent>
              <w:ins w:author="Abinaya Saravanan" w:id="125" w:date="2026-09-23T05:16:54Z">
                <w:sdt>
                  <w:sdtPr>
                    <w:id w:val="1643513763"/>
                    <w:tag w:val="goog_rdk_2165"/>
                  </w:sdtPr>
                  <w:sdtContent>
                    <w:del w:author="Animefor Me" w:id="15" w:date="2026-09-29T09:36:34Z"/>
                  </w:sdtContent>
                </w:sdt>
              </w:ins>
              <w:sdt>
                <w:sdtPr>
                  <w:id w:val="-1669913394"/>
                  <w:tag w:val="goog_rdk_2166"/>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curl "https://generativelanguage.googleapis.com/v1beta/interactions" \</w:delText>
                      </w:r>
                    </w:del>
                  </w:ins>
                </w:sdtContent>
              </w:sdt>
              <w:ins w:author="Abinaya Saravanan" w:id="125" w:date="2026-09-23T05:16:54Z">
                <w:del w:author="Animefor Me" w:id="15" w:date="2026-09-29T09:36:34Z"/>
              </w:ins>
            </w:sdtContent>
          </w:sdt>
        </w:p>
      </w:sdtContent>
    </w:sdt>
    <w:sdt>
      <w:sdtPr>
        <w:id w:val="-1915092516"/>
        <w:tag w:val="goog_rdk_2171"/>
      </w:sdtPr>
      <w:sdtContent>
        <w:p w:rsidR="00000000" w:rsidDel="00000000" w:rsidP="00000000" w:rsidRDefault="00000000" w:rsidRPr="00000000" w14:paraId="000001B8">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1143067678"/>
              <w:tag w:val="goog_rdk_2168"/>
            </w:sdtPr>
            <w:sdtContent>
              <w:ins w:author="Abinaya Saravanan" w:id="125" w:date="2026-09-23T05:16:54Z">
                <w:sdt>
                  <w:sdtPr>
                    <w:id w:val="550957232"/>
                    <w:tag w:val="goog_rdk_2169"/>
                  </w:sdtPr>
                  <w:sdtContent>
                    <w:del w:author="Animefor Me" w:id="15" w:date="2026-09-29T09:36:34Z"/>
                  </w:sdtContent>
                </w:sdt>
              </w:ins>
              <w:sdt>
                <w:sdtPr>
                  <w:id w:val="1352591722"/>
                  <w:tag w:val="goog_rdk_2170"/>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Abinaya Saravanan" w:id="125" w:date="2026-09-23T05:16:54Z">
                <w:del w:author="Animefor Me" w:id="15" w:date="2026-09-29T09:36:34Z"/>
              </w:ins>
            </w:sdtContent>
          </w:sdt>
        </w:p>
      </w:sdtContent>
    </w:sdt>
    <w:sdt>
      <w:sdtPr>
        <w:id w:val="-1024157352"/>
        <w:tag w:val="goog_rdk_2175"/>
      </w:sdtPr>
      <w:sdtContent>
        <w:p w:rsidR="00000000" w:rsidDel="00000000" w:rsidP="00000000" w:rsidRDefault="00000000" w:rsidRPr="00000000" w14:paraId="000001B9">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2040895074"/>
              <w:tag w:val="goog_rdk_2172"/>
            </w:sdtPr>
            <w:sdtContent>
              <w:ins w:author="Abinaya Saravanan" w:id="125" w:date="2026-09-23T05:16:54Z">
                <w:sdt>
                  <w:sdtPr>
                    <w:id w:val="-1968272752"/>
                    <w:tag w:val="goog_rdk_2173"/>
                  </w:sdtPr>
                  <w:sdtContent>
                    <w:del w:author="Animefor Me" w:id="15" w:date="2026-09-29T09:36:34Z"/>
                  </w:sdtContent>
                </w:sdt>
              </w:ins>
              <w:sdt>
                <w:sdtPr>
                  <w:id w:val="1086236789"/>
                  <w:tag w:val="goog_rdk_2174"/>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"x-goog-api-key: YOUR_API_KEY" \</w:delText>
                      </w:r>
                    </w:del>
                  </w:ins>
                </w:sdtContent>
              </w:sdt>
              <w:ins w:author="Abinaya Saravanan" w:id="125" w:date="2026-09-23T05:16:54Z">
                <w:del w:author="Animefor Me" w:id="15" w:date="2026-09-29T09:36:34Z"/>
              </w:ins>
            </w:sdtContent>
          </w:sdt>
        </w:p>
      </w:sdtContent>
    </w:sdt>
    <w:sdt>
      <w:sdtPr>
        <w:id w:val="-1361594384"/>
        <w:tag w:val="goog_rdk_2179"/>
      </w:sdtPr>
      <w:sdtContent>
        <w:p w:rsidR="00000000" w:rsidDel="00000000" w:rsidP="00000000" w:rsidRDefault="00000000" w:rsidRPr="00000000" w14:paraId="000001BA">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176570706"/>
              <w:tag w:val="goog_rdk_2176"/>
            </w:sdtPr>
            <w:sdtContent>
              <w:ins w:author="Abinaya Saravanan" w:id="125" w:date="2026-09-23T05:16:54Z">
                <w:sdt>
                  <w:sdtPr>
                    <w:id w:val="2084753818"/>
                    <w:tag w:val="goog_rdk_2177"/>
                  </w:sdtPr>
                  <w:sdtContent>
                    <w:del w:author="Animefor Me" w:id="15" w:date="2026-09-29T09:36:34Z"/>
                  </w:sdtContent>
                </w:sdt>
              </w:ins>
              <w:sdt>
                <w:sdtPr>
                  <w:id w:val="-1281725888"/>
                  <w:tag w:val="goog_rdk_2178"/>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Abinaya Saravanan" w:id="125" w:date="2026-09-23T05:16:54Z">
                <w:del w:author="Animefor Me" w:id="15" w:date="2026-09-29T09:36:34Z"/>
              </w:ins>
            </w:sdtContent>
          </w:sdt>
        </w:p>
      </w:sdtContent>
    </w:sdt>
    <w:sdt>
      <w:sdtPr>
        <w:id w:val="1900921476"/>
        <w:tag w:val="goog_rdk_2183"/>
      </w:sdtPr>
      <w:sdtContent>
        <w:p w:rsidR="00000000" w:rsidDel="00000000" w:rsidP="00000000" w:rsidRDefault="00000000" w:rsidRPr="00000000" w14:paraId="000001BB">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1971332672"/>
              <w:tag w:val="goog_rdk_2180"/>
            </w:sdtPr>
            <w:sdtContent>
              <w:ins w:author="Abinaya Saravanan" w:id="125" w:date="2026-09-23T05:16:54Z">
                <w:sdt>
                  <w:sdtPr>
                    <w:id w:val="-1473570129"/>
                    <w:tag w:val="goog_rdk_2181"/>
                  </w:sdtPr>
                  <w:sdtContent>
                    <w:del w:author="Animefor Me" w:id="15" w:date="2026-09-29T09:36:34Z"/>
                  </w:sdtContent>
                </w:sdt>
              </w:ins>
              <w:sdt>
                <w:sdtPr>
                  <w:id w:val="169823862"/>
                  <w:tag w:val="goog_rdk_2182"/>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Abinaya Saravanan" w:id="125" w:date="2026-09-23T05:16:54Z">
                <w:del w:author="Animefor Me" w:id="15" w:date="2026-09-29T09:36:34Z"/>
              </w:ins>
            </w:sdtContent>
          </w:sdt>
        </w:p>
      </w:sdtContent>
    </w:sdt>
    <w:sdt>
      <w:sdtPr>
        <w:id w:val="864686699"/>
        <w:tag w:val="goog_rdk_2187"/>
      </w:sdtPr>
      <w:sdtContent>
        <w:p w:rsidR="00000000" w:rsidDel="00000000" w:rsidP="00000000" w:rsidRDefault="00000000" w:rsidRPr="00000000" w14:paraId="000001BC">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391348125"/>
              <w:tag w:val="goog_rdk_2184"/>
            </w:sdtPr>
            <w:sdtContent>
              <w:ins w:author="Abinaya Saravanan" w:id="125" w:date="2026-09-23T05:16:54Z">
                <w:sdt>
                  <w:sdtPr>
                    <w:id w:val="-1721861903"/>
                    <w:tag w:val="goog_rdk_2185"/>
                  </w:sdtPr>
                  <w:sdtContent>
                    <w:del w:author="Animefor Me" w:id="15" w:date="2026-09-29T09:36:34Z"/>
                  </w:sdtContent>
                </w:sdt>
              </w:ins>
              <w:sdt>
                <w:sdtPr>
                  <w:id w:val="-1270102774"/>
                  <w:tag w:val="goog_rdk_2186"/>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25" w:date="2026-09-23T05:16:54Z">
                <w:del w:author="Animefor Me" w:id="15" w:date="2026-09-29T09:36:34Z"/>
              </w:ins>
            </w:sdtContent>
          </w:sdt>
        </w:p>
      </w:sdtContent>
    </w:sdt>
    <w:sdt>
      <w:sdtPr>
        <w:id w:val="295335356"/>
        <w:tag w:val="goog_rdk_2191"/>
      </w:sdtPr>
      <w:sdtContent>
        <w:p w:rsidR="00000000" w:rsidDel="00000000" w:rsidP="00000000" w:rsidRDefault="00000000" w:rsidRPr="00000000" w14:paraId="000001BD">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177533733"/>
              <w:tag w:val="goog_rdk_2188"/>
            </w:sdtPr>
            <w:sdtContent>
              <w:ins w:author="Abinaya Saravanan" w:id="125" w:date="2026-09-23T05:16:54Z">
                <w:sdt>
                  <w:sdtPr>
                    <w:id w:val="-347268756"/>
                    <w:tag w:val="goog_rdk_2189"/>
                  </w:sdtPr>
                  <w:sdtContent>
                    <w:del w:author="Animefor Me" w:id="15" w:date="2026-09-29T09:36:34Z"/>
                  </w:sdtContent>
                </w:sdt>
              </w:ins>
              <w:sdt>
                <w:sdtPr>
                  <w:id w:val="564164750"/>
                  <w:tag w:val="goog_rdk_2190"/>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sentences."</w:delText>
                      </w:r>
                    </w:del>
                  </w:ins>
                </w:sdtContent>
              </w:sdt>
              <w:ins w:author="Abinaya Saravanan" w:id="125" w:date="2026-09-23T05:16:54Z">
                <w:del w:author="Animefor Me" w:id="15" w:date="2026-09-29T09:36:34Z"/>
              </w:ins>
            </w:sdtContent>
          </w:sdt>
        </w:p>
      </w:sdtContent>
    </w:sdt>
    <w:sdt>
      <w:sdtPr>
        <w:id w:val="-1910161882"/>
        <w:tag w:val="goog_rdk_2195"/>
      </w:sdtPr>
      <w:sdtContent>
        <w:p w:rsidR="00000000" w:rsidDel="00000000" w:rsidP="00000000" w:rsidRDefault="00000000" w:rsidRPr="00000000" w14:paraId="000001BE">
          <w:pPr>
            <w:numPr>
              <w:ilvl w:val="1"/>
              <w:numId w:val="2"/>
            </w:numPr>
            <w:ind w:left="502" w:hanging="360"/>
            <w:rPr>
              <w:ins w:author="Abinaya Saravanan" w:id="125" w:date="2026-09-23T05:16:54Z"/>
              <w:del w:author="Animefor Me" w:id="15" w:date="2026-09-29T09:36:34Z"/>
            </w:rPr>
            <w:pPrChange w:author="FATHIMA RAIHANA A S" w:id="0" w:date="2026-09-25T17:38:39Z">
              <w:pPr>
                <w:numPr>
                  <w:ilvl w:val="1"/>
                  <w:numId w:val="9"/>
                </w:numPr>
                <w:ind w:left="502" w:hanging="360"/>
              </w:pPr>
            </w:pPrChange>
          </w:pPr>
          <w:sdt>
            <w:sdtPr>
              <w:id w:val="-1471115275"/>
              <w:tag w:val="goog_rdk_2192"/>
            </w:sdtPr>
            <w:sdtContent>
              <w:ins w:author="Abinaya Saravanan" w:id="125" w:date="2026-09-23T05:16:54Z">
                <w:sdt>
                  <w:sdtPr>
                    <w:id w:val="369515957"/>
                    <w:tag w:val="goog_rdk_2193"/>
                  </w:sdtPr>
                  <w:sdtContent>
                    <w:del w:author="Animefor Me" w:id="15" w:date="2026-09-29T09:36:34Z"/>
                  </w:sdtContent>
                </w:sdt>
              </w:ins>
              <w:sdt>
                <w:sdtPr>
                  <w:id w:val="38702903"/>
                  <w:tag w:val="goog_rdk_2194"/>
                </w:sdtPr>
                <w:sdtContent>
                  <w:ins w:author="Abinaya Saravanan" w:id="125" w:date="2026-09-23T05:16:5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Abinaya Saravanan" w:id="125" w:date="2026-09-23T05:16:54Z">
                <w:del w:author="Animefor Me" w:id="15" w:date="2026-09-29T09:36:34Z"/>
              </w:ins>
            </w:sdtContent>
          </w:sdt>
        </w:p>
      </w:sdtContent>
    </w:sdt>
    <w:sdt>
      <w:sdtPr>
        <w:id w:val="-445456471"/>
        <w:tag w:val="goog_rdk_2201"/>
      </w:sdtPr>
      <w:sdtContent>
        <w:p w:rsidR="00000000" w:rsidDel="00000000" w:rsidP="00000000" w:rsidRDefault="00000000" w:rsidRPr="00000000" w14:paraId="000001B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12450135"/>
              <w:tag w:val="goog_rdk_2198"/>
            </w:sdtPr>
            <w:sdtContent>
              <w:ins w:author="Rossi Rossi" w:id="117" w:date="2026-09-22T06:56:59Z">
                <w:sdt>
                  <w:sdtPr>
                    <w:id w:val="-887932909"/>
                    <w:tag w:val="goog_rdk_2199"/>
                  </w:sdtPr>
                  <w:sdtContent>
                    <w:del w:author="Animefor Me" w:id="15" w:date="2026-09-29T09:36:34Z"/>
                  </w:sdtContent>
                </w:sdt>
              </w:ins>
              <w:sdt>
                <w:sdtPr>
                  <w:id w:val="2039205958"/>
                  <w:tag w:val="goog_rdk_22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931597367"/>
        <w:tag w:val="goog_rdk_2205"/>
      </w:sdtPr>
      <w:sdtContent>
        <w:p w:rsidR="00000000" w:rsidDel="00000000" w:rsidP="00000000" w:rsidRDefault="00000000" w:rsidRPr="00000000" w14:paraId="000001C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52192991"/>
              <w:tag w:val="goog_rdk_2202"/>
            </w:sdtPr>
            <w:sdtContent>
              <w:ins w:author="Rossi Rossi" w:id="117" w:date="2026-09-22T06:56:59Z">
                <w:sdt>
                  <w:sdtPr>
                    <w:id w:val="1204170864"/>
                    <w:tag w:val="goog_rdk_2203"/>
                  </w:sdtPr>
                  <w:sdtContent>
                    <w:del w:author="Animefor Me" w:id="15" w:date="2026-09-29T09:36:34Z"/>
                  </w:sdtContent>
                </w:sdt>
              </w:ins>
              <w:sdt>
                <w:sdtPr>
                  <w:id w:val="-548003"/>
                  <w:tag w:val="goog_rdk_22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17" w:date="2026-09-22T06:56:59Z">
                <w:del w:author="Animefor Me" w:id="15" w:date="2026-09-29T09:36:34Z"/>
              </w:ins>
            </w:sdtContent>
          </w:sdt>
        </w:p>
      </w:sdtContent>
    </w:sdt>
    <w:sdt>
      <w:sdtPr>
        <w:id w:val="1505063211"/>
        <w:tag w:val="goog_rdk_2209"/>
      </w:sdtPr>
      <w:sdtContent>
        <w:p w:rsidR="00000000" w:rsidDel="00000000" w:rsidP="00000000" w:rsidRDefault="00000000" w:rsidRPr="00000000" w14:paraId="000001C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48528430"/>
              <w:tag w:val="goog_rdk_2206"/>
            </w:sdtPr>
            <w:sdtContent>
              <w:ins w:author="Rossi Rossi" w:id="117" w:date="2026-09-22T06:56:59Z">
                <w:sdt>
                  <w:sdtPr>
                    <w:id w:val="1293076392"/>
                    <w:tag w:val="goog_rdk_2207"/>
                  </w:sdtPr>
                  <w:sdtContent>
                    <w:del w:author="Animefor Me" w:id="15" w:date="2026-09-29T09:36:34Z"/>
                  </w:sdtContent>
                </w:sdt>
              </w:ins>
              <w:sdt>
                <w:sdtPr>
                  <w:id w:val="-1963093852"/>
                  <w:tag w:val="goog_rdk_220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59256106"/>
        <w:tag w:val="goog_rdk_2213"/>
      </w:sdtPr>
      <w:sdtContent>
        <w:p w:rsidR="00000000" w:rsidDel="00000000" w:rsidP="00000000" w:rsidRDefault="00000000" w:rsidRPr="00000000" w14:paraId="000001C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85161747"/>
              <w:tag w:val="goog_rdk_2210"/>
            </w:sdtPr>
            <w:sdtContent>
              <w:ins w:author="Rossi Rossi" w:id="117" w:date="2026-09-22T06:56:59Z">
                <w:sdt>
                  <w:sdtPr>
                    <w:id w:val="-1293967614"/>
                    <w:tag w:val="goog_rdk_2211"/>
                  </w:sdtPr>
                  <w:sdtContent>
                    <w:del w:author="Animefor Me" w:id="15" w:date="2026-09-29T09:36:34Z"/>
                  </w:sdtContent>
                </w:sdt>
              </w:ins>
              <w:sdt>
                <w:sdtPr>
                  <w:id w:val="1203268587"/>
                  <w:tag w:val="goog_rdk_22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w:delText>
                      </w:r>
                    </w:del>
                  </w:ins>
                </w:sdtContent>
              </w:sdt>
              <w:ins w:author="Rossi Rossi" w:id="117" w:date="2026-09-22T06:56:59Z">
                <w:del w:author="Animefor Me" w:id="15" w:date="2026-09-29T09:36:34Z"/>
              </w:ins>
            </w:sdtContent>
          </w:sdt>
        </w:p>
      </w:sdtContent>
    </w:sdt>
    <w:sdt>
      <w:sdtPr>
        <w:id w:val="1393217165"/>
        <w:tag w:val="goog_rdk_2217"/>
      </w:sdtPr>
      <w:sdtContent>
        <w:p w:rsidR="00000000" w:rsidDel="00000000" w:rsidP="00000000" w:rsidRDefault="00000000" w:rsidRPr="00000000" w14:paraId="000001C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90235699"/>
              <w:tag w:val="goog_rdk_2214"/>
            </w:sdtPr>
            <w:sdtContent>
              <w:ins w:author="Rossi Rossi" w:id="117" w:date="2026-09-22T06:56:59Z">
                <w:sdt>
                  <w:sdtPr>
                    <w:id w:val="-1350304790"/>
                    <w:tag w:val="goog_rdk_2215"/>
                  </w:sdtPr>
                  <w:sdtContent>
                    <w:del w:author="Animefor Me" w:id="15" w:date="2026-09-29T09:36:34Z"/>
                  </w:sdtContent>
                </w:sdt>
              </w:ins>
              <w:sdt>
                <w:sdtPr>
                  <w:id w:val="691867478"/>
                  <w:tag w:val="goog_rdk_221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89823103"/>
        <w:tag w:val="goog_rdk_2221"/>
      </w:sdtPr>
      <w:sdtContent>
        <w:p w:rsidR="00000000" w:rsidDel="00000000" w:rsidP="00000000" w:rsidRDefault="00000000" w:rsidRPr="00000000" w14:paraId="000001C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81022880"/>
              <w:tag w:val="goog_rdk_2218"/>
            </w:sdtPr>
            <w:sdtContent>
              <w:ins w:author="Rossi Rossi" w:id="117" w:date="2026-09-22T06:56:59Z">
                <w:sdt>
                  <w:sdtPr>
                    <w:id w:val="1963702989"/>
                    <w:tag w:val="goog_rdk_2219"/>
                  </w:sdtPr>
                  <w:sdtContent>
                    <w:del w:author="Animefor Me" w:id="15" w:date="2026-09-29T09:36:34Z"/>
                  </w:sdtContent>
                </w:sdt>
              </w:ins>
              <w:sdt>
                <w:sdtPr>
                  <w:id w:val="830001369"/>
                  <w:tag w:val="goog_rdk_22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17" w:date="2026-09-22T06:56:59Z">
                <w:del w:author="Animefor Me" w:id="15" w:date="2026-09-29T09:36:34Z"/>
              </w:ins>
            </w:sdtContent>
          </w:sdt>
        </w:p>
      </w:sdtContent>
    </w:sdt>
    <w:sdt>
      <w:sdtPr>
        <w:id w:val="1551387286"/>
        <w:tag w:val="goog_rdk_2225"/>
      </w:sdtPr>
      <w:sdtContent>
        <w:p w:rsidR="00000000" w:rsidDel="00000000" w:rsidP="00000000" w:rsidRDefault="00000000" w:rsidRPr="00000000" w14:paraId="000001C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64275472"/>
              <w:tag w:val="goog_rdk_2222"/>
            </w:sdtPr>
            <w:sdtContent>
              <w:ins w:author="Rossi Rossi" w:id="117" w:date="2026-09-22T06:56:59Z">
                <w:sdt>
                  <w:sdtPr>
                    <w:id w:val="1382849701"/>
                    <w:tag w:val="goog_rdk_2223"/>
                  </w:sdtPr>
                  <w:sdtContent>
                    <w:del w:author="Animefor Me" w:id="15" w:date="2026-09-29T09:36:34Z"/>
                  </w:sdtContent>
                </w:sdt>
              </w:ins>
              <w:sdt>
                <w:sdtPr>
                  <w:id w:val="1568647617"/>
                  <w:tag w:val="goog_rdk_22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Rossi Rossi" w:id="117" w:date="2026-09-22T06:56:59Z">
                <w:del w:author="Animefor Me" w:id="15" w:date="2026-09-29T09:36:34Z"/>
              </w:ins>
            </w:sdtContent>
          </w:sdt>
        </w:p>
      </w:sdtContent>
    </w:sdt>
    <w:sdt>
      <w:sdtPr>
        <w:id w:val="476490281"/>
        <w:tag w:val="goog_rdk_2230"/>
      </w:sdtPr>
      <w:sdtContent>
        <w:p w:rsidR="00000000" w:rsidDel="00000000" w:rsidP="00000000" w:rsidRDefault="00000000" w:rsidRPr="00000000" w14:paraId="000001C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47468832"/>
              <w:tag w:val="goog_rdk_2226"/>
            </w:sdtPr>
            <w:sdtContent>
              <w:ins w:author="Rossi Rossi" w:id="117" w:date="2026-09-22T06:56:59Z">
                <w:sdt>
                  <w:sdtPr>
                    <w:id w:val="2074178658"/>
                    <w:tag w:val="goog_rdk_2227"/>
                  </w:sdtPr>
                  <w:sdtContent>
                    <w:del w:author="Animefor Me" w:id="15" w:date="2026-09-29T09:36:34Z"/>
                  </w:sdtContent>
                </w:sdt>
              </w:ins>
              <w:sdt>
                <w:sdtPr>
                  <w:id w:val="-1727038531"/>
                  <w:tag w:val="goog_rdk_22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w:delText>
                      </w:r>
                    </w:del>
                  </w:ins>
                </w:sdtContent>
              </w:sdt>
              <w:ins w:author="Rossi Rossi" w:id="117" w:date="2026-09-22T06:56:59Z">
                <w:del w:author="Animefor Me" w:id="15" w:date="2026-09-29T09:36:34Z">
                  <w:sdt>
                    <w:sdtPr>
                      <w:id w:val="-173396007"/>
                      <w:tag w:val="goog_rdk_2229"/>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-api-key: YOUR_API_KEY" \</w:delText>
                      </w:r>
                    </w:sdtContent>
                  </w:sdt>
                </w:del>
              </w:ins>
            </w:sdtContent>
          </w:sdt>
        </w:p>
      </w:sdtContent>
    </w:sdt>
    <w:sdt>
      <w:sdtPr>
        <w:id w:val="1886694769"/>
        <w:tag w:val="goog_rdk_2235"/>
      </w:sdtPr>
      <w:sdtContent>
        <w:p w:rsidR="00000000" w:rsidDel="00000000" w:rsidP="00000000" w:rsidRDefault="00000000" w:rsidRPr="00000000" w14:paraId="000001C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67400795"/>
              <w:tag w:val="goog_rdk_2231"/>
            </w:sdtPr>
            <w:sdtContent>
              <w:ins w:author="Rossi Rossi" w:id="117" w:date="2026-09-22T06:56:59Z">
                <w:sdt>
                  <w:sdtPr>
                    <w:id w:val="-640540687"/>
                    <w:tag w:val="goog_rdk_2232"/>
                  </w:sdtPr>
                  <w:sdtContent>
                    <w:del w:author="Animefor Me" w:id="15" w:date="2026-09-29T09:36:34Z"/>
                  </w:sdtContent>
                </w:sdt>
              </w:ins>
              <w:sdt>
                <w:sdtPr>
                  <w:id w:val="2122156781"/>
                  <w:tag w:val="goog_rdk_223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Rossi Rossi" w:id="117" w:date="2026-09-22T06:56:59Z">
                <w:del w:author="Animefor Me" w:id="15" w:date="2026-09-29T09:36:34Z">
                  <w:sdt>
                    <w:sdtPr>
                      <w:id w:val="793750581"/>
                      <w:tag w:val="goog_rdk_2234"/>
                    </w:sdtPr>
                    <w:sdtContent>
                      <w:r w:rsidDel="00000000" w:rsidR="00000000" w:rsidRPr="00000000">
                        <w:rPr>
                          <w:rtl w:val="0"/>
                        </w:rPr>
                      </w:r>
                    </w:sdtContent>
                  </w:sdt>
                </w:del>
              </w:ins>
            </w:sdtContent>
          </w:sdt>
        </w:p>
      </w:sdtContent>
    </w:sdt>
    <w:sdt>
      <w:sdtPr>
        <w:id w:val="-1968640903"/>
        <w:tag w:val="goog_rdk_2239"/>
      </w:sdtPr>
      <w:sdtContent>
        <w:p w:rsidR="00000000" w:rsidDel="00000000" w:rsidP="00000000" w:rsidRDefault="00000000" w:rsidRPr="00000000" w14:paraId="000001C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10529670"/>
              <w:tag w:val="goog_rdk_2236"/>
            </w:sdtPr>
            <w:sdtContent>
              <w:ins w:author="Rossi Rossi" w:id="117" w:date="2026-09-22T06:56:59Z">
                <w:sdt>
                  <w:sdtPr>
                    <w:id w:val="1471114453"/>
                    <w:tag w:val="goog_rdk_2237"/>
                  </w:sdtPr>
                  <w:sdtContent>
                    <w:del w:author="Animefor Me" w:id="15" w:date="2026-09-29T09:36:34Z"/>
                  </w:sdtContent>
                </w:sdt>
              </w:ins>
              <w:sdt>
                <w:sdtPr>
                  <w:id w:val="-1895120518"/>
                  <w:tag w:val="goog_rdk_223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Rossi Rossi" w:id="117" w:date="2026-09-22T06:56:59Z">
                <w:del w:author="Animefor Me" w:id="15" w:date="2026-09-29T09:36:34Z"/>
              </w:ins>
            </w:sdtContent>
          </w:sdt>
        </w:p>
      </w:sdtContent>
    </w:sdt>
    <w:sdt>
      <w:sdtPr>
        <w:id w:val="-437732929"/>
        <w:tag w:val="goog_rdk_2243"/>
      </w:sdtPr>
      <w:sdtContent>
        <w:p w:rsidR="00000000" w:rsidDel="00000000" w:rsidP="00000000" w:rsidRDefault="00000000" w:rsidRPr="00000000" w14:paraId="000001C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02156882"/>
              <w:tag w:val="goog_rdk_2240"/>
            </w:sdtPr>
            <w:sdtContent>
              <w:ins w:author="Rossi Rossi" w:id="117" w:date="2026-09-22T06:56:59Z">
                <w:sdt>
                  <w:sdtPr>
                    <w:id w:val="1928863572"/>
                    <w:tag w:val="goog_rdk_2241"/>
                  </w:sdtPr>
                  <w:sdtContent>
                    <w:del w:author="Animefor Me" w:id="15" w:date="2026-09-29T09:36:34Z"/>
                  </w:sdtContent>
                </w:sdt>
              </w:ins>
              <w:sdt>
                <w:sdtPr>
                  <w:id w:val="-1548146088"/>
                  <w:tag w:val="goog_rdk_224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7" w:date="2026-09-22T06:56:59Z">
                <w:del w:author="Animefor Me" w:id="15" w:date="2026-09-29T09:36:34Z"/>
              </w:ins>
            </w:sdtContent>
          </w:sdt>
        </w:p>
      </w:sdtContent>
    </w:sdt>
    <w:sdt>
      <w:sdtPr>
        <w:id w:val="-913830119"/>
        <w:tag w:val="goog_rdk_2247"/>
      </w:sdtPr>
      <w:sdtContent>
        <w:p w:rsidR="00000000" w:rsidDel="00000000" w:rsidP="00000000" w:rsidRDefault="00000000" w:rsidRPr="00000000" w14:paraId="000001C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85711420"/>
              <w:tag w:val="goog_rdk_2244"/>
            </w:sdtPr>
            <w:sdtContent>
              <w:ins w:author="Rossi Rossi" w:id="117" w:date="2026-09-22T06:56:59Z">
                <w:sdt>
                  <w:sdtPr>
                    <w:id w:val="819058494"/>
                    <w:tag w:val="goog_rdk_2245"/>
                  </w:sdtPr>
                  <w:sdtContent>
                    <w:del w:author="Animefor Me" w:id="15" w:date="2026-09-29T09:36:34Z"/>
                  </w:sdtContent>
                </w:sdt>
              </w:ins>
              <w:sdt>
                <w:sdtPr>
                  <w:id w:val="1590614049"/>
                  <w:tag w:val="goog_rdk_224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7" w:date="2026-09-22T06:56:59Z">
                <w:del w:author="Animefor Me" w:id="15" w:date="2026-09-29T09:36:34Z"/>
              </w:ins>
            </w:sdtContent>
          </w:sdt>
        </w:p>
      </w:sdtContent>
    </w:sdt>
    <w:sdt>
      <w:sdtPr>
        <w:id w:val="-537857947"/>
        <w:tag w:val="goog_rdk_2251"/>
      </w:sdtPr>
      <w:sdtContent>
        <w:p w:rsidR="00000000" w:rsidDel="00000000" w:rsidP="00000000" w:rsidRDefault="00000000" w:rsidRPr="00000000" w14:paraId="000001C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59101233"/>
              <w:tag w:val="goog_rdk_2248"/>
            </w:sdtPr>
            <w:sdtContent>
              <w:ins w:author="Rossi Rossi" w:id="117" w:date="2026-09-22T06:56:59Z">
                <w:sdt>
                  <w:sdtPr>
                    <w:id w:val="-708218911"/>
                    <w:tag w:val="goog_rdk_2249"/>
                  </w:sdtPr>
                  <w:sdtContent>
                    <w:del w:author="Animefor Me" w:id="15" w:date="2026-09-29T09:36:34Z"/>
                  </w:sdtContent>
                </w:sdt>
              </w:ins>
              <w:sdt>
                <w:sdtPr>
                  <w:id w:val="1556476666"/>
                  <w:tag w:val="goog_rdk_22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1388250130"/>
        <w:tag w:val="goog_rdk_2257"/>
      </w:sdtPr>
      <w:sdtContent>
        <w:p w:rsidR="00000000" w:rsidDel="00000000" w:rsidP="00000000" w:rsidRDefault="00000000" w:rsidRPr="00000000" w14:paraId="000001CC">
          <w:pPr>
            <w:numPr>
              <w:ilvl w:val="1"/>
              <w:numId w:val="2"/>
            </w:numPr>
            <w:ind w:left="502" w:hanging="360"/>
            <w:rPr>
              <w:ins w:author="Abinaya Saravanan" w:id="126" w:date="2026-09-23T05:17:17Z"/>
              <w:del w:author="Animefor Me" w:id="15" w:date="2026-09-29T09:36:34Z"/>
            </w:rPr>
            <w:pPrChange w:author="FATHIMA RAIHANA A S" w:id="0" w:date="2026-09-25T17:38:39Z">
              <w:pPr>
                <w:numPr>
                  <w:ilvl w:val="1"/>
                  <w:numId w:val="9"/>
                </w:numPr>
                <w:ind w:left="502" w:hanging="360"/>
              </w:pPr>
            </w:pPrChange>
          </w:pPr>
          <w:sdt>
            <w:sdtPr>
              <w:id w:val="1866700172"/>
              <w:tag w:val="goog_rdk_2254"/>
            </w:sdtPr>
            <w:sdtContent>
              <w:ins w:author="Abinaya Saravanan" w:id="126" w:date="2026-09-23T05:17:17Z">
                <w:sdt>
                  <w:sdtPr>
                    <w:id w:val="-145170291"/>
                    <w:tag w:val="goog_rdk_2255"/>
                  </w:sdtPr>
                  <w:sdtContent>
                    <w:del w:author="Animefor Me" w:id="15" w:date="2026-09-29T09:36:34Z"/>
                  </w:sdtContent>
                </w:sdt>
              </w:ins>
              <w:sdt>
                <w:sdtPr>
                  <w:id w:val="-904628350"/>
                  <w:tag w:val="goog_rdk_2256"/>
                </w:sdtPr>
                <w:sdtContent>
                  <w:ins w:author="Abinaya Saravanan" w:id="126"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6" w:date="2026-09-23T05:17:17Z">
                <w:del w:author="Animefor Me" w:id="15" w:date="2026-09-29T09:36:34Z"/>
              </w:ins>
            </w:sdtContent>
          </w:sdt>
        </w:p>
      </w:sdtContent>
    </w:sdt>
    <w:sdt>
      <w:sdtPr>
        <w:id w:val="-1099419756"/>
        <w:tag w:val="goog_rdk_2261"/>
      </w:sdtPr>
      <w:sdtContent>
        <w:p w:rsidR="00000000" w:rsidDel="00000000" w:rsidP="00000000" w:rsidRDefault="00000000" w:rsidRPr="00000000" w14:paraId="000001CD">
          <w:pPr>
            <w:numPr>
              <w:ilvl w:val="1"/>
              <w:numId w:val="2"/>
            </w:numPr>
            <w:ind w:left="502" w:hanging="360"/>
            <w:rPr>
              <w:ins w:author="Abinaya Saravanan" w:id="126" w:date="2026-09-23T05:17:17Z"/>
              <w:del w:author="Animefor Me" w:id="15" w:date="2026-09-29T09:36:34Z"/>
            </w:rPr>
            <w:pPrChange w:author="FATHIMA RAIHANA A S" w:id="0" w:date="2026-09-25T17:38:39Z">
              <w:pPr>
                <w:numPr>
                  <w:ilvl w:val="1"/>
                  <w:numId w:val="9"/>
                </w:numPr>
                <w:ind w:left="502" w:hanging="360"/>
              </w:pPr>
            </w:pPrChange>
          </w:pPr>
          <w:sdt>
            <w:sdtPr>
              <w:id w:val="-1688895591"/>
              <w:tag w:val="goog_rdk_2258"/>
            </w:sdtPr>
            <w:sdtContent>
              <w:ins w:author="Abinaya Saravanan" w:id="126" w:date="2026-09-23T05:17:17Z">
                <w:sdt>
                  <w:sdtPr>
                    <w:id w:val="42959131"/>
                    <w:tag w:val="goog_rdk_2259"/>
                  </w:sdtPr>
                  <w:sdtContent>
                    <w:del w:author="Animefor Me" w:id="15" w:date="2026-09-29T09:36:34Z"/>
                  </w:sdtContent>
                </w:sdt>
              </w:ins>
              <w:sdt>
                <w:sdtPr>
                  <w:id w:val="-1499099222"/>
                  <w:tag w:val="goog_rdk_2260"/>
                </w:sdtPr>
                <w:sdtContent>
                  <w:ins w:author="Abinaya Saravanan" w:id="126"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26" w:date="2026-09-23T05:17:17Z">
                <w:del w:author="Animefor Me" w:id="15" w:date="2026-09-29T09:36:34Z"/>
              </w:ins>
            </w:sdtContent>
          </w:sdt>
        </w:p>
      </w:sdtContent>
    </w:sdt>
    <w:sdt>
      <w:sdtPr>
        <w:id w:val="-1681491408"/>
        <w:tag w:val="goog_rdk_2265"/>
      </w:sdtPr>
      <w:sdtContent>
        <w:p w:rsidR="00000000" w:rsidDel="00000000" w:rsidP="00000000" w:rsidRDefault="00000000" w:rsidRPr="00000000" w14:paraId="000001CE">
          <w:pPr>
            <w:numPr>
              <w:ilvl w:val="1"/>
              <w:numId w:val="2"/>
            </w:numPr>
            <w:ind w:left="502" w:hanging="360"/>
            <w:rPr>
              <w:ins w:author="Abinaya Saravanan" w:id="126" w:date="2026-09-23T05:17:17Z"/>
              <w:del w:author="Animefor Me" w:id="15" w:date="2026-09-29T09:36:34Z"/>
            </w:rPr>
            <w:pPrChange w:author="FATHIMA RAIHANA A S" w:id="0" w:date="2026-09-25T17:38:39Z">
              <w:pPr>
                <w:numPr>
                  <w:ilvl w:val="1"/>
                  <w:numId w:val="9"/>
                </w:numPr>
                <w:ind w:left="502" w:hanging="360"/>
              </w:pPr>
            </w:pPrChange>
          </w:pPr>
          <w:sdt>
            <w:sdtPr>
              <w:id w:val="1988815187"/>
              <w:tag w:val="goog_rdk_2262"/>
            </w:sdtPr>
            <w:sdtContent>
              <w:ins w:author="Abinaya Saravanan" w:id="126" w:date="2026-09-23T05:17:17Z">
                <w:sdt>
                  <w:sdtPr>
                    <w:id w:val="-1052062659"/>
                    <w:tag w:val="goog_rdk_2263"/>
                  </w:sdtPr>
                  <w:sdtContent>
                    <w:del w:author="Animefor Me" w:id="15" w:date="2026-09-29T09:36:34Z"/>
                  </w:sdtContent>
                </w:sdt>
              </w:ins>
              <w:sdt>
                <w:sdtPr>
                  <w:id w:val="1989613209"/>
                  <w:tag w:val="goog_rdk_2264"/>
                </w:sdtPr>
                <w:sdtContent>
                  <w:ins w:author="Abinaya Saravanan" w:id="126"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26" w:date="2026-09-23T05:17:17Z">
                <w:del w:author="Animefor Me" w:id="15" w:date="2026-09-29T09:36:34Z"/>
              </w:ins>
            </w:sdtContent>
          </w:sdt>
        </w:p>
      </w:sdtContent>
    </w:sdt>
    <w:sdt>
      <w:sdtPr>
        <w:id w:val="195278566"/>
        <w:tag w:val="goog_rdk_2269"/>
      </w:sdtPr>
      <w:sdtContent>
        <w:p w:rsidR="00000000" w:rsidDel="00000000" w:rsidP="00000000" w:rsidRDefault="00000000" w:rsidRPr="00000000" w14:paraId="000001CF">
          <w:pPr>
            <w:numPr>
              <w:ilvl w:val="1"/>
              <w:numId w:val="2"/>
            </w:numPr>
            <w:ind w:left="502" w:hanging="360"/>
            <w:rPr>
              <w:ins w:author="Abinaya Saravanan" w:id="126" w:date="2026-09-23T05:17:17Z"/>
              <w:del w:author="Animefor Me" w:id="15" w:date="2026-09-29T09:36:34Z"/>
            </w:rPr>
            <w:pPrChange w:author="FATHIMA RAIHANA A S" w:id="0" w:date="2026-09-25T17:38:39Z">
              <w:pPr>
                <w:numPr>
                  <w:ilvl w:val="1"/>
                  <w:numId w:val="9"/>
                </w:numPr>
                <w:ind w:left="502" w:hanging="360"/>
              </w:pPr>
            </w:pPrChange>
          </w:pPr>
          <w:sdt>
            <w:sdtPr>
              <w:id w:val="903014027"/>
              <w:tag w:val="goog_rdk_2266"/>
            </w:sdtPr>
            <w:sdtContent>
              <w:ins w:author="Abinaya Saravanan" w:id="126" w:date="2026-09-23T05:17:17Z">
                <w:sdt>
                  <w:sdtPr>
                    <w:id w:val="1450293027"/>
                    <w:tag w:val="goog_rdk_2267"/>
                  </w:sdtPr>
                  <w:sdtContent>
                    <w:del w:author="Animefor Me" w:id="15" w:date="2026-09-29T09:36:34Z"/>
                  </w:sdtContent>
                </w:sdt>
              </w:ins>
              <w:sdt>
                <w:sdtPr>
                  <w:id w:val="1107042981"/>
                  <w:tag w:val="goog_rdk_2268"/>
                </w:sdtPr>
                <w:sdtContent>
                  <w:ins w:author="Abinaya Saravanan" w:id="126" w:date="2026-09-23T05:17:1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6" w:date="2026-09-23T05:17:17Z">
                <w:del w:author="Animefor Me" w:id="15" w:date="2026-09-29T09:36:34Z"/>
              </w:ins>
            </w:sdtContent>
          </w:sdt>
        </w:p>
      </w:sdtContent>
    </w:sdt>
    <w:sdt>
      <w:sdtPr>
        <w:id w:val="67248692"/>
        <w:tag w:val="goog_rdk_2275"/>
      </w:sdtPr>
      <w:sdtContent>
        <w:p w:rsidR="00000000" w:rsidDel="00000000" w:rsidP="00000000" w:rsidRDefault="00000000" w:rsidRPr="00000000" w14:paraId="000001D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73018242"/>
              <w:tag w:val="goog_rdk_2272"/>
            </w:sdtPr>
            <w:sdtContent>
              <w:ins w:author="Rossi Rossi" w:id="117" w:date="2026-09-22T06:56:59Z">
                <w:sdt>
                  <w:sdtPr>
                    <w:id w:val="1236429925"/>
                    <w:tag w:val="goog_rdk_2273"/>
                  </w:sdtPr>
                  <w:sdtContent>
                    <w:del w:author="Animefor Me" w:id="15" w:date="2026-09-29T09:36:34Z"/>
                  </w:sdtContent>
                </w:sdt>
              </w:ins>
              <w:sdt>
                <w:sdtPr>
                  <w:id w:val="-823047531"/>
                  <w:tag w:val="goog_rdk_227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30870006"/>
        <w:tag w:val="goog_rdk_2279"/>
      </w:sdtPr>
      <w:sdtContent>
        <w:p w:rsidR="00000000" w:rsidDel="00000000" w:rsidP="00000000" w:rsidRDefault="00000000" w:rsidRPr="00000000" w14:paraId="000001D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43151374"/>
              <w:tag w:val="goog_rdk_2276"/>
            </w:sdtPr>
            <w:sdtContent>
              <w:ins w:author="Rossi Rossi" w:id="117" w:date="2026-09-22T06:56:59Z">
                <w:sdt>
                  <w:sdtPr>
                    <w:id w:val="1642194103"/>
                    <w:tag w:val="goog_rdk_2277"/>
                  </w:sdtPr>
                  <w:sdtContent>
                    <w:del w:author="Animefor Me" w:id="15" w:date="2026-09-29T09:36:34Z"/>
                  </w:sdtContent>
                </w:sdt>
              </w:ins>
              <w:sdt>
                <w:sdtPr>
                  <w:id w:val="616385758"/>
                  <w:tag w:val="goog_rdk_227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Security and secret management</w:delText>
                      </w:r>
                    </w:del>
                  </w:ins>
                </w:sdtContent>
              </w:sdt>
              <w:ins w:author="Rossi Rossi" w:id="117" w:date="2026-09-22T06:56:59Z">
                <w:del w:author="Animefor Me" w:id="15" w:date="2026-09-29T09:36:34Z"/>
              </w:ins>
            </w:sdtContent>
          </w:sdt>
        </w:p>
      </w:sdtContent>
    </w:sdt>
    <w:sdt>
      <w:sdtPr>
        <w:id w:val="-572297006"/>
        <w:tag w:val="goog_rdk_2283"/>
      </w:sdtPr>
      <w:sdtContent>
        <w:p w:rsidR="00000000" w:rsidDel="00000000" w:rsidP="00000000" w:rsidRDefault="00000000" w:rsidRPr="00000000" w14:paraId="000001D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188414"/>
              <w:tag w:val="goog_rdk_2280"/>
            </w:sdtPr>
            <w:sdtContent>
              <w:ins w:author="Rossi Rossi" w:id="117" w:date="2026-09-22T06:56:59Z">
                <w:sdt>
                  <w:sdtPr>
                    <w:id w:val="-283817869"/>
                    <w:tag w:val="goog_rdk_2281"/>
                  </w:sdtPr>
                  <w:sdtContent>
                    <w:del w:author="Animefor Me" w:id="15" w:date="2026-09-29T09:36:34Z"/>
                  </w:sdtContent>
                </w:sdt>
              </w:ins>
              <w:sdt>
                <w:sdtPr>
                  <w:id w:val="-1013996510"/>
                  <w:tag w:val="goog_rdk_228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75207982"/>
        <w:tag w:val="goog_rdk_2287"/>
      </w:sdtPr>
      <w:sdtContent>
        <w:p w:rsidR="00000000" w:rsidDel="00000000" w:rsidP="00000000" w:rsidRDefault="00000000" w:rsidRPr="00000000" w14:paraId="000001D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70060871"/>
              <w:tag w:val="goog_rdk_2284"/>
            </w:sdtPr>
            <w:sdtContent>
              <w:ins w:author="Rossi Rossi" w:id="117" w:date="2026-09-22T06:56:59Z">
                <w:sdt>
                  <w:sdtPr>
                    <w:id w:val="-681845402"/>
                    <w:tag w:val="goog_rdk_2285"/>
                  </w:sdtPr>
                  <w:sdtContent>
                    <w:del w:author="Animefor Me" w:id="15" w:date="2026-09-29T09:36:34Z"/>
                  </w:sdtContent>
                </w:sdt>
              </w:ins>
              <w:sdt>
                <w:sdtPr>
                  <w:id w:val="-1504662418"/>
                  <w:tag w:val="goog_rdk_228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17" w:date="2026-09-22T06:56:59Z">
                <w:del w:author="Animefor Me" w:id="15" w:date="2026-09-29T09:36:34Z"/>
              </w:ins>
            </w:sdtContent>
          </w:sdt>
        </w:p>
      </w:sdtContent>
    </w:sdt>
    <w:sdt>
      <w:sdtPr>
        <w:id w:val="986280423"/>
        <w:tag w:val="goog_rdk_2291"/>
      </w:sdtPr>
      <w:sdtContent>
        <w:p w:rsidR="00000000" w:rsidDel="00000000" w:rsidP="00000000" w:rsidRDefault="00000000" w:rsidRPr="00000000" w14:paraId="000001D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68369362"/>
              <w:tag w:val="goog_rdk_2288"/>
            </w:sdtPr>
            <w:sdtContent>
              <w:ins w:author="Rossi Rossi" w:id="117" w:date="2026-09-22T06:56:59Z">
                <w:sdt>
                  <w:sdtPr>
                    <w:id w:val="1612555508"/>
                    <w:tag w:val="goog_rdk_2289"/>
                  </w:sdtPr>
                  <w:sdtContent>
                    <w:del w:author="Animefor Me" w:id="15" w:date="2026-09-29T09:36:34Z"/>
                  </w:sdtContent>
                </w:sdt>
              </w:ins>
              <w:sdt>
                <w:sdtPr>
                  <w:id w:val="-1627534352"/>
                  <w:tag w:val="goog_rdk_229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17" w:date="2026-09-22T06:56:59Z">
                <w:del w:author="Animefor Me" w:id="15" w:date="2026-09-29T09:36:34Z"/>
              </w:ins>
            </w:sdtContent>
          </w:sdt>
        </w:p>
      </w:sdtContent>
    </w:sdt>
    <w:sdt>
      <w:sdtPr>
        <w:id w:val="-835868190"/>
        <w:tag w:val="goog_rdk_2295"/>
      </w:sdtPr>
      <w:sdtContent>
        <w:p w:rsidR="00000000" w:rsidDel="00000000" w:rsidP="00000000" w:rsidRDefault="00000000" w:rsidRPr="00000000" w14:paraId="000001D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25795962"/>
              <w:tag w:val="goog_rdk_2292"/>
            </w:sdtPr>
            <w:sdtContent>
              <w:ins w:author="Rossi Rossi" w:id="117" w:date="2026-09-22T06:56:59Z">
                <w:sdt>
                  <w:sdtPr>
                    <w:id w:val="-451202911"/>
                    <w:tag w:val="goog_rdk_2293"/>
                  </w:sdtPr>
                  <w:sdtContent>
                    <w:del w:author="Animefor Me" w:id="15" w:date="2026-09-29T09:36:34Z"/>
                  </w:sdtContent>
                </w:sdt>
              </w:ins>
              <w:sdt>
                <w:sdtPr>
                  <w:id w:val="-1269040179"/>
                  <w:tag w:val="goog_rdk_229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resources.</w:delText>
                      </w:r>
                    </w:del>
                  </w:ins>
                </w:sdtContent>
              </w:sdt>
              <w:ins w:author="Rossi Rossi" w:id="117" w:date="2026-09-22T06:56:59Z">
                <w:del w:author="Animefor Me" w:id="15" w:date="2026-09-29T09:36:34Z"/>
              </w:ins>
            </w:sdtContent>
          </w:sdt>
        </w:p>
      </w:sdtContent>
    </w:sdt>
    <w:sdt>
      <w:sdtPr>
        <w:id w:val="1287122712"/>
        <w:tag w:val="goog_rdk_2299"/>
      </w:sdtPr>
      <w:sdtContent>
        <w:p w:rsidR="00000000" w:rsidDel="00000000" w:rsidP="00000000" w:rsidRDefault="00000000" w:rsidRPr="00000000" w14:paraId="000001D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928817"/>
              <w:tag w:val="goog_rdk_2296"/>
            </w:sdtPr>
            <w:sdtContent>
              <w:ins w:author="Rossi Rossi" w:id="117" w:date="2026-09-22T06:56:59Z">
                <w:sdt>
                  <w:sdtPr>
                    <w:id w:val="-1459559140"/>
                    <w:tag w:val="goog_rdk_2297"/>
                  </w:sdtPr>
                  <w:sdtContent>
                    <w:del w:author="Animefor Me" w:id="15" w:date="2026-09-29T09:36:34Z"/>
                  </w:sdtContent>
                </w:sdt>
              </w:ins>
              <w:sdt>
                <w:sdtPr>
                  <w:id w:val="-679093077"/>
                  <w:tag w:val="goog_rdk_229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112546868"/>
        <w:tag w:val="goog_rdk_2303"/>
      </w:sdtPr>
      <w:sdtContent>
        <w:p w:rsidR="00000000" w:rsidDel="00000000" w:rsidP="00000000" w:rsidRDefault="00000000" w:rsidRPr="00000000" w14:paraId="000001D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20433589"/>
              <w:tag w:val="goog_rdk_2300"/>
            </w:sdtPr>
            <w:sdtContent>
              <w:ins w:author="Rossi Rossi" w:id="117" w:date="2026-09-22T06:56:59Z">
                <w:sdt>
                  <w:sdtPr>
                    <w:id w:val="-463029397"/>
                    <w:tag w:val="goog_rdk_2301"/>
                  </w:sdtPr>
                  <w:sdtContent>
                    <w:del w:author="Animefor Me" w:id="15" w:date="2026-09-29T09:36:34Z"/>
                  </w:sdtContent>
                </w:sdt>
              </w:ins>
              <w:sdt>
                <w:sdtPr>
                  <w:id w:val="148062027"/>
                  <w:tag w:val="goog_rdk_230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Critical security rules</w:delText>
                      </w:r>
                    </w:del>
                  </w:ins>
                </w:sdtContent>
              </w:sdt>
              <w:ins w:author="Rossi Rossi" w:id="117" w:date="2026-09-22T06:56:59Z">
                <w:del w:author="Animefor Me" w:id="15" w:date="2026-09-29T09:36:34Z"/>
              </w:ins>
            </w:sdtContent>
          </w:sdt>
        </w:p>
      </w:sdtContent>
    </w:sdt>
    <w:sdt>
      <w:sdtPr>
        <w:id w:val="-202861092"/>
        <w:tag w:val="goog_rdk_2307"/>
      </w:sdtPr>
      <w:sdtContent>
        <w:p w:rsidR="00000000" w:rsidDel="00000000" w:rsidP="00000000" w:rsidRDefault="00000000" w:rsidRPr="00000000" w14:paraId="000001D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79433282"/>
              <w:tag w:val="goog_rdk_2304"/>
            </w:sdtPr>
            <w:sdtContent>
              <w:ins w:author="Rossi Rossi" w:id="117" w:date="2026-09-22T06:56:59Z">
                <w:sdt>
                  <w:sdtPr>
                    <w:id w:val="445106170"/>
                    <w:tag w:val="goog_rdk_2305"/>
                  </w:sdtPr>
                  <w:sdtContent>
                    <w:del w:author="Animefor Me" w:id="15" w:date="2026-09-29T09:36:34Z"/>
                  </w:sdtContent>
                </w:sdt>
              </w:ins>
              <w:sdt>
                <w:sdtPr>
                  <w:id w:val="1525961643"/>
                  <w:tag w:val="goog_rdk_230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8387287"/>
        <w:tag w:val="goog_rdk_2311"/>
      </w:sdtPr>
      <w:sdtContent>
        <w:p w:rsidR="00000000" w:rsidDel="00000000" w:rsidP="00000000" w:rsidRDefault="00000000" w:rsidRPr="00000000" w14:paraId="000001D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81652794"/>
              <w:tag w:val="goog_rdk_2308"/>
            </w:sdtPr>
            <w:sdtContent>
              <w:ins w:author="Rossi Rossi" w:id="117" w:date="2026-09-22T06:56:59Z">
                <w:sdt>
                  <w:sdtPr>
                    <w:id w:val="-421848955"/>
                    <w:tag w:val="goog_rdk_2309"/>
                  </w:sdtPr>
                  <w:sdtContent>
                    <w:del w:author="Animefor Me" w:id="15" w:date="2026-09-29T09:36:34Z"/>
                  </w:sdtContent>
                </w:sdt>
              </w:ins>
              <w:sdt>
                <w:sdtPr>
                  <w:id w:val="-272441344"/>
                  <w:tag w:val="goog_rdk_231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17" w:date="2026-09-22T06:56:59Z">
                <w:del w:author="Animefor Me" w:id="15" w:date="2026-09-29T09:36:34Z"/>
              </w:ins>
            </w:sdtContent>
          </w:sdt>
        </w:p>
      </w:sdtContent>
    </w:sdt>
    <w:sdt>
      <w:sdtPr>
        <w:id w:val="-1517424416"/>
        <w:tag w:val="goog_rdk_2315"/>
      </w:sdtPr>
      <w:sdtContent>
        <w:p w:rsidR="00000000" w:rsidDel="00000000" w:rsidP="00000000" w:rsidRDefault="00000000" w:rsidRPr="00000000" w14:paraId="000001D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21585262"/>
              <w:tag w:val="goog_rdk_2312"/>
            </w:sdtPr>
            <w:sdtContent>
              <w:ins w:author="Rossi Rossi" w:id="117" w:date="2026-09-22T06:56:59Z">
                <w:sdt>
                  <w:sdtPr>
                    <w:id w:val="1883353232"/>
                    <w:tag w:val="goog_rdk_2313"/>
                  </w:sdtPr>
                  <w:sdtContent>
                    <w:del w:author="Animefor Me" w:id="15" w:date="2026-09-29T09:36:34Z"/>
                  </w:sdtContent>
                </w:sdt>
              </w:ins>
              <w:sdt>
                <w:sdtPr>
                  <w:id w:val="-897566619"/>
                  <w:tag w:val="goog_rdk_231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17" w:date="2026-09-22T06:56:59Z">
                <w:del w:author="Animefor Me" w:id="15" w:date="2026-09-29T09:36:34Z"/>
              </w:ins>
            </w:sdtContent>
          </w:sdt>
        </w:p>
      </w:sdtContent>
    </w:sdt>
    <w:sdt>
      <w:sdtPr>
        <w:id w:val="-67567320"/>
        <w:tag w:val="goog_rdk_2321"/>
      </w:sdtPr>
      <w:sdtContent>
        <w:p w:rsidR="00000000" w:rsidDel="00000000" w:rsidP="00000000" w:rsidRDefault="00000000" w:rsidRPr="00000000" w14:paraId="000001DB">
          <w:pPr>
            <w:numPr>
              <w:ilvl w:val="1"/>
              <w:numId w:val="2"/>
            </w:numPr>
            <w:ind w:left="502" w:hanging="360"/>
            <w:rPr>
              <w:ins w:author="Abinaya Saravanan" w:id="127" w:date="2026-09-23T05:18:41Z"/>
              <w:del w:author="Animefor Me" w:id="15" w:date="2026-09-29T09:36:34Z"/>
            </w:rPr>
            <w:pPrChange w:author="FATHIMA RAIHANA A S" w:id="0" w:date="2026-09-25T17:38:39Z">
              <w:pPr>
                <w:numPr>
                  <w:ilvl w:val="1"/>
                  <w:numId w:val="9"/>
                </w:numPr>
                <w:ind w:left="502" w:hanging="360"/>
              </w:pPr>
            </w:pPrChange>
          </w:pPr>
          <w:sdt>
            <w:sdtPr>
              <w:id w:val="-1858676482"/>
              <w:tag w:val="goog_rdk_2318"/>
            </w:sdtPr>
            <w:sdtContent>
              <w:ins w:author="Abinaya Saravanan" w:id="127" w:date="2026-09-23T05:18:41Z">
                <w:sdt>
                  <w:sdtPr>
                    <w:id w:val="223306215"/>
                    <w:tag w:val="goog_rdk_2319"/>
                  </w:sdtPr>
                  <w:sdtContent>
                    <w:del w:author="Animefor Me" w:id="15" w:date="2026-09-29T09:36:34Z"/>
                  </w:sdtContent>
                </w:sdt>
              </w:ins>
              <w:sdt>
                <w:sdtPr>
                  <w:id w:val="-1519279603"/>
                  <w:tag w:val="goog_rdk_2320"/>
                </w:sdtPr>
                <w:sdtContent>
                  <w:ins w:author="Abinaya Saravanan" w:id="127"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7" w:date="2026-09-23T05:18:41Z">
                <w:del w:author="Animefor Me" w:id="15" w:date="2026-09-29T09:36:34Z"/>
              </w:ins>
            </w:sdtContent>
          </w:sdt>
        </w:p>
      </w:sdtContent>
    </w:sdt>
    <w:sdt>
      <w:sdtPr>
        <w:id w:val="-1861753499"/>
        <w:tag w:val="goog_rdk_2325"/>
      </w:sdtPr>
      <w:sdtContent>
        <w:p w:rsidR="00000000" w:rsidDel="00000000" w:rsidP="00000000" w:rsidRDefault="00000000" w:rsidRPr="00000000" w14:paraId="000001DC">
          <w:pPr>
            <w:numPr>
              <w:ilvl w:val="1"/>
              <w:numId w:val="2"/>
            </w:numPr>
            <w:ind w:left="502" w:hanging="360"/>
            <w:rPr>
              <w:ins w:author="Abinaya Saravanan" w:id="127" w:date="2026-09-23T05:18:41Z"/>
              <w:del w:author="Animefor Me" w:id="15" w:date="2026-09-29T09:36:34Z"/>
            </w:rPr>
            <w:pPrChange w:author="FATHIMA RAIHANA A S" w:id="0" w:date="2026-09-25T17:38:39Z">
              <w:pPr>
                <w:numPr>
                  <w:ilvl w:val="1"/>
                  <w:numId w:val="9"/>
                </w:numPr>
                <w:ind w:left="502" w:hanging="360"/>
              </w:pPr>
            </w:pPrChange>
          </w:pPr>
          <w:sdt>
            <w:sdtPr>
              <w:id w:val="1761792461"/>
              <w:tag w:val="goog_rdk_2322"/>
            </w:sdtPr>
            <w:sdtContent>
              <w:ins w:author="Abinaya Saravanan" w:id="127" w:date="2026-09-23T05:18:41Z">
                <w:sdt>
                  <w:sdtPr>
                    <w:id w:val="2051802311"/>
                    <w:tag w:val="goog_rdk_2323"/>
                  </w:sdtPr>
                  <w:sdtContent>
                    <w:del w:author="Animefor Me" w:id="15" w:date="2026-09-29T09:36:34Z"/>
                  </w:sdtContent>
                </w:sdt>
              </w:ins>
              <w:sdt>
                <w:sdtPr>
                  <w:id w:val="1715764142"/>
                  <w:tag w:val="goog_rdk_2324"/>
                </w:sdtPr>
                <w:sdtContent>
                  <w:ins w:author="Abinaya Saravanan" w:id="127"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"models/gemini-1.5-flash",</w:delText>
                      </w:r>
                    </w:del>
                  </w:ins>
                </w:sdtContent>
              </w:sdt>
              <w:ins w:author="Abinaya Saravanan" w:id="127" w:date="2026-09-23T05:18:41Z">
                <w:del w:author="Animefor Me" w:id="15" w:date="2026-09-29T09:36:34Z"/>
              </w:ins>
            </w:sdtContent>
          </w:sdt>
        </w:p>
      </w:sdtContent>
    </w:sdt>
    <w:sdt>
      <w:sdtPr>
        <w:id w:val="-1302428861"/>
        <w:tag w:val="goog_rdk_2329"/>
      </w:sdtPr>
      <w:sdtContent>
        <w:p w:rsidR="00000000" w:rsidDel="00000000" w:rsidP="00000000" w:rsidRDefault="00000000" w:rsidRPr="00000000" w14:paraId="000001DD">
          <w:pPr>
            <w:numPr>
              <w:ilvl w:val="1"/>
              <w:numId w:val="2"/>
            </w:numPr>
            <w:ind w:left="502" w:hanging="360"/>
            <w:rPr>
              <w:ins w:author="Abinaya Saravanan" w:id="127" w:date="2026-09-23T05:18:41Z"/>
              <w:del w:author="Animefor Me" w:id="15" w:date="2026-09-29T09:36:34Z"/>
            </w:rPr>
            <w:pPrChange w:author="FATHIMA RAIHANA A S" w:id="0" w:date="2026-09-25T17:38:39Z">
              <w:pPr>
                <w:numPr>
                  <w:ilvl w:val="1"/>
                  <w:numId w:val="9"/>
                </w:numPr>
                <w:ind w:left="502" w:hanging="360"/>
              </w:pPr>
            </w:pPrChange>
          </w:pPr>
          <w:sdt>
            <w:sdtPr>
              <w:id w:val="-2124647108"/>
              <w:tag w:val="goog_rdk_2326"/>
            </w:sdtPr>
            <w:sdtContent>
              <w:ins w:author="Abinaya Saravanan" w:id="127" w:date="2026-09-23T05:18:41Z">
                <w:sdt>
                  <w:sdtPr>
                    <w:id w:val="74747213"/>
                    <w:tag w:val="goog_rdk_2327"/>
                  </w:sdtPr>
                  <w:sdtContent>
                    <w:del w:author="Animefor Me" w:id="15" w:date="2026-09-29T09:36:34Z"/>
                  </w:sdtContent>
                </w:sdt>
              </w:ins>
              <w:sdt>
                <w:sdtPr>
                  <w:id w:val="-682319276"/>
                  <w:tag w:val="goog_rdk_2328"/>
                </w:sdtPr>
                <w:sdtContent>
                  <w:ins w:author="Abinaya Saravanan" w:id="127"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Abinaya Saravanan" w:id="127" w:date="2026-09-23T05:18:41Z">
                <w:del w:author="Animefor Me" w:id="15" w:date="2026-09-29T09:36:34Z"/>
              </w:ins>
            </w:sdtContent>
          </w:sdt>
        </w:p>
      </w:sdtContent>
    </w:sdt>
    <w:sdt>
      <w:sdtPr>
        <w:id w:val="1406283478"/>
        <w:tag w:val="goog_rdk_2333"/>
      </w:sdtPr>
      <w:sdtContent>
        <w:p w:rsidR="00000000" w:rsidDel="00000000" w:rsidP="00000000" w:rsidRDefault="00000000" w:rsidRPr="00000000" w14:paraId="000001DE">
          <w:pPr>
            <w:numPr>
              <w:ilvl w:val="1"/>
              <w:numId w:val="2"/>
            </w:numPr>
            <w:ind w:left="502" w:hanging="360"/>
            <w:rPr>
              <w:ins w:author="Abinaya Saravanan" w:id="127" w:date="2026-09-23T05:18:41Z"/>
              <w:del w:author="Animefor Me" w:id="15" w:date="2026-09-29T09:36:34Z"/>
            </w:rPr>
            <w:pPrChange w:author="FATHIMA RAIHANA A S" w:id="0" w:date="2026-09-25T17:38:39Z">
              <w:pPr>
                <w:numPr>
                  <w:ilvl w:val="1"/>
                  <w:numId w:val="9"/>
                </w:numPr>
                <w:ind w:left="502" w:hanging="360"/>
              </w:pPr>
            </w:pPrChange>
          </w:pPr>
          <w:sdt>
            <w:sdtPr>
              <w:id w:val="-1889211745"/>
              <w:tag w:val="goog_rdk_2330"/>
            </w:sdtPr>
            <w:sdtContent>
              <w:ins w:author="Abinaya Saravanan" w:id="127" w:date="2026-09-23T05:18:41Z">
                <w:sdt>
                  <w:sdtPr>
                    <w:id w:val="1165721346"/>
                    <w:tag w:val="goog_rdk_2331"/>
                  </w:sdtPr>
                  <w:sdtContent>
                    <w:del w:author="Animefor Me" w:id="15" w:date="2026-09-29T09:36:34Z"/>
                  </w:sdtContent>
                </w:sdt>
              </w:ins>
              <w:sdt>
                <w:sdtPr>
                  <w:id w:val="-1007167194"/>
                  <w:tag w:val="goog_rdk_2332"/>
                </w:sdtPr>
                <w:sdtContent>
                  <w:ins w:author="Abinaya Saravanan" w:id="127" w:date="2026-09-23T05:18:41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Abinaya Saravanan" w:id="127" w:date="2026-09-23T05:18:41Z">
                <w:del w:author="Animefor Me" w:id="15" w:date="2026-09-29T09:36:34Z"/>
              </w:ins>
            </w:sdtContent>
          </w:sdt>
        </w:p>
      </w:sdtContent>
    </w:sdt>
    <w:sdt>
      <w:sdtPr>
        <w:id w:val="-1134444981"/>
        <w:tag w:val="goog_rdk_2339"/>
      </w:sdtPr>
      <w:sdtContent>
        <w:p w:rsidR="00000000" w:rsidDel="00000000" w:rsidP="00000000" w:rsidRDefault="00000000" w:rsidRPr="00000000" w14:paraId="000001D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3238187"/>
              <w:tag w:val="goog_rdk_2336"/>
            </w:sdtPr>
            <w:sdtContent>
              <w:ins w:author="Rossi Rossi" w:id="117" w:date="2026-09-22T06:56:59Z">
                <w:sdt>
                  <w:sdtPr>
                    <w:id w:val="1526526100"/>
                    <w:tag w:val="goog_rdk_2337"/>
                  </w:sdtPr>
                  <w:sdtContent>
                    <w:del w:author="Animefor Me" w:id="15" w:date="2026-09-29T09:36:34Z"/>
                  </w:sdtContent>
                </w:sdt>
              </w:ins>
              <w:sdt>
                <w:sdtPr>
                  <w:id w:val="1079592604"/>
                  <w:tag w:val="goog_rdk_233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80515373"/>
        <w:tag w:val="goog_rdk_2343"/>
      </w:sdtPr>
      <w:sdtContent>
        <w:p w:rsidR="00000000" w:rsidDel="00000000" w:rsidP="00000000" w:rsidRDefault="00000000" w:rsidRPr="00000000" w14:paraId="000001E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61666941"/>
              <w:tag w:val="goog_rdk_2340"/>
            </w:sdtPr>
            <w:sdtContent>
              <w:ins w:author="Rossi Rossi" w:id="117" w:date="2026-09-22T06:56:59Z">
                <w:sdt>
                  <w:sdtPr>
                    <w:id w:val="1993136284"/>
                    <w:tag w:val="goog_rdk_2341"/>
                  </w:sdtPr>
                  <w:sdtContent>
                    <w:del w:author="Animefor Me" w:id="15" w:date="2026-09-29T09:36:34Z"/>
                  </w:sdtContent>
                </w:sdt>
              </w:ins>
              <w:sdt>
                <w:sdtPr>
                  <w:id w:val="1253936251"/>
                  <w:tag w:val="goog_rdk_234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17" w:date="2026-09-22T06:56:59Z">
                <w:del w:author="Animefor Me" w:id="15" w:date="2026-09-29T09:36:34Z"/>
              </w:ins>
            </w:sdtContent>
          </w:sdt>
        </w:p>
      </w:sdtContent>
    </w:sdt>
    <w:sdt>
      <w:sdtPr>
        <w:id w:val="-641160996"/>
        <w:tag w:val="goog_rdk_2347"/>
      </w:sdtPr>
      <w:sdtContent>
        <w:p w:rsidR="00000000" w:rsidDel="00000000" w:rsidP="00000000" w:rsidRDefault="00000000" w:rsidRPr="00000000" w14:paraId="000001E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99754378"/>
              <w:tag w:val="goog_rdk_2344"/>
            </w:sdtPr>
            <w:sdtContent>
              <w:ins w:author="Rossi Rossi" w:id="117" w:date="2026-09-22T06:56:59Z">
                <w:sdt>
                  <w:sdtPr>
                    <w:id w:val="-987415972"/>
                    <w:tag w:val="goog_rdk_2345"/>
                  </w:sdtPr>
                  <w:sdtContent>
                    <w:del w:author="Animefor Me" w:id="15" w:date="2026-09-29T09:36:34Z"/>
                  </w:sdtContent>
                </w:sdt>
              </w:ins>
              <w:sdt>
                <w:sdtPr>
                  <w:id w:val="617801822"/>
                  <w:tag w:val="goog_rdk_234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59988695"/>
        <w:tag w:val="goog_rdk_2351"/>
      </w:sdtPr>
      <w:sdtContent>
        <w:p w:rsidR="00000000" w:rsidDel="00000000" w:rsidP="00000000" w:rsidRDefault="00000000" w:rsidRPr="00000000" w14:paraId="000001E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07912629"/>
              <w:tag w:val="goog_rdk_2348"/>
            </w:sdtPr>
            <w:sdtContent>
              <w:ins w:author="Rossi Rossi" w:id="117" w:date="2026-09-22T06:56:59Z">
                <w:sdt>
                  <w:sdtPr>
                    <w:id w:val="-429172366"/>
                    <w:tag w:val="goog_rdk_2349"/>
                  </w:sdtPr>
                  <w:sdtContent>
                    <w:del w:author="Animefor Me" w:id="15" w:date="2026-09-29T09:36:34Z"/>
                  </w:sdtContent>
                </w:sdt>
              </w:ins>
              <w:sdt>
                <w:sdtPr>
                  <w:id w:val="-294965232"/>
                  <w:tag w:val="goog_rdk_23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17" w:date="2026-09-22T06:56:59Z">
                <w:del w:author="Animefor Me" w:id="15" w:date="2026-09-29T09:36:34Z"/>
              </w:ins>
            </w:sdtContent>
          </w:sdt>
        </w:p>
      </w:sdtContent>
    </w:sdt>
    <w:sdt>
      <w:sdtPr>
        <w:id w:val="-87389452"/>
        <w:tag w:val="goog_rdk_2355"/>
      </w:sdtPr>
      <w:sdtContent>
        <w:p w:rsidR="00000000" w:rsidDel="00000000" w:rsidP="00000000" w:rsidRDefault="00000000" w:rsidRPr="00000000" w14:paraId="000001E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22955837"/>
              <w:tag w:val="goog_rdk_2352"/>
            </w:sdtPr>
            <w:sdtContent>
              <w:ins w:author="Rossi Rossi" w:id="117" w:date="2026-09-22T06:56:59Z">
                <w:sdt>
                  <w:sdtPr>
                    <w:id w:val="-797394197"/>
                    <w:tag w:val="goog_rdk_2353"/>
                  </w:sdtPr>
                  <w:sdtContent>
                    <w:del w:author="Animefor Me" w:id="15" w:date="2026-09-29T09:36:34Z"/>
                  </w:sdtContent>
                </w:sdt>
              </w:ins>
              <w:sdt>
                <w:sdtPr>
                  <w:id w:val="1433177596"/>
                  <w:tag w:val="goog_rdk_235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17" w:date="2026-09-22T06:56:59Z">
                <w:del w:author="Animefor Me" w:id="15" w:date="2026-09-29T09:36:34Z"/>
              </w:ins>
            </w:sdtContent>
          </w:sdt>
        </w:p>
      </w:sdtContent>
    </w:sdt>
    <w:sdt>
      <w:sdtPr>
        <w:id w:val="-1931162347"/>
        <w:tag w:val="goog_rdk_2362"/>
      </w:sdtPr>
      <w:sdtContent>
        <w:p w:rsidR="00000000" w:rsidDel="00000000" w:rsidP="00000000" w:rsidRDefault="00000000" w:rsidRPr="00000000" w14:paraId="000001E4">
          <w:pPr>
            <w:numPr>
              <w:ilvl w:val="1"/>
              <w:numId w:val="2"/>
            </w:numPr>
            <w:ind w:left="502" w:hanging="360"/>
            <w:rPr>
              <w:ins w:author="Anonymous" w:id="128" w:date="2026-09-24T05:05:45Z"/>
              <w:del w:author="Animefor Me" w:id="15" w:date="2026-09-29T09:36:34Z"/>
            </w:rPr>
            <w:pPrChange w:author="FATHIMA RAIHANA A S" w:id="0" w:date="2026-09-25T17:38:39Z">
              <w:pPr>
                <w:numPr>
                  <w:ilvl w:val="1"/>
                  <w:numId w:val="9"/>
                </w:numPr>
                <w:ind w:left="502" w:hanging="360"/>
              </w:pPr>
            </w:pPrChange>
          </w:pPr>
          <w:sdt>
            <w:sdtPr>
              <w:id w:val="782794853"/>
              <w:tag w:val="goog_rdk_2356"/>
            </w:sdtPr>
            <w:sdtContent>
              <w:ins w:author="Rossi Rossi" w:id="117" w:date="2026-09-22T06:56:59Z">
                <w:sdt>
                  <w:sdtPr>
                    <w:id w:val="1396619787"/>
                    <w:tag w:val="goog_rdk_2357"/>
                  </w:sdtPr>
                  <w:sdtContent>
                    <w:del w:author="Animefor Me" w:id="15" w:date="2026-09-29T09:36:34Z"/>
                  </w:sdtContent>
                </w:sdt>
              </w:ins>
              <w:sdt>
                <w:sdtPr>
                  <w:id w:val="691719362"/>
                  <w:tag w:val="goog_rdk_235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**Billing alerts**: Set up billing alerts in the Google Cloud Console to notify you if usage or costs </w:delText>
                      </w:r>
                    </w:del>
                  </w:ins>
                </w:sdtContent>
              </w:sdt>
              <w:ins w:author="Rossi Rossi" w:id="117" w:date="2026-09-22T06:56:59Z">
                <w:del w:author="Animefor Me" w:id="15" w:date="2026-09-29T09:36:34Z"/>
              </w:ins>
            </w:sdtContent>
          </w:sdt>
          <w:sdt>
            <w:sdtPr>
              <w:id w:val="2115394254"/>
              <w:tag w:val="goog_rdk_2359"/>
            </w:sdtPr>
            <w:sdtContent>
              <w:ins w:author="Anonymous" w:id="128" w:date="2026-09-24T05:05:45Z">
                <w:sdt>
                  <w:sdtPr>
                    <w:id w:val="-2119974830"/>
                    <w:tag w:val="goog_rdk_2360"/>
                  </w:sdtPr>
                  <w:sdtContent>
                    <w:del w:author="Animefor Me" w:id="15" w:date="2026-09-29T09:36:34Z"/>
                  </w:sdtContent>
                </w:sdt>
              </w:ins>
              <w:sdt>
                <w:sdtPr>
                  <w:id w:val="-1636335918"/>
                  <w:tag w:val="goog_rdk_2361"/>
                </w:sdtPr>
                <w:sdtContent>
                  <w:ins w:author="Anonymous" w:id="128" w:date="2026-09-24T05:05:45Z">
                    <w:del w:author="Animefor Me" w:id="15" w:date="2026-09-29T09:36:34Z">
                      <w:r w:rsidDel="00000000" w:rsidR="00000000" w:rsidRPr="00000000">
                        <w:rPr>
                          <w:rtl w:val="0"/>
                        </w:rPr>
                      </w:r>
                    </w:del>
                  </w:ins>
                </w:sdtContent>
              </w:sdt>
              <w:ins w:author="Anonymous" w:id="128" w:date="2026-09-24T05:05:45Z">
                <w:del w:author="Animefor Me" w:id="15" w:date="2026-09-29T09:36:34Z"/>
              </w:ins>
            </w:sdtContent>
          </w:sdt>
        </w:p>
      </w:sdtContent>
    </w:sdt>
    <w:sdt>
      <w:sdtPr>
        <w:id w:val="1433373660"/>
        <w:tag w:val="goog_rdk_2368"/>
      </w:sdtPr>
      <w:sdtContent>
        <w:p w:rsidR="00000000" w:rsidDel="00000000" w:rsidP="00000000" w:rsidRDefault="00000000" w:rsidRPr="00000000" w14:paraId="000001E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85705053"/>
              <w:tag w:val="goog_rdk_2365"/>
            </w:sdtPr>
            <w:sdtContent>
              <w:ins w:author="Rossi Rossi" w:id="117" w:date="2026-09-22T06:56:59Z">
                <w:sdt>
                  <w:sdtPr>
                    <w:id w:val="1017879893"/>
                    <w:tag w:val="goog_rdk_2366"/>
                  </w:sdtPr>
                  <w:sdtContent>
                    <w:del w:author="Animefor Me" w:id="15" w:date="2026-09-29T09:36:34Z"/>
                  </w:sdtContent>
                </w:sdt>
              </w:ins>
              <w:sdt>
                <w:sdtPr>
                  <w:id w:val="-398676726"/>
                  <w:tag w:val="goog_rdk_236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spike.</w:delText>
                      </w:r>
                    </w:del>
                  </w:ins>
                </w:sdtContent>
              </w:sdt>
              <w:ins w:author="Rossi Rossi" w:id="117" w:date="2026-09-22T06:56:59Z">
                <w:del w:author="Animefor Me" w:id="15" w:date="2026-09-29T09:36:34Z"/>
              </w:ins>
            </w:sdtContent>
          </w:sdt>
        </w:p>
      </w:sdtContent>
    </w:sdt>
    <w:sdt>
      <w:sdtPr>
        <w:id w:val="292433613"/>
        <w:tag w:val="goog_rdk_2372"/>
      </w:sdtPr>
      <w:sdtContent>
        <w:p w:rsidR="00000000" w:rsidDel="00000000" w:rsidP="00000000" w:rsidRDefault="00000000" w:rsidRPr="00000000" w14:paraId="000001E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31042409"/>
              <w:tag w:val="goog_rdk_2369"/>
            </w:sdtPr>
            <w:sdtContent>
              <w:ins w:author="Rossi Rossi" w:id="117" w:date="2026-09-22T06:56:59Z">
                <w:sdt>
                  <w:sdtPr>
                    <w:id w:val="-994000393"/>
                    <w:tag w:val="goog_rdk_2370"/>
                  </w:sdtPr>
                  <w:sdtContent>
                    <w:del w:author="Animefor Me" w:id="15" w:date="2026-09-29T09:36:34Z"/>
                  </w:sdtContent>
                </w:sdt>
              </w:ins>
              <w:sdt>
                <w:sdtPr>
                  <w:id w:val="-1709558061"/>
                  <w:tag w:val="goog_rdk_237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48385582"/>
        <w:tag w:val="goog_rdk_2376"/>
      </w:sdtPr>
      <w:sdtContent>
        <w:p w:rsidR="00000000" w:rsidDel="00000000" w:rsidP="00000000" w:rsidRDefault="00000000" w:rsidRPr="00000000" w14:paraId="000001E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87183755"/>
              <w:tag w:val="goog_rdk_2373"/>
            </w:sdtPr>
            <w:sdtContent>
              <w:ins w:author="Rossi Rossi" w:id="117" w:date="2026-09-22T06:56:59Z">
                <w:sdt>
                  <w:sdtPr>
                    <w:id w:val="-707912150"/>
                    <w:tag w:val="goog_rdk_2374"/>
                  </w:sdtPr>
                  <w:sdtContent>
                    <w:del w:author="Animefor Me" w:id="15" w:date="2026-09-29T09:36:34Z"/>
                  </w:sdtContent>
                </w:sdt>
              </w:ins>
              <w:sdt>
                <w:sdtPr>
                  <w:id w:val="990795115"/>
                  <w:tag w:val="goog_rdk_237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Leak response checklist</w:delText>
                      </w:r>
                    </w:del>
                  </w:ins>
                </w:sdtContent>
              </w:sdt>
              <w:ins w:author="Rossi Rossi" w:id="117" w:date="2026-09-22T06:56:59Z">
                <w:del w:author="Animefor Me" w:id="15" w:date="2026-09-29T09:36:34Z"/>
              </w:ins>
            </w:sdtContent>
          </w:sdt>
        </w:p>
      </w:sdtContent>
    </w:sdt>
    <w:sdt>
      <w:sdtPr>
        <w:id w:val="-417276761"/>
        <w:tag w:val="goog_rdk_2380"/>
      </w:sdtPr>
      <w:sdtContent>
        <w:p w:rsidR="00000000" w:rsidDel="00000000" w:rsidP="00000000" w:rsidRDefault="00000000" w:rsidRPr="00000000" w14:paraId="000001E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29712916"/>
              <w:tag w:val="goog_rdk_2377"/>
            </w:sdtPr>
            <w:sdtContent>
              <w:ins w:author="Rossi Rossi" w:id="117" w:date="2026-09-22T06:56:59Z">
                <w:sdt>
                  <w:sdtPr>
                    <w:id w:val="56234127"/>
                    <w:tag w:val="goog_rdk_2378"/>
                  </w:sdtPr>
                  <w:sdtContent>
                    <w:del w:author="Animefor Me" w:id="15" w:date="2026-09-29T09:36:34Z"/>
                  </w:sdtContent>
                </w:sdt>
              </w:ins>
              <w:sdt>
                <w:sdtPr>
                  <w:id w:val="-502956647"/>
                  <w:tag w:val="goog_rdk_237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9531027"/>
        <w:tag w:val="goog_rdk_2384"/>
      </w:sdtPr>
      <w:sdtContent>
        <w:p w:rsidR="00000000" w:rsidDel="00000000" w:rsidP="00000000" w:rsidRDefault="00000000" w:rsidRPr="00000000" w14:paraId="000001E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38472541"/>
              <w:tag w:val="goog_rdk_2381"/>
            </w:sdtPr>
            <w:sdtContent>
              <w:ins w:author="Rossi Rossi" w:id="117" w:date="2026-09-22T06:56:59Z">
                <w:sdt>
                  <w:sdtPr>
                    <w:id w:val="-1403501271"/>
                    <w:tag w:val="goog_rdk_2382"/>
                  </w:sdtPr>
                  <w:sdtContent>
                    <w:del w:author="Animefor Me" w:id="15" w:date="2026-09-29T09:36:34Z"/>
                  </w:sdtContent>
                </w:sdt>
              </w:ins>
              <w:sdt>
                <w:sdtPr>
                  <w:id w:val="928235079"/>
                  <w:tag w:val="goog_rdk_238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17" w:date="2026-09-22T06:56:59Z">
                <w:del w:author="Animefor Me" w:id="15" w:date="2026-09-29T09:36:34Z"/>
              </w:ins>
            </w:sdtContent>
          </w:sdt>
        </w:p>
      </w:sdtContent>
    </w:sdt>
    <w:sdt>
      <w:sdtPr>
        <w:id w:val="1218577092"/>
        <w:tag w:val="goog_rdk_2388"/>
      </w:sdtPr>
      <w:sdtContent>
        <w:p w:rsidR="00000000" w:rsidDel="00000000" w:rsidP="00000000" w:rsidRDefault="00000000" w:rsidRPr="00000000" w14:paraId="000001E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67175360"/>
              <w:tag w:val="goog_rdk_2385"/>
            </w:sdtPr>
            <w:sdtContent>
              <w:ins w:author="Rossi Rossi" w:id="117" w:date="2026-09-22T06:56:59Z">
                <w:sdt>
                  <w:sdtPr>
                    <w:id w:val="236615426"/>
                    <w:tag w:val="goog_rdk_2386"/>
                  </w:sdtPr>
                  <w:sdtContent>
                    <w:del w:author="Animefor Me" w:id="15" w:date="2026-09-29T09:36:34Z"/>
                  </w:sdtContent>
                </w:sdt>
              </w:ins>
              <w:sdt>
                <w:sdtPr>
                  <w:id w:val="2107311380"/>
                  <w:tag w:val="goog_rdk_238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00822778"/>
        <w:tag w:val="goog_rdk_2392"/>
      </w:sdtPr>
      <w:sdtContent>
        <w:p w:rsidR="00000000" w:rsidDel="00000000" w:rsidP="00000000" w:rsidRDefault="00000000" w:rsidRPr="00000000" w14:paraId="000001E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8344453"/>
              <w:tag w:val="goog_rdk_2389"/>
            </w:sdtPr>
            <w:sdtContent>
              <w:ins w:author="Rossi Rossi" w:id="117" w:date="2026-09-22T06:56:59Z">
                <w:sdt>
                  <w:sdtPr>
                    <w:id w:val="-132404156"/>
                    <w:tag w:val="goog_rdk_2390"/>
                  </w:sdtPr>
                  <w:sdtContent>
                    <w:del w:author="Animefor Me" w:id="15" w:date="2026-09-29T09:36:34Z"/>
                  </w:sdtContent>
                </w:sdt>
              </w:ins>
              <w:sdt>
                <w:sdtPr>
                  <w:id w:val="1961518907"/>
                  <w:tag w:val="goog_rdk_239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17" w:date="2026-09-22T06:56:59Z">
                <w:del w:author="Animefor Me" w:id="15" w:date="2026-09-29T09:36:34Z"/>
              </w:ins>
            </w:sdtContent>
          </w:sdt>
        </w:p>
      </w:sdtContent>
    </w:sdt>
    <w:sdt>
      <w:sdtPr>
        <w:id w:val="877385563"/>
        <w:tag w:val="goog_rdk_2396"/>
      </w:sdtPr>
      <w:sdtContent>
        <w:p w:rsidR="00000000" w:rsidDel="00000000" w:rsidP="00000000" w:rsidRDefault="00000000" w:rsidRPr="00000000" w14:paraId="000001E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82975282"/>
              <w:tag w:val="goog_rdk_2393"/>
            </w:sdtPr>
            <w:sdtContent>
              <w:ins w:author="Rossi Rossi" w:id="117" w:date="2026-09-22T06:56:59Z">
                <w:sdt>
                  <w:sdtPr>
                    <w:id w:val="-1481633591"/>
                    <w:tag w:val="goog_rdk_2394"/>
                  </w:sdtPr>
                  <w:sdtContent>
                    <w:del w:author="Animefor Me" w:id="15" w:date="2026-09-29T09:36:34Z"/>
                  </w:sdtContent>
                </w:sdt>
              </w:ins>
              <w:sdt>
                <w:sdtPr>
                  <w:id w:val="1627025990"/>
                  <w:tag w:val="goog_rdk_239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17" w:date="2026-09-22T06:56:59Z">
                <w:del w:author="Animefor Me" w:id="15" w:date="2026-09-29T09:36:34Z"/>
              </w:ins>
            </w:sdtContent>
          </w:sdt>
        </w:p>
      </w:sdtContent>
    </w:sdt>
    <w:sdt>
      <w:sdtPr>
        <w:id w:val="346825471"/>
        <w:tag w:val="goog_rdk_2400"/>
      </w:sdtPr>
      <w:sdtContent>
        <w:p w:rsidR="00000000" w:rsidDel="00000000" w:rsidP="00000000" w:rsidRDefault="00000000" w:rsidRPr="00000000" w14:paraId="000001E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67939019"/>
              <w:tag w:val="goog_rdk_2397"/>
            </w:sdtPr>
            <w:sdtContent>
              <w:ins w:author="Rossi Rossi" w:id="117" w:date="2026-09-22T06:56:59Z">
                <w:sdt>
                  <w:sdtPr>
                    <w:id w:val="-2008292813"/>
                    <w:tag w:val="goog_rdk_2398"/>
                  </w:sdtPr>
                  <w:sdtContent>
                    <w:del w:author="Animefor Me" w:id="15" w:date="2026-09-29T09:36:34Z"/>
                  </w:sdtContent>
                </w:sdt>
              </w:ins>
              <w:sdt>
                <w:sdtPr>
                  <w:id w:val="267180796"/>
                  <w:tag w:val="goog_rdk_239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17" w:date="2026-09-22T06:56:59Z">
                <w:del w:author="Animefor Me" w:id="15" w:date="2026-09-29T09:36:34Z"/>
              </w:ins>
            </w:sdtContent>
          </w:sdt>
        </w:p>
      </w:sdtContent>
    </w:sdt>
    <w:sdt>
      <w:sdtPr>
        <w:id w:val="-1329081199"/>
        <w:tag w:val="goog_rdk_2404"/>
      </w:sdtPr>
      <w:sdtContent>
        <w:p w:rsidR="00000000" w:rsidDel="00000000" w:rsidP="00000000" w:rsidRDefault="00000000" w:rsidRPr="00000000" w14:paraId="000001E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39047442"/>
              <w:tag w:val="goog_rdk_2401"/>
            </w:sdtPr>
            <w:sdtContent>
              <w:ins w:author="Rossi Rossi" w:id="117" w:date="2026-09-22T06:56:59Z">
                <w:sdt>
                  <w:sdtPr>
                    <w:id w:val="-1907879183"/>
                    <w:tag w:val="goog_rdk_2402"/>
                  </w:sdtPr>
                  <w:sdtContent>
                    <w:del w:author="Animefor Me" w:id="15" w:date="2026-09-29T09:36:34Z"/>
                  </w:sdtContent>
                </w:sdt>
              </w:ins>
              <w:sdt>
                <w:sdtPr>
                  <w:id w:val="-1832685"/>
                  <w:tag w:val="goog_rdk_240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17" w:date="2026-09-22T06:56:59Z">
                <w:del w:author="Animefor Me" w:id="15" w:date="2026-09-29T09:36:34Z"/>
              </w:ins>
            </w:sdtContent>
          </w:sdt>
        </w:p>
      </w:sdtContent>
    </w:sdt>
    <w:sdt>
      <w:sdtPr>
        <w:id w:val="1955365159"/>
        <w:tag w:val="goog_rdk_2410"/>
      </w:sdtPr>
      <w:sdtContent>
        <w:p w:rsidR="00000000" w:rsidDel="00000000" w:rsidP="00000000" w:rsidRDefault="00000000" w:rsidRPr="00000000" w14:paraId="000001EF">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1017029903"/>
              <w:tag w:val="goog_rdk_2407"/>
            </w:sdtPr>
            <w:sdtContent>
              <w:ins w:author="Abinaya Saravanan" w:id="129" w:date="2026-09-23T05:19:12Z">
                <w:sdt>
                  <w:sdtPr>
                    <w:id w:val="661154914"/>
                    <w:tag w:val="goog_rdk_2408"/>
                  </w:sdtPr>
                  <w:sdtContent>
                    <w:del w:author="Animefor Me" w:id="15" w:date="2026-09-29T09:36:34Z"/>
                  </w:sdtContent>
                </w:sdt>
              </w:ins>
              <w:sdt>
                <w:sdtPr>
                  <w:id w:val="-1266042711"/>
                  <w:tag w:val="goog_rdk_2409"/>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29" w:date="2026-09-23T05:19:12Z">
                <w:del w:author="Animefor Me" w:id="15" w:date="2026-09-29T09:36:34Z"/>
              </w:ins>
            </w:sdtContent>
          </w:sdt>
        </w:p>
      </w:sdtContent>
    </w:sdt>
    <w:sdt>
      <w:sdtPr>
        <w:id w:val="-2089526264"/>
        <w:tag w:val="goog_rdk_2414"/>
      </w:sdtPr>
      <w:sdtContent>
        <w:p w:rsidR="00000000" w:rsidDel="00000000" w:rsidP="00000000" w:rsidRDefault="00000000" w:rsidRPr="00000000" w14:paraId="000001F0">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1725898296"/>
              <w:tag w:val="goog_rdk_2411"/>
            </w:sdtPr>
            <w:sdtContent>
              <w:ins w:author="Abinaya Saravanan" w:id="129" w:date="2026-09-23T05:19:12Z">
                <w:sdt>
                  <w:sdtPr>
                    <w:id w:val="640208996"/>
                    <w:tag w:val="goog_rdk_2412"/>
                  </w:sdtPr>
                  <w:sdtContent>
                    <w:del w:author="Animefor Me" w:id="15" w:date="2026-09-29T09:36:34Z"/>
                  </w:sdtContent>
                </w:sdt>
              </w:ins>
              <w:sdt>
                <w:sdtPr>
                  <w:id w:val="-271141006"/>
                  <w:tag w:val="goog_rdk_2413"/>
                </w:sdtPr>
                <w:sdtContent>
                  <w:ins w:author="Abinaya Saravanan" w:id="129" w:date="2026-09-23T05:19:12Z">
                    <w:del w:author="Animefor Me" w:id="15" w:date="2026-09-29T09:36:34Z">
                      <w:r w:rsidDel="00000000" w:rsidR="00000000" w:rsidRPr="00000000">
                        <w:rPr>
                          <w:rtl w:val="0"/>
                        </w:rPr>
                      </w:r>
                    </w:del>
                  </w:ins>
                </w:sdtContent>
              </w:sdt>
              <w:ins w:author="Abinaya Saravanan" w:id="129" w:date="2026-09-23T05:19:12Z">
                <w:del w:author="Animefor Me" w:id="15" w:date="2026-09-29T09:36:34Z"/>
              </w:ins>
            </w:sdtContent>
          </w:sdt>
        </w:p>
      </w:sdtContent>
    </w:sdt>
    <w:sdt>
      <w:sdtPr>
        <w:id w:val="1092056044"/>
        <w:tag w:val="goog_rdk_2418"/>
      </w:sdtPr>
      <w:sdtContent>
        <w:p w:rsidR="00000000" w:rsidDel="00000000" w:rsidP="00000000" w:rsidRDefault="00000000" w:rsidRPr="00000000" w14:paraId="000001F1">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909273267"/>
              <w:tag w:val="goog_rdk_2415"/>
            </w:sdtPr>
            <w:sdtContent>
              <w:ins w:author="Abinaya Saravanan" w:id="129" w:date="2026-09-23T05:19:12Z">
                <w:sdt>
                  <w:sdtPr>
                    <w:id w:val="618629248"/>
                    <w:tag w:val="goog_rdk_2416"/>
                  </w:sdtPr>
                  <w:sdtContent>
                    <w:del w:author="Animefor Me" w:id="15" w:date="2026-09-29T09:36:34Z"/>
                  </w:sdtContent>
                </w:sdt>
              </w:ins>
              <w:sdt>
                <w:sdtPr>
                  <w:id w:val="773468084"/>
                  <w:tag w:val="goog_rdk_2417"/>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29" w:date="2026-09-23T05:19:12Z">
                <w:del w:author="Animefor Me" w:id="15" w:date="2026-09-29T09:36:34Z"/>
              </w:ins>
            </w:sdtContent>
          </w:sdt>
        </w:p>
      </w:sdtContent>
    </w:sdt>
    <w:sdt>
      <w:sdtPr>
        <w:id w:val="1595862771"/>
        <w:tag w:val="goog_rdk_2422"/>
      </w:sdtPr>
      <w:sdtContent>
        <w:p w:rsidR="00000000" w:rsidDel="00000000" w:rsidP="00000000" w:rsidRDefault="00000000" w:rsidRPr="00000000" w14:paraId="000001F2">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768042962"/>
              <w:tag w:val="goog_rdk_2419"/>
            </w:sdtPr>
            <w:sdtContent>
              <w:ins w:author="Abinaya Saravanan" w:id="129" w:date="2026-09-23T05:19:12Z">
                <w:sdt>
                  <w:sdtPr>
                    <w:id w:val="-23691654"/>
                    <w:tag w:val="goog_rdk_2420"/>
                  </w:sdtPr>
                  <w:sdtContent>
                    <w:del w:author="Animefor Me" w:id="15" w:date="2026-09-29T09:36:34Z"/>
                  </w:sdtContent>
                </w:sdt>
              </w:ins>
              <w:sdt>
                <w:sdtPr>
                  <w:id w:val="-1626560226"/>
                  <w:tag w:val="goog_rdk_2421"/>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29" w:date="2026-09-23T05:19:12Z">
                <w:del w:author="Animefor Me" w:id="15" w:date="2026-09-29T09:36:34Z"/>
              </w:ins>
            </w:sdtContent>
          </w:sdt>
        </w:p>
      </w:sdtContent>
    </w:sdt>
    <w:sdt>
      <w:sdtPr>
        <w:id w:val="209841625"/>
        <w:tag w:val="goog_rdk_2426"/>
      </w:sdtPr>
      <w:sdtContent>
        <w:p w:rsidR="00000000" w:rsidDel="00000000" w:rsidP="00000000" w:rsidRDefault="00000000" w:rsidRPr="00000000" w14:paraId="000001F3">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517637682"/>
              <w:tag w:val="goog_rdk_2423"/>
            </w:sdtPr>
            <w:sdtContent>
              <w:ins w:author="Abinaya Saravanan" w:id="129" w:date="2026-09-23T05:19:12Z">
                <w:sdt>
                  <w:sdtPr>
                    <w:id w:val="-984729013"/>
                    <w:tag w:val="goog_rdk_2424"/>
                  </w:sdtPr>
                  <w:sdtContent>
                    <w:del w:author="Animefor Me" w:id="15" w:date="2026-09-29T09:36:34Z"/>
                  </w:sdtContent>
                </w:sdt>
              </w:ins>
              <w:sdt>
                <w:sdtPr>
                  <w:id w:val="317126094"/>
                  <w:tag w:val="goog_rdk_2425"/>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29" w:date="2026-09-23T05:19:12Z">
                <w:del w:author="Animefor Me" w:id="15" w:date="2026-09-29T09:36:34Z"/>
              </w:ins>
            </w:sdtContent>
          </w:sdt>
        </w:p>
      </w:sdtContent>
    </w:sdt>
    <w:sdt>
      <w:sdtPr>
        <w:id w:val="-999155742"/>
        <w:tag w:val="goog_rdk_2430"/>
      </w:sdtPr>
      <w:sdtContent>
        <w:p w:rsidR="00000000" w:rsidDel="00000000" w:rsidP="00000000" w:rsidRDefault="00000000" w:rsidRPr="00000000" w14:paraId="000001F4">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2039512693"/>
              <w:tag w:val="goog_rdk_2427"/>
            </w:sdtPr>
            <w:sdtContent>
              <w:ins w:author="Abinaya Saravanan" w:id="129" w:date="2026-09-23T05:19:12Z">
                <w:sdt>
                  <w:sdtPr>
                    <w:id w:val="64429117"/>
                    <w:tag w:val="goog_rdk_2428"/>
                  </w:sdtPr>
                  <w:sdtContent>
                    <w:del w:author="Animefor Me" w:id="15" w:date="2026-09-29T09:36:34Z"/>
                  </w:sdtContent>
                </w:sdt>
              </w:ins>
              <w:sdt>
                <w:sdtPr>
                  <w:id w:val="-1927267355"/>
                  <w:tag w:val="goog_rdk_2429"/>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29" w:date="2026-09-23T05:19:12Z">
                <w:del w:author="Animefor Me" w:id="15" w:date="2026-09-29T09:36:34Z"/>
              </w:ins>
            </w:sdtContent>
          </w:sdt>
        </w:p>
      </w:sdtContent>
    </w:sdt>
    <w:sdt>
      <w:sdtPr>
        <w:id w:val="2054439228"/>
        <w:tag w:val="goog_rdk_2434"/>
      </w:sdtPr>
      <w:sdtContent>
        <w:p w:rsidR="00000000" w:rsidDel="00000000" w:rsidP="00000000" w:rsidRDefault="00000000" w:rsidRPr="00000000" w14:paraId="000001F5">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1043661249"/>
              <w:tag w:val="goog_rdk_2431"/>
            </w:sdtPr>
            <w:sdtContent>
              <w:ins w:author="Abinaya Saravanan" w:id="129" w:date="2026-09-23T05:19:12Z">
                <w:sdt>
                  <w:sdtPr>
                    <w:id w:val="2143200440"/>
                    <w:tag w:val="goog_rdk_2432"/>
                  </w:sdtPr>
                  <w:sdtContent>
                    <w:del w:author="Animefor Me" w:id="15" w:date="2026-09-29T09:36:34Z"/>
                  </w:sdtContent>
                </w:sdt>
              </w:ins>
              <w:sdt>
                <w:sdtPr>
                  <w:id w:val="1965785"/>
                  <w:tag w:val="goog_rdk_2433"/>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29" w:date="2026-09-23T05:19:12Z">
                <w:del w:author="Animefor Me" w:id="15" w:date="2026-09-29T09:36:34Z"/>
              </w:ins>
            </w:sdtContent>
          </w:sdt>
        </w:p>
      </w:sdtContent>
    </w:sdt>
    <w:sdt>
      <w:sdtPr>
        <w:id w:val="792598503"/>
        <w:tag w:val="goog_rdk_2438"/>
      </w:sdtPr>
      <w:sdtContent>
        <w:p w:rsidR="00000000" w:rsidDel="00000000" w:rsidP="00000000" w:rsidRDefault="00000000" w:rsidRPr="00000000" w14:paraId="000001F6">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199600591"/>
              <w:tag w:val="goog_rdk_2435"/>
            </w:sdtPr>
            <w:sdtContent>
              <w:ins w:author="Abinaya Saravanan" w:id="129" w:date="2026-09-23T05:19:12Z">
                <w:sdt>
                  <w:sdtPr>
                    <w:id w:val="-873972923"/>
                    <w:tag w:val="goog_rdk_2436"/>
                  </w:sdtPr>
                  <w:sdtContent>
                    <w:del w:author="Animefor Me" w:id="15" w:date="2026-09-29T09:36:34Z"/>
                  </w:sdtContent>
                </w:sdt>
              </w:ins>
              <w:sdt>
                <w:sdtPr>
                  <w:id w:val="-1440124926"/>
                  <w:tag w:val="goog_rdk_2437"/>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29" w:date="2026-09-23T05:19:12Z">
                <w:del w:author="Animefor Me" w:id="15" w:date="2026-09-29T09:36:34Z"/>
              </w:ins>
            </w:sdtContent>
          </w:sdt>
        </w:p>
      </w:sdtContent>
    </w:sdt>
    <w:sdt>
      <w:sdtPr>
        <w:id w:val="106824800"/>
        <w:tag w:val="goog_rdk_2442"/>
      </w:sdtPr>
      <w:sdtContent>
        <w:p w:rsidR="00000000" w:rsidDel="00000000" w:rsidP="00000000" w:rsidRDefault="00000000" w:rsidRPr="00000000" w14:paraId="000001F7">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1653939216"/>
              <w:tag w:val="goog_rdk_2439"/>
            </w:sdtPr>
            <w:sdtContent>
              <w:ins w:author="Abinaya Saravanan" w:id="129" w:date="2026-09-23T05:19:12Z">
                <w:sdt>
                  <w:sdtPr>
                    <w:id w:val="-1064492226"/>
                    <w:tag w:val="goog_rdk_2440"/>
                  </w:sdtPr>
                  <w:sdtContent>
                    <w:del w:author="Animefor Me" w:id="15" w:date="2026-09-29T09:36:34Z"/>
                  </w:sdtContent>
                </w:sdt>
              </w:ins>
              <w:sdt>
                <w:sdtPr>
                  <w:id w:val="1767609209"/>
                  <w:tag w:val="goog_rdk_2441"/>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29" w:date="2026-09-23T05:19:12Z">
                <w:del w:author="Animefor Me" w:id="15" w:date="2026-09-29T09:36:34Z"/>
              </w:ins>
            </w:sdtContent>
          </w:sdt>
        </w:p>
      </w:sdtContent>
    </w:sdt>
    <w:sdt>
      <w:sdtPr>
        <w:id w:val="1231725996"/>
        <w:tag w:val="goog_rdk_2446"/>
      </w:sdtPr>
      <w:sdtContent>
        <w:p w:rsidR="00000000" w:rsidDel="00000000" w:rsidP="00000000" w:rsidRDefault="00000000" w:rsidRPr="00000000" w14:paraId="000001F8">
          <w:pPr>
            <w:numPr>
              <w:ilvl w:val="1"/>
              <w:numId w:val="2"/>
            </w:numPr>
            <w:ind w:left="502" w:hanging="360"/>
            <w:rPr>
              <w:ins w:author="Abinaya Saravanan" w:id="129" w:date="2026-09-23T05:19:12Z"/>
              <w:del w:author="Animefor Me" w:id="15" w:date="2026-09-29T09:36:34Z"/>
            </w:rPr>
            <w:pPrChange w:author="FATHIMA RAIHANA A S" w:id="0" w:date="2026-09-25T17:38:39Z">
              <w:pPr>
                <w:numPr>
                  <w:ilvl w:val="1"/>
                  <w:numId w:val="9"/>
                </w:numPr>
                <w:ind w:left="502" w:hanging="360"/>
              </w:pPr>
            </w:pPrChange>
          </w:pPr>
          <w:sdt>
            <w:sdtPr>
              <w:id w:val="-437627022"/>
              <w:tag w:val="goog_rdk_2443"/>
            </w:sdtPr>
            <w:sdtContent>
              <w:ins w:author="Abinaya Saravanan" w:id="129" w:date="2026-09-23T05:19:12Z">
                <w:sdt>
                  <w:sdtPr>
                    <w:id w:val="-330334370"/>
                    <w:tag w:val="goog_rdk_2444"/>
                  </w:sdtPr>
                  <w:sdtContent>
                    <w:del w:author="Animefor Me" w:id="15" w:date="2026-09-29T09:36:34Z"/>
                  </w:sdtContent>
                </w:sdt>
              </w:ins>
              <w:sdt>
                <w:sdtPr>
                  <w:id w:val="1329333212"/>
                  <w:tag w:val="goog_rdk_2445"/>
                </w:sdtPr>
                <w:sdtContent>
                  <w:ins w:author="Abinaya Saravanan" w:id="129" w:date="2026-09-23T05:19:1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29" w:date="2026-09-23T05:19:12Z">
                <w:del w:author="Animefor Me" w:id="15" w:date="2026-09-29T09:36:34Z"/>
              </w:ins>
            </w:sdtContent>
          </w:sdt>
        </w:p>
      </w:sdtContent>
    </w:sdt>
    <w:sdt>
      <w:sdtPr>
        <w:id w:val="-1170015703"/>
        <w:tag w:val="goog_rdk_2452"/>
      </w:sdtPr>
      <w:sdtContent>
        <w:p w:rsidR="00000000" w:rsidDel="00000000" w:rsidP="00000000" w:rsidRDefault="00000000" w:rsidRPr="00000000" w14:paraId="000001F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82291276"/>
              <w:tag w:val="goog_rdk_2449"/>
            </w:sdtPr>
            <w:sdtContent>
              <w:ins w:author="Rossi Rossi" w:id="117" w:date="2026-09-22T06:56:59Z">
                <w:sdt>
                  <w:sdtPr>
                    <w:id w:val="-1570248330"/>
                    <w:tag w:val="goog_rdk_2450"/>
                  </w:sdtPr>
                  <w:sdtContent>
                    <w:del w:author="Animefor Me" w:id="15" w:date="2026-09-29T09:36:34Z"/>
                  </w:sdtContent>
                </w:sdt>
              </w:ins>
              <w:sdt>
                <w:sdtPr>
                  <w:id w:val="-1422649311"/>
                  <w:tag w:val="goog_rdk_245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06370000"/>
        <w:tag w:val="goog_rdk_2456"/>
      </w:sdtPr>
      <w:sdtContent>
        <w:p w:rsidR="00000000" w:rsidDel="00000000" w:rsidP="00000000" w:rsidRDefault="00000000" w:rsidRPr="00000000" w14:paraId="000001F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98347252"/>
              <w:tag w:val="goog_rdk_2453"/>
            </w:sdtPr>
            <w:sdtContent>
              <w:ins w:author="Rossi Rossi" w:id="117" w:date="2026-09-22T06:56:59Z">
                <w:sdt>
                  <w:sdtPr>
                    <w:id w:val="697470808"/>
                    <w:tag w:val="goog_rdk_2454"/>
                  </w:sdtPr>
                  <w:sdtContent>
                    <w:del w:author="Animefor Me" w:id="15" w:date="2026-09-29T09:36:34Z"/>
                  </w:sdtContent>
                </w:sdt>
              </w:ins>
              <w:sdt>
                <w:sdtPr>
                  <w:id w:val="-1684338476"/>
                  <w:tag w:val="goog_rdk_245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17" w:date="2026-09-22T06:56:59Z">
                <w:del w:author="Animefor Me" w:id="15" w:date="2026-09-29T09:36:34Z"/>
              </w:ins>
            </w:sdtContent>
          </w:sdt>
        </w:p>
      </w:sdtContent>
    </w:sdt>
    <w:sdt>
      <w:sdtPr>
        <w:id w:val="-2110908015"/>
        <w:tag w:val="goog_rdk_2460"/>
      </w:sdtPr>
      <w:sdtContent>
        <w:p w:rsidR="00000000" w:rsidDel="00000000" w:rsidP="00000000" w:rsidRDefault="00000000" w:rsidRPr="00000000" w14:paraId="000001F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90000351"/>
              <w:tag w:val="goog_rdk_2457"/>
            </w:sdtPr>
            <w:sdtContent>
              <w:ins w:author="Rossi Rossi" w:id="117" w:date="2026-09-22T06:56:59Z">
                <w:sdt>
                  <w:sdtPr>
                    <w:id w:val="1463812047"/>
                    <w:tag w:val="goog_rdk_2458"/>
                  </w:sdtPr>
                  <w:sdtContent>
                    <w:del w:author="Animefor Me" w:id="15" w:date="2026-09-29T09:36:34Z"/>
                  </w:sdtContent>
                </w:sdt>
              </w:ins>
              <w:sdt>
                <w:sdtPr>
                  <w:id w:val="92866720"/>
                  <w:tag w:val="goog_rdk_245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42197955"/>
        <w:tag w:val="goog_rdk_2464"/>
      </w:sdtPr>
      <w:sdtContent>
        <w:p w:rsidR="00000000" w:rsidDel="00000000" w:rsidP="00000000" w:rsidRDefault="00000000" w:rsidRPr="00000000" w14:paraId="000001F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92677126"/>
              <w:tag w:val="goog_rdk_2461"/>
            </w:sdtPr>
            <w:sdtContent>
              <w:ins w:author="Rossi Rossi" w:id="117" w:date="2026-09-22T06:56:59Z">
                <w:sdt>
                  <w:sdtPr>
                    <w:id w:val="-1037033604"/>
                    <w:tag w:val="goog_rdk_2462"/>
                  </w:sdtPr>
                  <w:sdtContent>
                    <w:del w:author="Animefor Me" w:id="15" w:date="2026-09-29T09:36:34Z"/>
                  </w:sdtContent>
                </w:sdt>
              </w:ins>
              <w:sdt>
                <w:sdtPr>
                  <w:id w:val="-1423189733"/>
                  <w:tag w:val="goog_rdk_246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17" w:date="2026-09-22T06:56:59Z">
                <w:del w:author="Animefor Me" w:id="15" w:date="2026-09-29T09:36:34Z"/>
              </w:ins>
            </w:sdtContent>
          </w:sdt>
        </w:p>
      </w:sdtContent>
    </w:sdt>
    <w:sdt>
      <w:sdtPr>
        <w:id w:val="-2074532352"/>
        <w:tag w:val="goog_rdk_2468"/>
      </w:sdtPr>
      <w:sdtContent>
        <w:p w:rsidR="00000000" w:rsidDel="00000000" w:rsidP="00000000" w:rsidRDefault="00000000" w:rsidRPr="00000000" w14:paraId="000001F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09557855"/>
              <w:tag w:val="goog_rdk_2465"/>
            </w:sdtPr>
            <w:sdtContent>
              <w:ins w:author="Rossi Rossi" w:id="117" w:date="2026-09-22T06:56:59Z">
                <w:sdt>
                  <w:sdtPr>
                    <w:id w:val="296745706"/>
                    <w:tag w:val="goog_rdk_2466"/>
                  </w:sdtPr>
                  <w:sdtContent>
                    <w:del w:author="Animefor Me" w:id="15" w:date="2026-09-29T09:36:34Z"/>
                  </w:sdtContent>
                </w:sdt>
              </w:ins>
              <w:sdt>
                <w:sdtPr>
                  <w:id w:val="1035936549"/>
                  <w:tag w:val="goog_rdk_246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compromised.</w:delText>
                      </w:r>
                    </w:del>
                  </w:ins>
                </w:sdtContent>
              </w:sdt>
              <w:ins w:author="Rossi Rossi" w:id="117" w:date="2026-09-22T06:56:59Z">
                <w:del w:author="Animefor Me" w:id="15" w:date="2026-09-29T09:36:34Z"/>
              </w:ins>
            </w:sdtContent>
          </w:sdt>
        </w:p>
      </w:sdtContent>
    </w:sdt>
    <w:sdt>
      <w:sdtPr>
        <w:id w:val="-166357453"/>
        <w:tag w:val="goog_rdk_2474"/>
      </w:sdtPr>
      <w:sdtContent>
        <w:p w:rsidR="00000000" w:rsidDel="00000000" w:rsidP="00000000" w:rsidRDefault="00000000" w:rsidRPr="00000000" w14:paraId="000001FE">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2141385749"/>
              <w:tag w:val="goog_rdk_2471"/>
            </w:sdtPr>
            <w:sdtContent>
              <w:ins w:author="Abinaya Saravanan" w:id="130" w:date="2026-09-23T05:19:35Z">
                <w:sdt>
                  <w:sdtPr>
                    <w:id w:val="-804899561"/>
                    <w:tag w:val="goog_rdk_2472"/>
                  </w:sdtPr>
                  <w:sdtContent>
                    <w:del w:author="Animefor Me" w:id="15" w:date="2026-09-29T09:36:34Z"/>
                  </w:sdtContent>
                </w:sdt>
              </w:ins>
              <w:sdt>
                <w:sdtPr>
                  <w:id w:val="-933646361"/>
                  <w:tag w:val="goog_rdk_2473"/>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0" w:date="2026-09-23T05:19:35Z">
                <w:del w:author="Animefor Me" w:id="15" w:date="2026-09-29T09:36:34Z"/>
              </w:ins>
            </w:sdtContent>
          </w:sdt>
        </w:p>
      </w:sdtContent>
    </w:sdt>
    <w:sdt>
      <w:sdtPr>
        <w:id w:val="738636691"/>
        <w:tag w:val="goog_rdk_2478"/>
      </w:sdtPr>
      <w:sdtContent>
        <w:p w:rsidR="00000000" w:rsidDel="00000000" w:rsidP="00000000" w:rsidRDefault="00000000" w:rsidRPr="00000000" w14:paraId="000001FF">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301822933"/>
              <w:tag w:val="goog_rdk_2475"/>
            </w:sdtPr>
            <w:sdtContent>
              <w:ins w:author="Abinaya Saravanan" w:id="130" w:date="2026-09-23T05:19:35Z">
                <w:sdt>
                  <w:sdtPr>
                    <w:id w:val="82748462"/>
                    <w:tag w:val="goog_rdk_2476"/>
                  </w:sdtPr>
                  <w:sdtContent>
                    <w:del w:author="Animefor Me" w:id="15" w:date="2026-09-29T09:36:34Z"/>
                  </w:sdtContent>
                </w:sdt>
              </w:ins>
              <w:sdt>
                <w:sdtPr>
                  <w:id w:val="1370163324"/>
                  <w:tag w:val="goog_rdk_2477"/>
                </w:sdtPr>
                <w:sdtContent>
                  <w:ins w:author="Abinaya Saravanan" w:id="130" w:date="2026-09-23T05:19:35Z">
                    <w:del w:author="Animefor Me" w:id="15" w:date="2026-09-29T09:36:34Z">
                      <w:r w:rsidDel="00000000" w:rsidR="00000000" w:rsidRPr="00000000">
                        <w:rPr>
                          <w:rtl w:val="0"/>
                        </w:rPr>
                      </w:r>
                    </w:del>
                  </w:ins>
                </w:sdtContent>
              </w:sdt>
              <w:ins w:author="Abinaya Saravanan" w:id="130" w:date="2026-09-23T05:19:35Z">
                <w:del w:author="Animefor Me" w:id="15" w:date="2026-09-29T09:36:34Z"/>
              </w:ins>
            </w:sdtContent>
          </w:sdt>
        </w:p>
      </w:sdtContent>
    </w:sdt>
    <w:sdt>
      <w:sdtPr>
        <w:id w:val="-1672229668"/>
        <w:tag w:val="goog_rdk_2482"/>
      </w:sdtPr>
      <w:sdtContent>
        <w:p w:rsidR="00000000" w:rsidDel="00000000" w:rsidP="00000000" w:rsidRDefault="00000000" w:rsidRPr="00000000" w14:paraId="00000200">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2085200430"/>
              <w:tag w:val="goog_rdk_2479"/>
            </w:sdtPr>
            <w:sdtContent>
              <w:ins w:author="Abinaya Saravanan" w:id="130" w:date="2026-09-23T05:19:35Z">
                <w:sdt>
                  <w:sdtPr>
                    <w:id w:val="-244811912"/>
                    <w:tag w:val="goog_rdk_2480"/>
                  </w:sdtPr>
                  <w:sdtContent>
                    <w:del w:author="Animefor Me" w:id="15" w:date="2026-09-29T09:36:34Z"/>
                  </w:sdtContent>
                </w:sdt>
              </w:ins>
              <w:sdt>
                <w:sdtPr>
                  <w:id w:val="404453726"/>
                  <w:tag w:val="goog_rdk_2481"/>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0" w:date="2026-09-23T05:19:35Z">
                <w:del w:author="Animefor Me" w:id="15" w:date="2026-09-29T09:36:34Z"/>
              </w:ins>
            </w:sdtContent>
          </w:sdt>
        </w:p>
      </w:sdtContent>
    </w:sdt>
    <w:sdt>
      <w:sdtPr>
        <w:id w:val="-2027301300"/>
        <w:tag w:val="goog_rdk_2486"/>
      </w:sdtPr>
      <w:sdtContent>
        <w:p w:rsidR="00000000" w:rsidDel="00000000" w:rsidP="00000000" w:rsidRDefault="00000000" w:rsidRPr="00000000" w14:paraId="00000201">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1072362638"/>
              <w:tag w:val="goog_rdk_2483"/>
            </w:sdtPr>
            <w:sdtContent>
              <w:ins w:author="Abinaya Saravanan" w:id="130" w:date="2026-09-23T05:19:35Z">
                <w:sdt>
                  <w:sdtPr>
                    <w:id w:val="-739777906"/>
                    <w:tag w:val="goog_rdk_2484"/>
                  </w:sdtPr>
                  <w:sdtContent>
                    <w:del w:author="Animefor Me" w:id="15" w:date="2026-09-29T09:36:34Z"/>
                  </w:sdtContent>
                </w:sdt>
              </w:ins>
              <w:sdt>
                <w:sdtPr>
                  <w:id w:val="-1369371215"/>
                  <w:tag w:val="goog_rdk_2485"/>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0" w:date="2026-09-23T05:19:35Z">
                <w:del w:author="Animefor Me" w:id="15" w:date="2026-09-29T09:36:34Z"/>
              </w:ins>
            </w:sdtContent>
          </w:sdt>
        </w:p>
      </w:sdtContent>
    </w:sdt>
    <w:sdt>
      <w:sdtPr>
        <w:id w:val="-2081171372"/>
        <w:tag w:val="goog_rdk_2490"/>
      </w:sdtPr>
      <w:sdtContent>
        <w:p w:rsidR="00000000" w:rsidDel="00000000" w:rsidP="00000000" w:rsidRDefault="00000000" w:rsidRPr="00000000" w14:paraId="00000202">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1857034680"/>
              <w:tag w:val="goog_rdk_2487"/>
            </w:sdtPr>
            <w:sdtContent>
              <w:ins w:author="Abinaya Saravanan" w:id="130" w:date="2026-09-23T05:19:35Z">
                <w:sdt>
                  <w:sdtPr>
                    <w:id w:val="-907884621"/>
                    <w:tag w:val="goog_rdk_2488"/>
                  </w:sdtPr>
                  <w:sdtContent>
                    <w:del w:author="Animefor Me" w:id="15" w:date="2026-09-29T09:36:34Z"/>
                  </w:sdtContent>
                </w:sdt>
              </w:ins>
              <w:sdt>
                <w:sdtPr>
                  <w:id w:val="692668440"/>
                  <w:tag w:val="goog_rdk_2489"/>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0" w:date="2026-09-23T05:19:35Z">
                <w:del w:author="Animefor Me" w:id="15" w:date="2026-09-29T09:36:34Z"/>
              </w:ins>
            </w:sdtContent>
          </w:sdt>
        </w:p>
      </w:sdtContent>
    </w:sdt>
    <w:sdt>
      <w:sdtPr>
        <w:id w:val="55905962"/>
        <w:tag w:val="goog_rdk_2494"/>
      </w:sdtPr>
      <w:sdtContent>
        <w:p w:rsidR="00000000" w:rsidDel="00000000" w:rsidP="00000000" w:rsidRDefault="00000000" w:rsidRPr="00000000" w14:paraId="00000203">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15726470"/>
              <w:tag w:val="goog_rdk_2491"/>
            </w:sdtPr>
            <w:sdtContent>
              <w:ins w:author="Abinaya Saravanan" w:id="130" w:date="2026-09-23T05:19:35Z">
                <w:sdt>
                  <w:sdtPr>
                    <w:id w:val="-865249029"/>
                    <w:tag w:val="goog_rdk_2492"/>
                  </w:sdtPr>
                  <w:sdtContent>
                    <w:del w:author="Animefor Me" w:id="15" w:date="2026-09-29T09:36:34Z"/>
                  </w:sdtContent>
                </w:sdt>
              </w:ins>
              <w:sdt>
                <w:sdtPr>
                  <w:id w:val="651078720"/>
                  <w:tag w:val="goog_rdk_2493"/>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0" w:date="2026-09-23T05:19:35Z">
                <w:del w:author="Animefor Me" w:id="15" w:date="2026-09-29T09:36:34Z"/>
              </w:ins>
            </w:sdtContent>
          </w:sdt>
        </w:p>
      </w:sdtContent>
    </w:sdt>
    <w:sdt>
      <w:sdtPr>
        <w:id w:val="-1222120293"/>
        <w:tag w:val="goog_rdk_2504"/>
      </w:sdtPr>
      <w:sdtContent>
        <w:p w:rsidR="00000000" w:rsidDel="00000000" w:rsidP="00000000" w:rsidRDefault="00000000" w:rsidRPr="00000000" w14:paraId="00000204">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593750562"/>
              <w:tag w:val="goog_rdk_2495"/>
            </w:sdtPr>
            <w:sdtContent>
              <w:ins w:author="Abinaya Saravanan" w:id="130" w:date="2026-09-23T05:19:35Z">
                <w:sdt>
                  <w:sdtPr>
                    <w:id w:val="1857219105"/>
                    <w:tag w:val="goog_rdk_2496"/>
                  </w:sdtPr>
                  <w:sdtContent>
                    <w:del w:author="Animefor Me" w:id="15" w:date="2026-09-29T09:36:34Z"/>
                  </w:sdtContent>
                </w:sdt>
              </w:ins>
              <w:sdt>
                <w:sdtPr>
                  <w:id w:val="1246478528"/>
                  <w:tag w:val="goog_rdk_2497"/>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0" w:date="2026-09-23T05:19:35Z">
                <w:del w:author="Animefor Me" w:id="15" w:date="2026-09-29T09:36:34Z"/>
              </w:ins>
            </w:sdtContent>
          </w:sdt>
          <w:sdt>
            <w:sdtPr>
              <w:id w:val="2122679537"/>
              <w:tag w:val="goog_rdk_2498"/>
            </w:sdtPr>
            <w:sdtContent>
              <w:ins w:author="sabaRi" w:id="131" w:date="2026-09-26T16:20:42Z">
                <w:sdt>
                  <w:sdtPr>
                    <w:id w:val="-1981216284"/>
                    <w:tag w:val="goog_rdk_2499"/>
                  </w:sdtPr>
                  <w:sdtContent>
                    <w:del w:author="Animefor Me" w:id="15" w:date="2026-09-29T09:36:34Z"/>
                  </w:sdtContent>
                </w:sdt>
              </w:ins>
              <w:sdt>
                <w:sdtPr>
                  <w:id w:val="-25248276"/>
                  <w:tag w:val="goog_rdk_2500"/>
                </w:sdtPr>
                <w:sdtContent>
                  <w:ins w:author="sabaRi" w:id="131" w:date="2026-09-26T16:20:4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w:delText>
                      </w:r>
                    </w:del>
                  </w:ins>
                </w:sdtContent>
              </w:sdt>
              <w:ins w:author="sabaRi" w:id="131" w:date="2026-09-26T16:20:42Z">
                <w:del w:author="Animefor Me" w:id="15" w:date="2026-09-29T09:36:34Z"/>
              </w:ins>
            </w:sdtContent>
          </w:sdt>
          <w:sdt>
            <w:sdtPr>
              <w:id w:val="-1227666113"/>
              <w:tag w:val="goog_rdk_2501"/>
            </w:sdtPr>
            <w:sdtContent>
              <w:ins w:author="Abinaya Saravanan" w:id="130" w:date="2026-09-23T05:19:35Z">
                <w:sdt>
                  <w:sdtPr>
                    <w:id w:val="-1155032357"/>
                    <w:tag w:val="goog_rdk_2502"/>
                  </w:sdtPr>
                  <w:sdtContent>
                    <w:del w:author="Animefor Me" w:id="15" w:date="2026-09-29T09:36:34Z"/>
                  </w:sdtContent>
                </w:sdt>
              </w:ins>
              <w:sdt>
                <w:sdtPr>
                  <w:id w:val="1661342599"/>
                  <w:tag w:val="goog_rdk_2503"/>
                </w:sdtPr>
                <w:sdtContent>
                  <w:ins w:author="Abinaya Saravanan" w:id="130" w:date="2026-09-23T05:19:35Z">
                    <w:del w:author="Animefor Me" w:id="15" w:date="2026-09-29T09:36:34Z">
                      <w:r w:rsidDel="00000000" w:rsidR="00000000" w:rsidRPr="00000000">
                        <w:rPr>
                          <w:rtl w:val="0"/>
                        </w:rPr>
                      </w:r>
                    </w:del>
                  </w:ins>
                </w:sdtContent>
              </w:sdt>
              <w:ins w:author="Abinaya Saravanan" w:id="130" w:date="2026-09-23T05:19:35Z">
                <w:del w:author="Animefor Me" w:id="15" w:date="2026-09-29T09:36:34Z"/>
              </w:ins>
            </w:sdtContent>
          </w:sdt>
        </w:p>
      </w:sdtContent>
    </w:sdt>
    <w:sdt>
      <w:sdtPr>
        <w:id w:val="-1403688384"/>
        <w:tag w:val="goog_rdk_2508"/>
      </w:sdtPr>
      <w:sdtContent>
        <w:p w:rsidR="00000000" w:rsidDel="00000000" w:rsidP="00000000" w:rsidRDefault="00000000" w:rsidRPr="00000000" w14:paraId="00000205">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963959719"/>
              <w:tag w:val="goog_rdk_2505"/>
            </w:sdtPr>
            <w:sdtContent>
              <w:ins w:author="Abinaya Saravanan" w:id="130" w:date="2026-09-23T05:19:35Z">
                <w:sdt>
                  <w:sdtPr>
                    <w:id w:val="-512768021"/>
                    <w:tag w:val="goog_rdk_2506"/>
                  </w:sdtPr>
                  <w:sdtContent>
                    <w:del w:author="Animefor Me" w:id="15" w:date="2026-09-29T09:36:34Z"/>
                  </w:sdtContent>
                </w:sdt>
              </w:ins>
              <w:sdt>
                <w:sdtPr>
                  <w:id w:val="-1626992384"/>
                  <w:tag w:val="goog_rdk_2507"/>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0" w:date="2026-09-23T05:19:35Z">
                <w:del w:author="Animefor Me" w:id="15" w:date="2026-09-29T09:36:34Z"/>
              </w:ins>
            </w:sdtContent>
          </w:sdt>
        </w:p>
      </w:sdtContent>
    </w:sdt>
    <w:sdt>
      <w:sdtPr>
        <w:id w:val="143969799"/>
        <w:tag w:val="goog_rdk_2512"/>
      </w:sdtPr>
      <w:sdtContent>
        <w:p w:rsidR="00000000" w:rsidDel="00000000" w:rsidP="00000000" w:rsidRDefault="00000000" w:rsidRPr="00000000" w14:paraId="00000206">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1557511878"/>
              <w:tag w:val="goog_rdk_2509"/>
            </w:sdtPr>
            <w:sdtContent>
              <w:ins w:author="Abinaya Saravanan" w:id="130" w:date="2026-09-23T05:19:35Z">
                <w:sdt>
                  <w:sdtPr>
                    <w:id w:val="-433689129"/>
                    <w:tag w:val="goog_rdk_2510"/>
                  </w:sdtPr>
                  <w:sdtContent>
                    <w:del w:author="Animefor Me" w:id="15" w:date="2026-09-29T09:36:34Z"/>
                  </w:sdtContent>
                </w:sdt>
              </w:ins>
              <w:sdt>
                <w:sdtPr>
                  <w:id w:val="265729165"/>
                  <w:tag w:val="goog_rdk_2511"/>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0" w:date="2026-09-23T05:19:35Z">
                <w:del w:author="Animefor Me" w:id="15" w:date="2026-09-29T09:36:34Z"/>
              </w:ins>
            </w:sdtContent>
          </w:sdt>
        </w:p>
      </w:sdtContent>
    </w:sdt>
    <w:sdt>
      <w:sdtPr>
        <w:id w:val="2022531271"/>
        <w:tag w:val="goog_rdk_2516"/>
      </w:sdtPr>
      <w:sdtContent>
        <w:p w:rsidR="00000000" w:rsidDel="00000000" w:rsidP="00000000" w:rsidRDefault="00000000" w:rsidRPr="00000000" w14:paraId="00000207">
          <w:pPr>
            <w:numPr>
              <w:ilvl w:val="1"/>
              <w:numId w:val="2"/>
            </w:numPr>
            <w:ind w:left="502" w:hanging="360"/>
            <w:rPr>
              <w:ins w:author="Abinaya Saravanan" w:id="130" w:date="2026-09-23T05:19:35Z"/>
              <w:del w:author="Animefor Me" w:id="15" w:date="2026-09-29T09:36:34Z"/>
            </w:rPr>
            <w:pPrChange w:author="FATHIMA RAIHANA A S" w:id="0" w:date="2026-09-25T17:38:39Z">
              <w:pPr>
                <w:numPr>
                  <w:ilvl w:val="1"/>
                  <w:numId w:val="9"/>
                </w:numPr>
                <w:ind w:left="502" w:hanging="360"/>
              </w:pPr>
            </w:pPrChange>
          </w:pPr>
          <w:sdt>
            <w:sdtPr>
              <w:id w:val="593268703"/>
              <w:tag w:val="goog_rdk_2513"/>
            </w:sdtPr>
            <w:sdtContent>
              <w:ins w:author="Abinaya Saravanan" w:id="130" w:date="2026-09-23T05:19:35Z">
                <w:sdt>
                  <w:sdtPr>
                    <w:id w:val="-786175004"/>
                    <w:tag w:val="goog_rdk_2514"/>
                  </w:sdtPr>
                  <w:sdtContent>
                    <w:del w:author="Animefor Me" w:id="15" w:date="2026-09-29T09:36:34Z"/>
                  </w:sdtContent>
                </w:sdt>
              </w:ins>
              <w:sdt>
                <w:sdtPr>
                  <w:id w:val="1838835147"/>
                  <w:tag w:val="goog_rdk_2515"/>
                </w:sdtPr>
                <w:sdtContent>
                  <w:ins w:author="Abinaya Saravanan" w:id="130" w:date="2026-09-23T05:19:3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0" w:date="2026-09-23T05:19:35Z">
                <w:del w:author="Animefor Me" w:id="15" w:date="2026-09-29T09:36:34Z"/>
              </w:ins>
            </w:sdtContent>
          </w:sdt>
        </w:p>
      </w:sdtContent>
    </w:sdt>
    <w:sdt>
      <w:sdtPr>
        <w:id w:val="-458190876"/>
        <w:tag w:val="goog_rdk_2522"/>
      </w:sdtPr>
      <w:sdtContent>
        <w:p w:rsidR="00000000" w:rsidDel="00000000" w:rsidP="00000000" w:rsidRDefault="00000000" w:rsidRPr="00000000" w14:paraId="0000020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54170227"/>
              <w:tag w:val="goog_rdk_2519"/>
            </w:sdtPr>
            <w:sdtContent>
              <w:ins w:author="Rossi Rossi" w:id="117" w:date="2026-09-22T06:56:59Z">
                <w:sdt>
                  <w:sdtPr>
                    <w:id w:val="-1364446127"/>
                    <w:tag w:val="goog_rdk_2520"/>
                  </w:sdtPr>
                  <w:sdtContent>
                    <w:del w:author="Animefor Me" w:id="15" w:date="2026-09-29T09:36:34Z"/>
                  </w:sdtContent>
                </w:sdt>
              </w:ins>
              <w:sdt>
                <w:sdtPr>
                  <w:id w:val="898153091"/>
                  <w:tag w:val="goog_rdk_252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01094635"/>
        <w:tag w:val="goog_rdk_2526"/>
      </w:sdtPr>
      <w:sdtContent>
        <w:p w:rsidR="00000000" w:rsidDel="00000000" w:rsidP="00000000" w:rsidRDefault="00000000" w:rsidRPr="00000000" w14:paraId="0000020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86291704"/>
              <w:tag w:val="goog_rdk_2523"/>
            </w:sdtPr>
            <w:sdtContent>
              <w:ins w:author="Rossi Rossi" w:id="117" w:date="2026-09-22T06:56:59Z">
                <w:sdt>
                  <w:sdtPr>
                    <w:id w:val="-135784101"/>
                    <w:tag w:val="goog_rdk_2524"/>
                  </w:sdtPr>
                  <w:sdtContent>
                    <w:del w:author="Animefor Me" w:id="15" w:date="2026-09-29T09:36:34Z"/>
                  </w:sdtContent>
                </w:sdt>
              </w:ins>
              <w:sdt>
                <w:sdtPr>
                  <w:id w:val="-943103562"/>
                  <w:tag w:val="goog_rdk_252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17" w:date="2026-09-22T06:56:59Z">
                <w:del w:author="Animefor Me" w:id="15" w:date="2026-09-29T09:36:34Z"/>
              </w:ins>
            </w:sdtContent>
          </w:sdt>
        </w:p>
      </w:sdtContent>
    </w:sdt>
    <w:sdt>
      <w:sdtPr>
        <w:id w:val="1623145143"/>
        <w:tag w:val="goog_rdk_2530"/>
      </w:sdtPr>
      <w:sdtContent>
        <w:p w:rsidR="00000000" w:rsidDel="00000000" w:rsidP="00000000" w:rsidRDefault="00000000" w:rsidRPr="00000000" w14:paraId="0000020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33623575"/>
              <w:tag w:val="goog_rdk_2527"/>
            </w:sdtPr>
            <w:sdtContent>
              <w:ins w:author="Rossi Rossi" w:id="117" w:date="2026-09-22T06:56:59Z">
                <w:sdt>
                  <w:sdtPr>
                    <w:id w:val="-1503469305"/>
                    <w:tag w:val="goog_rdk_2528"/>
                  </w:sdtPr>
                  <w:sdtContent>
                    <w:del w:author="Animefor Me" w:id="15" w:date="2026-09-29T09:36:34Z"/>
                  </w:sdtContent>
                </w:sdt>
              </w:ins>
              <w:sdt>
                <w:sdtPr>
                  <w:id w:val="2079820372"/>
                  <w:tag w:val="goog_rdk_252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46705701"/>
        <w:tag w:val="goog_rdk_2534"/>
      </w:sdtPr>
      <w:sdtContent>
        <w:p w:rsidR="00000000" w:rsidDel="00000000" w:rsidP="00000000" w:rsidRDefault="00000000" w:rsidRPr="00000000" w14:paraId="0000020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5334197"/>
              <w:tag w:val="goog_rdk_2531"/>
            </w:sdtPr>
            <w:sdtContent>
              <w:ins w:author="Rossi Rossi" w:id="117" w:date="2026-09-22T06:56:59Z">
                <w:sdt>
                  <w:sdtPr>
                    <w:id w:val="1240775983"/>
                    <w:tag w:val="goog_rdk_2532"/>
                  </w:sdtPr>
                  <w:sdtContent>
                    <w:del w:author="Animefor Me" w:id="15" w:date="2026-09-29T09:36:34Z"/>
                  </w:sdtContent>
                </w:sdt>
              </w:ins>
              <w:sdt>
                <w:sdtPr>
                  <w:id w:val="-264004631"/>
                  <w:tag w:val="goog_rdk_253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17" w:date="2026-09-22T06:56:59Z">
                <w:del w:author="Animefor Me" w:id="15" w:date="2026-09-29T09:36:34Z"/>
              </w:ins>
            </w:sdtContent>
          </w:sdt>
        </w:p>
      </w:sdtContent>
    </w:sdt>
    <w:sdt>
      <w:sdtPr>
        <w:id w:val="197651786"/>
        <w:tag w:val="goog_rdk_2538"/>
      </w:sdtPr>
      <w:sdtContent>
        <w:p w:rsidR="00000000" w:rsidDel="00000000" w:rsidP="00000000" w:rsidRDefault="00000000" w:rsidRPr="00000000" w14:paraId="0000020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84133723"/>
              <w:tag w:val="goog_rdk_2535"/>
            </w:sdtPr>
            <w:sdtContent>
              <w:ins w:author="Rossi Rossi" w:id="117" w:date="2026-09-22T06:56:59Z">
                <w:sdt>
                  <w:sdtPr>
                    <w:id w:val="1548406322"/>
                    <w:tag w:val="goog_rdk_2536"/>
                  </w:sdtPr>
                  <w:sdtContent>
                    <w:del w:author="Animefor Me" w:id="15" w:date="2026-09-29T09:36:34Z"/>
                  </w:sdtContent>
                </w:sdt>
              </w:ins>
              <w:sdt>
                <w:sdtPr>
                  <w:id w:val="1093484702"/>
                  <w:tag w:val="goog_rdk_253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key.</w:delText>
                      </w:r>
                    </w:del>
                  </w:ins>
                </w:sdtContent>
              </w:sdt>
              <w:ins w:author="Rossi Rossi" w:id="117" w:date="2026-09-22T06:56:59Z">
                <w:del w:author="Animefor Me" w:id="15" w:date="2026-09-29T09:36:34Z"/>
              </w:ins>
            </w:sdtContent>
          </w:sdt>
        </w:p>
      </w:sdtContent>
    </w:sdt>
    <w:sdt>
      <w:sdtPr>
        <w:id w:val="631993167"/>
        <w:tag w:val="goog_rdk_2542"/>
      </w:sdtPr>
      <w:sdtContent>
        <w:p w:rsidR="00000000" w:rsidDel="00000000" w:rsidP="00000000" w:rsidRDefault="00000000" w:rsidRPr="00000000" w14:paraId="0000020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68237034"/>
              <w:tag w:val="goog_rdk_2539"/>
            </w:sdtPr>
            <w:sdtContent>
              <w:ins w:author="Rossi Rossi" w:id="117" w:date="2026-09-22T06:56:59Z">
                <w:sdt>
                  <w:sdtPr>
                    <w:id w:val="240295300"/>
                    <w:tag w:val="goog_rdk_2540"/>
                  </w:sdtPr>
                  <w:sdtContent>
                    <w:del w:author="Animefor Me" w:id="15" w:date="2026-09-29T09:36:34Z"/>
                  </w:sdtContent>
                </w:sdt>
              </w:ins>
              <w:sdt>
                <w:sdtPr>
                  <w:id w:val="-641367993"/>
                  <w:tag w:val="goog_rdk_254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95424285"/>
        <w:tag w:val="goog_rdk_2546"/>
      </w:sdtPr>
      <w:sdtContent>
        <w:p w:rsidR="00000000" w:rsidDel="00000000" w:rsidP="00000000" w:rsidRDefault="00000000" w:rsidRPr="00000000" w14:paraId="0000020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51803325"/>
              <w:tag w:val="goog_rdk_2543"/>
            </w:sdtPr>
            <w:sdtContent>
              <w:ins w:author="Rossi Rossi" w:id="117" w:date="2026-09-22T06:56:59Z">
                <w:sdt>
                  <w:sdtPr>
                    <w:id w:val="-1077818662"/>
                    <w:tag w:val="goog_rdk_2544"/>
                  </w:sdtPr>
                  <w:sdtContent>
                    <w:del w:author="Animefor Me" w:id="15" w:date="2026-09-29T09:36:34Z"/>
                  </w:sdtContent>
                </w:sdt>
              </w:ins>
              <w:sdt>
                <w:sdtPr>
                  <w:id w:val="2074188627"/>
                  <w:tag w:val="goog_rdk_254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17" w:date="2026-09-22T06:56:59Z">
                <w:del w:author="Animefor Me" w:id="15" w:date="2026-09-29T09:36:34Z"/>
              </w:ins>
            </w:sdtContent>
          </w:sdt>
        </w:p>
      </w:sdtContent>
    </w:sdt>
    <w:sdt>
      <w:sdtPr>
        <w:id w:val="397827468"/>
        <w:tag w:val="goog_rdk_2550"/>
      </w:sdtPr>
      <w:sdtContent>
        <w:p w:rsidR="00000000" w:rsidDel="00000000" w:rsidP="00000000" w:rsidRDefault="00000000" w:rsidRPr="00000000" w14:paraId="0000020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21579732"/>
              <w:tag w:val="goog_rdk_2547"/>
            </w:sdtPr>
            <w:sdtContent>
              <w:ins w:author="Rossi Rossi" w:id="117" w:date="2026-09-22T06:56:59Z">
                <w:sdt>
                  <w:sdtPr>
                    <w:id w:val="-803726693"/>
                    <w:tag w:val="goog_rdk_2548"/>
                  </w:sdtPr>
                  <w:sdtContent>
                    <w:del w:author="Animefor Me" w:id="15" w:date="2026-09-29T09:36:34Z"/>
                  </w:sdtContent>
                </w:sdt>
              </w:ins>
              <w:sdt>
                <w:sdtPr>
                  <w:id w:val="-1713983262"/>
                  <w:tag w:val="goog_rdk_254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17" w:date="2026-09-22T06:56:59Z">
                <w:del w:author="Animefor Me" w:id="15" w:date="2026-09-29T09:36:34Z"/>
              </w:ins>
            </w:sdtContent>
          </w:sdt>
        </w:p>
      </w:sdtContent>
    </w:sdt>
    <w:sdt>
      <w:sdtPr>
        <w:id w:val="-1294675204"/>
        <w:tag w:val="goog_rdk_2554"/>
      </w:sdtPr>
      <w:sdtContent>
        <w:p w:rsidR="00000000" w:rsidDel="00000000" w:rsidP="00000000" w:rsidRDefault="00000000" w:rsidRPr="00000000" w14:paraId="0000021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21670241"/>
              <w:tag w:val="goog_rdk_2551"/>
            </w:sdtPr>
            <w:sdtContent>
              <w:ins w:author="Rossi Rossi" w:id="117" w:date="2026-09-22T06:56:59Z">
                <w:sdt>
                  <w:sdtPr>
                    <w:id w:val="2111985422"/>
                    <w:tag w:val="goog_rdk_2552"/>
                  </w:sdtPr>
                  <w:sdtContent>
                    <w:del w:author="Animefor Me" w:id="15" w:date="2026-09-29T09:36:34Z"/>
                  </w:sdtContent>
                </w:sdt>
              </w:ins>
              <w:sdt>
                <w:sdtPr>
                  <w:id w:val="1821933561"/>
                  <w:tag w:val="goog_rdk_255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17" w:date="2026-09-22T06:56:59Z">
                <w:del w:author="Animefor Me" w:id="15" w:date="2026-09-29T09:36:34Z"/>
              </w:ins>
            </w:sdtContent>
          </w:sdt>
        </w:p>
      </w:sdtContent>
    </w:sdt>
    <w:sdt>
      <w:sdtPr>
        <w:id w:val="2006323476"/>
        <w:tag w:val="goog_rdk_2558"/>
      </w:sdtPr>
      <w:sdtContent>
        <w:p w:rsidR="00000000" w:rsidDel="00000000" w:rsidP="00000000" w:rsidRDefault="00000000" w:rsidRPr="00000000" w14:paraId="0000021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13785178"/>
              <w:tag w:val="goog_rdk_2555"/>
            </w:sdtPr>
            <w:sdtContent>
              <w:ins w:author="Rossi Rossi" w:id="117" w:date="2026-09-22T06:56:59Z">
                <w:sdt>
                  <w:sdtPr>
                    <w:id w:val="1173923892"/>
                    <w:tag w:val="goog_rdk_2556"/>
                  </w:sdtPr>
                  <w:sdtContent>
                    <w:del w:author="Animefor Me" w:id="15" w:date="2026-09-29T09:36:34Z"/>
                  </w:sdtContent>
                </w:sdt>
              </w:ins>
              <w:sdt>
                <w:sdtPr>
                  <w:id w:val="767805857"/>
                  <w:tag w:val="goog_rdk_255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17" w:date="2026-09-22T06:56:59Z">
                <w:del w:author="Animefor Me" w:id="15" w:date="2026-09-29T09:36:34Z"/>
              </w:ins>
            </w:sdtContent>
          </w:sdt>
        </w:p>
      </w:sdtContent>
    </w:sdt>
    <w:sdt>
      <w:sdtPr>
        <w:id w:val="635241952"/>
        <w:tag w:val="goog_rdk_2564"/>
      </w:sdtPr>
      <w:sdtContent>
        <w:p w:rsidR="00000000" w:rsidDel="00000000" w:rsidP="00000000" w:rsidRDefault="00000000" w:rsidRPr="00000000" w14:paraId="00000212">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913182683"/>
              <w:tag w:val="goog_rdk_2561"/>
            </w:sdtPr>
            <w:sdtContent>
              <w:ins w:author="Abinaya Saravanan" w:id="132" w:date="2026-09-23T05:20:05Z">
                <w:sdt>
                  <w:sdtPr>
                    <w:id w:val="1108007063"/>
                    <w:tag w:val="goog_rdk_2562"/>
                  </w:sdtPr>
                  <w:sdtContent>
                    <w:del w:author="Animefor Me" w:id="15" w:date="2026-09-29T09:36:34Z"/>
                  </w:sdtContent>
                </w:sdt>
              </w:ins>
              <w:sdt>
                <w:sdtPr>
                  <w:id w:val="1890345421"/>
                  <w:tag w:val="goog_rdk_2563"/>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2" w:date="2026-09-23T05:20:05Z">
                <w:del w:author="Animefor Me" w:id="15" w:date="2026-09-29T09:36:34Z"/>
              </w:ins>
            </w:sdtContent>
          </w:sdt>
        </w:p>
      </w:sdtContent>
    </w:sdt>
    <w:sdt>
      <w:sdtPr>
        <w:id w:val="1799500921"/>
        <w:tag w:val="goog_rdk_2568"/>
      </w:sdtPr>
      <w:sdtContent>
        <w:p w:rsidR="00000000" w:rsidDel="00000000" w:rsidP="00000000" w:rsidRDefault="00000000" w:rsidRPr="00000000" w14:paraId="00000213">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176720444"/>
              <w:tag w:val="goog_rdk_2565"/>
            </w:sdtPr>
            <w:sdtContent>
              <w:ins w:author="Abinaya Saravanan" w:id="132" w:date="2026-09-23T05:20:05Z">
                <w:sdt>
                  <w:sdtPr>
                    <w:id w:val="-113920874"/>
                    <w:tag w:val="goog_rdk_2566"/>
                  </w:sdtPr>
                  <w:sdtContent>
                    <w:del w:author="Animefor Me" w:id="15" w:date="2026-09-29T09:36:34Z"/>
                  </w:sdtContent>
                </w:sdt>
              </w:ins>
              <w:sdt>
                <w:sdtPr>
                  <w:id w:val="983172075"/>
                  <w:tag w:val="goog_rdk_2567"/>
                </w:sdtPr>
                <w:sdtContent>
                  <w:ins w:author="Abinaya Saravanan" w:id="132" w:date="2026-09-23T05:20:05Z">
                    <w:del w:author="Animefor Me" w:id="15" w:date="2026-09-29T09:36:34Z">
                      <w:r w:rsidDel="00000000" w:rsidR="00000000" w:rsidRPr="00000000">
                        <w:rPr>
                          <w:rtl w:val="0"/>
                        </w:rPr>
                      </w:r>
                    </w:del>
                  </w:ins>
                </w:sdtContent>
              </w:sdt>
              <w:ins w:author="Abinaya Saravanan" w:id="132" w:date="2026-09-23T05:20:05Z">
                <w:del w:author="Animefor Me" w:id="15" w:date="2026-09-29T09:36:34Z"/>
              </w:ins>
            </w:sdtContent>
          </w:sdt>
        </w:p>
      </w:sdtContent>
    </w:sdt>
    <w:sdt>
      <w:sdtPr>
        <w:id w:val="-1218378798"/>
        <w:tag w:val="goog_rdk_2572"/>
      </w:sdtPr>
      <w:sdtContent>
        <w:p w:rsidR="00000000" w:rsidDel="00000000" w:rsidP="00000000" w:rsidRDefault="00000000" w:rsidRPr="00000000" w14:paraId="00000214">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592676734"/>
              <w:tag w:val="goog_rdk_2569"/>
            </w:sdtPr>
            <w:sdtContent>
              <w:ins w:author="Abinaya Saravanan" w:id="132" w:date="2026-09-23T05:20:05Z">
                <w:sdt>
                  <w:sdtPr>
                    <w:id w:val="329721921"/>
                    <w:tag w:val="goog_rdk_2570"/>
                  </w:sdtPr>
                  <w:sdtContent>
                    <w:del w:author="Animefor Me" w:id="15" w:date="2026-09-29T09:36:34Z"/>
                  </w:sdtContent>
                </w:sdt>
              </w:ins>
              <w:sdt>
                <w:sdtPr>
                  <w:id w:val="716220055"/>
                  <w:tag w:val="goog_rdk_2571"/>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2" w:date="2026-09-23T05:20:05Z">
                <w:del w:author="Animefor Me" w:id="15" w:date="2026-09-29T09:36:34Z"/>
              </w:ins>
            </w:sdtContent>
          </w:sdt>
        </w:p>
      </w:sdtContent>
    </w:sdt>
    <w:sdt>
      <w:sdtPr>
        <w:id w:val="-819076383"/>
        <w:tag w:val="goog_rdk_2576"/>
      </w:sdtPr>
      <w:sdtContent>
        <w:p w:rsidR="00000000" w:rsidDel="00000000" w:rsidP="00000000" w:rsidRDefault="00000000" w:rsidRPr="00000000" w14:paraId="00000215">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445119920"/>
              <w:tag w:val="goog_rdk_2573"/>
            </w:sdtPr>
            <w:sdtContent>
              <w:ins w:author="Abinaya Saravanan" w:id="132" w:date="2026-09-23T05:20:05Z">
                <w:sdt>
                  <w:sdtPr>
                    <w:id w:val="-1852007089"/>
                    <w:tag w:val="goog_rdk_2574"/>
                  </w:sdtPr>
                  <w:sdtContent>
                    <w:del w:author="Animefor Me" w:id="15" w:date="2026-09-29T09:36:34Z"/>
                  </w:sdtContent>
                </w:sdt>
              </w:ins>
              <w:sdt>
                <w:sdtPr>
                  <w:id w:val="357625996"/>
                  <w:tag w:val="goog_rdk_2575"/>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2" w:date="2026-09-23T05:20:05Z">
                <w:del w:author="Animefor Me" w:id="15" w:date="2026-09-29T09:36:34Z"/>
              </w:ins>
            </w:sdtContent>
          </w:sdt>
        </w:p>
      </w:sdtContent>
    </w:sdt>
    <w:sdt>
      <w:sdtPr>
        <w:id w:val="-1218651991"/>
        <w:tag w:val="goog_rdk_2580"/>
      </w:sdtPr>
      <w:sdtContent>
        <w:p w:rsidR="00000000" w:rsidDel="00000000" w:rsidP="00000000" w:rsidRDefault="00000000" w:rsidRPr="00000000" w14:paraId="00000216">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921672007"/>
              <w:tag w:val="goog_rdk_2577"/>
            </w:sdtPr>
            <w:sdtContent>
              <w:ins w:author="Abinaya Saravanan" w:id="132" w:date="2026-09-23T05:20:05Z">
                <w:sdt>
                  <w:sdtPr>
                    <w:id w:val="184452350"/>
                    <w:tag w:val="goog_rdk_2578"/>
                  </w:sdtPr>
                  <w:sdtContent>
                    <w:del w:author="Animefor Me" w:id="15" w:date="2026-09-29T09:36:34Z"/>
                  </w:sdtContent>
                </w:sdt>
              </w:ins>
              <w:sdt>
                <w:sdtPr>
                  <w:id w:val="224911510"/>
                  <w:tag w:val="goog_rdk_2579"/>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2" w:date="2026-09-23T05:20:05Z">
                <w:del w:author="Animefor Me" w:id="15" w:date="2026-09-29T09:36:34Z"/>
              </w:ins>
            </w:sdtContent>
          </w:sdt>
        </w:p>
      </w:sdtContent>
    </w:sdt>
    <w:sdt>
      <w:sdtPr>
        <w:id w:val="1013450527"/>
        <w:tag w:val="goog_rdk_2584"/>
      </w:sdtPr>
      <w:sdtContent>
        <w:p w:rsidR="00000000" w:rsidDel="00000000" w:rsidP="00000000" w:rsidRDefault="00000000" w:rsidRPr="00000000" w14:paraId="00000217">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412537091"/>
              <w:tag w:val="goog_rdk_2581"/>
            </w:sdtPr>
            <w:sdtContent>
              <w:ins w:author="Abinaya Saravanan" w:id="132" w:date="2026-09-23T05:20:05Z">
                <w:sdt>
                  <w:sdtPr>
                    <w:id w:val="1499005790"/>
                    <w:tag w:val="goog_rdk_2582"/>
                  </w:sdtPr>
                  <w:sdtContent>
                    <w:del w:author="Animefor Me" w:id="15" w:date="2026-09-29T09:36:34Z"/>
                  </w:sdtContent>
                </w:sdt>
              </w:ins>
              <w:sdt>
                <w:sdtPr>
                  <w:id w:val="1721461459"/>
                  <w:tag w:val="goog_rdk_2583"/>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2" w:date="2026-09-23T05:20:05Z">
                <w:del w:author="Animefor Me" w:id="15" w:date="2026-09-29T09:36:34Z"/>
              </w:ins>
            </w:sdtContent>
          </w:sdt>
        </w:p>
      </w:sdtContent>
    </w:sdt>
    <w:sdt>
      <w:sdtPr>
        <w:id w:val="48235874"/>
        <w:tag w:val="goog_rdk_2588"/>
      </w:sdtPr>
      <w:sdtContent>
        <w:p w:rsidR="00000000" w:rsidDel="00000000" w:rsidP="00000000" w:rsidRDefault="00000000" w:rsidRPr="00000000" w14:paraId="00000218">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23485038"/>
              <w:tag w:val="goog_rdk_2585"/>
            </w:sdtPr>
            <w:sdtContent>
              <w:ins w:author="Abinaya Saravanan" w:id="132" w:date="2026-09-23T05:20:05Z">
                <w:sdt>
                  <w:sdtPr>
                    <w:id w:val="906915086"/>
                    <w:tag w:val="goog_rdk_2586"/>
                  </w:sdtPr>
                  <w:sdtContent>
                    <w:del w:author="Animefor Me" w:id="15" w:date="2026-09-29T09:36:34Z"/>
                  </w:sdtContent>
                </w:sdt>
              </w:ins>
              <w:sdt>
                <w:sdtPr>
                  <w:id w:val="-43722850"/>
                  <w:tag w:val="goog_rdk_2587"/>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2" w:date="2026-09-23T05:20:05Z">
                <w:del w:author="Animefor Me" w:id="15" w:date="2026-09-29T09:36:34Z"/>
              </w:ins>
            </w:sdtContent>
          </w:sdt>
        </w:p>
      </w:sdtContent>
    </w:sdt>
    <w:sdt>
      <w:sdtPr>
        <w:id w:val="1832058841"/>
        <w:tag w:val="goog_rdk_2592"/>
      </w:sdtPr>
      <w:sdtContent>
        <w:p w:rsidR="00000000" w:rsidDel="00000000" w:rsidP="00000000" w:rsidRDefault="00000000" w:rsidRPr="00000000" w14:paraId="00000219">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210030373"/>
              <w:tag w:val="goog_rdk_2589"/>
            </w:sdtPr>
            <w:sdtContent>
              <w:ins w:author="Abinaya Saravanan" w:id="132" w:date="2026-09-23T05:20:05Z">
                <w:sdt>
                  <w:sdtPr>
                    <w:id w:val="-1871773099"/>
                    <w:tag w:val="goog_rdk_2590"/>
                  </w:sdtPr>
                  <w:sdtContent>
                    <w:del w:author="Animefor Me" w:id="15" w:date="2026-09-29T09:36:34Z"/>
                  </w:sdtContent>
                </w:sdt>
              </w:ins>
              <w:sdt>
                <w:sdtPr>
                  <w:id w:val="950019563"/>
                  <w:tag w:val="goog_rdk_2591"/>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2" w:date="2026-09-23T05:20:05Z">
                <w:del w:author="Animefor Me" w:id="15" w:date="2026-09-29T09:36:34Z"/>
              </w:ins>
            </w:sdtContent>
          </w:sdt>
        </w:p>
      </w:sdtContent>
    </w:sdt>
    <w:sdt>
      <w:sdtPr>
        <w:id w:val="1011076332"/>
        <w:tag w:val="goog_rdk_2596"/>
      </w:sdtPr>
      <w:sdtContent>
        <w:p w:rsidR="00000000" w:rsidDel="00000000" w:rsidP="00000000" w:rsidRDefault="00000000" w:rsidRPr="00000000" w14:paraId="0000021A">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222128002"/>
              <w:tag w:val="goog_rdk_2593"/>
            </w:sdtPr>
            <w:sdtContent>
              <w:ins w:author="Abinaya Saravanan" w:id="132" w:date="2026-09-23T05:20:05Z">
                <w:sdt>
                  <w:sdtPr>
                    <w:id w:val="-146434919"/>
                    <w:tag w:val="goog_rdk_2594"/>
                  </w:sdtPr>
                  <w:sdtContent>
                    <w:del w:author="Animefor Me" w:id="15" w:date="2026-09-29T09:36:34Z"/>
                  </w:sdtContent>
                </w:sdt>
              </w:ins>
              <w:sdt>
                <w:sdtPr>
                  <w:id w:val="1865811320"/>
                  <w:tag w:val="goog_rdk_2595"/>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2" w:date="2026-09-23T05:20:05Z">
                <w:del w:author="Animefor Me" w:id="15" w:date="2026-09-29T09:36:34Z"/>
              </w:ins>
            </w:sdtContent>
          </w:sdt>
        </w:p>
      </w:sdtContent>
    </w:sdt>
    <w:sdt>
      <w:sdtPr>
        <w:id w:val="-459121337"/>
        <w:tag w:val="goog_rdk_2600"/>
      </w:sdtPr>
      <w:sdtContent>
        <w:p w:rsidR="00000000" w:rsidDel="00000000" w:rsidP="00000000" w:rsidRDefault="00000000" w:rsidRPr="00000000" w14:paraId="0000021B">
          <w:pPr>
            <w:numPr>
              <w:ilvl w:val="1"/>
              <w:numId w:val="2"/>
            </w:numPr>
            <w:ind w:left="502" w:hanging="360"/>
            <w:rPr>
              <w:ins w:author="Abinaya Saravanan" w:id="132" w:date="2026-09-23T05:20:05Z"/>
              <w:del w:author="Animefor Me" w:id="15" w:date="2026-09-29T09:36:34Z"/>
            </w:rPr>
            <w:pPrChange w:author="FATHIMA RAIHANA A S" w:id="0" w:date="2026-09-25T17:38:39Z">
              <w:pPr>
                <w:numPr>
                  <w:ilvl w:val="1"/>
                  <w:numId w:val="9"/>
                </w:numPr>
                <w:ind w:left="502" w:hanging="360"/>
              </w:pPr>
            </w:pPrChange>
          </w:pPr>
          <w:sdt>
            <w:sdtPr>
              <w:id w:val="-150334025"/>
              <w:tag w:val="goog_rdk_2597"/>
            </w:sdtPr>
            <w:sdtContent>
              <w:ins w:author="Abinaya Saravanan" w:id="132" w:date="2026-09-23T05:20:05Z">
                <w:sdt>
                  <w:sdtPr>
                    <w:id w:val="-132578501"/>
                    <w:tag w:val="goog_rdk_2598"/>
                  </w:sdtPr>
                  <w:sdtContent>
                    <w:del w:author="Animefor Me" w:id="15" w:date="2026-09-29T09:36:34Z"/>
                  </w:sdtContent>
                </w:sdt>
              </w:ins>
              <w:sdt>
                <w:sdtPr>
                  <w:id w:val="2102406726"/>
                  <w:tag w:val="goog_rdk_2599"/>
                </w:sdtPr>
                <w:sdtContent>
                  <w:ins w:author="Abinaya Saravanan" w:id="132" w:date="2026-09-23T05:20:05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2" w:date="2026-09-23T05:20:05Z">
                <w:del w:author="Animefor Me" w:id="15" w:date="2026-09-29T09:36:34Z"/>
              </w:ins>
            </w:sdtContent>
          </w:sdt>
        </w:p>
      </w:sdtContent>
    </w:sdt>
    <w:sdt>
      <w:sdtPr>
        <w:id w:val="-35481330"/>
        <w:tag w:val="goog_rdk_2606"/>
      </w:sdtPr>
      <w:sdtContent>
        <w:p w:rsidR="00000000" w:rsidDel="00000000" w:rsidP="00000000" w:rsidRDefault="00000000" w:rsidRPr="00000000" w14:paraId="0000021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81139375"/>
              <w:tag w:val="goog_rdk_2603"/>
            </w:sdtPr>
            <w:sdtContent>
              <w:ins w:author="Rossi Rossi" w:id="117" w:date="2026-09-22T06:56:59Z">
                <w:sdt>
                  <w:sdtPr>
                    <w:id w:val="-1111312036"/>
                    <w:tag w:val="goog_rdk_2604"/>
                  </w:sdtPr>
                  <w:sdtContent>
                    <w:del w:author="Animefor Me" w:id="15" w:date="2026-09-29T09:36:34Z"/>
                  </w:sdtContent>
                </w:sdt>
              </w:ins>
              <w:sdt>
                <w:sdtPr>
                  <w:id w:val="-320525140"/>
                  <w:tag w:val="goog_rdk_260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33379202"/>
        <w:tag w:val="goog_rdk_2610"/>
      </w:sdtPr>
      <w:sdtContent>
        <w:p w:rsidR="00000000" w:rsidDel="00000000" w:rsidP="00000000" w:rsidRDefault="00000000" w:rsidRPr="00000000" w14:paraId="0000021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53081938"/>
              <w:tag w:val="goog_rdk_2607"/>
            </w:sdtPr>
            <w:sdtContent>
              <w:ins w:author="Rossi Rossi" w:id="117" w:date="2026-09-22T06:56:59Z">
                <w:sdt>
                  <w:sdtPr>
                    <w:id w:val="565152744"/>
                    <w:tag w:val="goog_rdk_2608"/>
                  </w:sdtPr>
                  <w:sdtContent>
                    <w:del w:author="Animefor Me" w:id="15" w:date="2026-09-29T09:36:34Z"/>
                  </w:sdtContent>
                </w:sdt>
              </w:ins>
              <w:sdt>
                <w:sdtPr>
                  <w:id w:val="-1699128821"/>
                  <w:tag w:val="goog_rdk_260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17" w:date="2026-09-22T06:56:59Z">
                <w:del w:author="Animefor Me" w:id="15" w:date="2026-09-29T09:36:34Z"/>
              </w:ins>
            </w:sdtContent>
          </w:sdt>
        </w:p>
      </w:sdtContent>
    </w:sdt>
    <w:sdt>
      <w:sdtPr>
        <w:id w:val="261091350"/>
        <w:tag w:val="goog_rdk_2614"/>
      </w:sdtPr>
      <w:sdtContent>
        <w:p w:rsidR="00000000" w:rsidDel="00000000" w:rsidP="00000000" w:rsidRDefault="00000000" w:rsidRPr="00000000" w14:paraId="0000021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58948289"/>
              <w:tag w:val="goog_rdk_2611"/>
            </w:sdtPr>
            <w:sdtContent>
              <w:ins w:author="Rossi Rossi" w:id="117" w:date="2026-09-22T06:56:59Z">
                <w:sdt>
                  <w:sdtPr>
                    <w:id w:val="1622579524"/>
                    <w:tag w:val="goog_rdk_2612"/>
                  </w:sdtPr>
                  <w:sdtContent>
                    <w:del w:author="Animefor Me" w:id="15" w:date="2026-09-29T09:36:34Z"/>
                  </w:sdtContent>
                </w:sdt>
              </w:ins>
              <w:sdt>
                <w:sdtPr>
                  <w:id w:val="-658594788"/>
                  <w:tag w:val="goog_rdk_261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29312201"/>
        <w:tag w:val="goog_rdk_2618"/>
      </w:sdtPr>
      <w:sdtContent>
        <w:p w:rsidR="00000000" w:rsidDel="00000000" w:rsidP="00000000" w:rsidRDefault="00000000" w:rsidRPr="00000000" w14:paraId="0000021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53802962"/>
              <w:tag w:val="goog_rdk_2615"/>
            </w:sdtPr>
            <w:sdtContent>
              <w:ins w:author="Rossi Rossi" w:id="117" w:date="2026-09-22T06:56:59Z">
                <w:sdt>
                  <w:sdtPr>
                    <w:id w:val="384109033"/>
                    <w:tag w:val="goog_rdk_2616"/>
                  </w:sdtPr>
                  <w:sdtContent>
                    <w:del w:author="Animefor Me" w:id="15" w:date="2026-09-29T09:36:34Z"/>
                  </w:sdtContent>
                </w:sdt>
              </w:ins>
              <w:sdt>
                <w:sdtPr>
                  <w:id w:val="32983906"/>
                  <w:tag w:val="goog_rdk_261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17" w:date="2026-09-22T06:56:59Z">
                <w:del w:author="Animefor Me" w:id="15" w:date="2026-09-29T09:36:34Z"/>
              </w:ins>
            </w:sdtContent>
          </w:sdt>
        </w:p>
      </w:sdtContent>
    </w:sdt>
    <w:sdt>
      <w:sdtPr>
        <w:id w:val="-543700527"/>
        <w:tag w:val="goog_rdk_2622"/>
      </w:sdtPr>
      <w:sdtContent>
        <w:p w:rsidR="00000000" w:rsidDel="00000000" w:rsidP="00000000" w:rsidRDefault="00000000" w:rsidRPr="00000000" w14:paraId="0000022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44769897"/>
              <w:tag w:val="goog_rdk_2619"/>
            </w:sdtPr>
            <w:sdtContent>
              <w:ins w:author="Rossi Rossi" w:id="117" w:date="2026-09-22T06:56:59Z">
                <w:sdt>
                  <w:sdtPr>
                    <w:id w:val="-560326155"/>
                    <w:tag w:val="goog_rdk_2620"/>
                  </w:sdtPr>
                  <w:sdtContent>
                    <w:del w:author="Animefor Me" w:id="15" w:date="2026-09-29T09:36:34Z"/>
                  </w:sdtContent>
                </w:sdt>
              </w:ins>
              <w:sdt>
                <w:sdtPr>
                  <w:id w:val="-9590159"/>
                  <w:tag w:val="goog_rdk_262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33922803"/>
        <w:tag w:val="goog_rdk_2626"/>
      </w:sdtPr>
      <w:sdtContent>
        <w:p w:rsidR="00000000" w:rsidDel="00000000" w:rsidP="00000000" w:rsidRDefault="00000000" w:rsidRPr="00000000" w14:paraId="0000022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55312350"/>
              <w:tag w:val="goog_rdk_2623"/>
            </w:sdtPr>
            <w:sdtContent>
              <w:ins w:author="Rossi Rossi" w:id="117" w:date="2026-09-22T06:56:59Z">
                <w:sdt>
                  <w:sdtPr>
                    <w:id w:val="-1297169465"/>
                    <w:tag w:val="goog_rdk_2624"/>
                  </w:sdtPr>
                  <w:sdtContent>
                    <w:del w:author="Animefor Me" w:id="15" w:date="2026-09-29T09:36:34Z"/>
                  </w:sdtContent>
                </w:sdt>
              </w:ins>
              <w:sdt>
                <w:sdtPr>
                  <w:id w:val="1671431622"/>
                  <w:tag w:val="goog_rdk_262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17" w:date="2026-09-22T06:56:59Z">
                <w:del w:author="Animefor Me" w:id="15" w:date="2026-09-29T09:36:34Z"/>
              </w:ins>
            </w:sdtContent>
          </w:sdt>
        </w:p>
      </w:sdtContent>
    </w:sdt>
    <w:sdt>
      <w:sdtPr>
        <w:id w:val="-607260113"/>
        <w:tag w:val="goog_rdk_2632"/>
      </w:sdtPr>
      <w:sdtContent>
        <w:p w:rsidR="00000000" w:rsidDel="00000000" w:rsidP="00000000" w:rsidRDefault="00000000" w:rsidRPr="00000000" w14:paraId="00000222">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1514711478"/>
              <w:tag w:val="goog_rdk_2629"/>
            </w:sdtPr>
            <w:sdtContent>
              <w:ins w:author="Abinaya Saravanan" w:id="133" w:date="2026-09-23T05:20:30Z">
                <w:sdt>
                  <w:sdtPr>
                    <w:id w:val="-209943528"/>
                    <w:tag w:val="goog_rdk_2630"/>
                  </w:sdtPr>
                  <w:sdtContent>
                    <w:del w:author="Animefor Me" w:id="15" w:date="2026-09-29T09:36:34Z"/>
                  </w:sdtContent>
                </w:sdt>
              </w:ins>
              <w:sdt>
                <w:sdtPr>
                  <w:id w:val="-1230936048"/>
                  <w:tag w:val="goog_rdk_2631"/>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3" w:date="2026-09-23T05:20:30Z">
                <w:del w:author="Animefor Me" w:id="15" w:date="2026-09-29T09:36:34Z"/>
              </w:ins>
            </w:sdtContent>
          </w:sdt>
        </w:p>
      </w:sdtContent>
    </w:sdt>
    <w:sdt>
      <w:sdtPr>
        <w:id w:val="835448236"/>
        <w:tag w:val="goog_rdk_2636"/>
      </w:sdtPr>
      <w:sdtContent>
        <w:p w:rsidR="00000000" w:rsidDel="00000000" w:rsidP="00000000" w:rsidRDefault="00000000" w:rsidRPr="00000000" w14:paraId="00000223">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1437886894"/>
              <w:tag w:val="goog_rdk_2633"/>
            </w:sdtPr>
            <w:sdtContent>
              <w:ins w:author="Abinaya Saravanan" w:id="133" w:date="2026-09-23T05:20:30Z">
                <w:sdt>
                  <w:sdtPr>
                    <w:id w:val="1139771189"/>
                    <w:tag w:val="goog_rdk_2634"/>
                  </w:sdtPr>
                  <w:sdtContent>
                    <w:del w:author="Animefor Me" w:id="15" w:date="2026-09-29T09:36:34Z"/>
                  </w:sdtContent>
                </w:sdt>
              </w:ins>
              <w:sdt>
                <w:sdtPr>
                  <w:id w:val="-1881627604"/>
                  <w:tag w:val="goog_rdk_2635"/>
                </w:sdtPr>
                <w:sdtContent>
                  <w:ins w:author="Abinaya Saravanan" w:id="133" w:date="2026-09-23T05:20:30Z">
                    <w:del w:author="Animefor Me" w:id="15" w:date="2026-09-29T09:36:34Z">
                      <w:r w:rsidDel="00000000" w:rsidR="00000000" w:rsidRPr="00000000">
                        <w:rPr>
                          <w:rtl w:val="0"/>
                        </w:rPr>
                      </w:r>
                    </w:del>
                  </w:ins>
                </w:sdtContent>
              </w:sdt>
              <w:ins w:author="Abinaya Saravanan" w:id="133" w:date="2026-09-23T05:20:30Z">
                <w:del w:author="Animefor Me" w:id="15" w:date="2026-09-29T09:36:34Z"/>
              </w:ins>
            </w:sdtContent>
          </w:sdt>
        </w:p>
      </w:sdtContent>
    </w:sdt>
    <w:sdt>
      <w:sdtPr>
        <w:id w:val="198628813"/>
        <w:tag w:val="goog_rdk_2640"/>
      </w:sdtPr>
      <w:sdtContent>
        <w:p w:rsidR="00000000" w:rsidDel="00000000" w:rsidP="00000000" w:rsidRDefault="00000000" w:rsidRPr="00000000" w14:paraId="00000224">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229793622"/>
              <w:tag w:val="goog_rdk_2637"/>
            </w:sdtPr>
            <w:sdtContent>
              <w:ins w:author="Abinaya Saravanan" w:id="133" w:date="2026-09-23T05:20:30Z">
                <w:sdt>
                  <w:sdtPr>
                    <w:id w:val="1743035933"/>
                    <w:tag w:val="goog_rdk_2638"/>
                  </w:sdtPr>
                  <w:sdtContent>
                    <w:del w:author="Animefor Me" w:id="15" w:date="2026-09-29T09:36:34Z"/>
                  </w:sdtContent>
                </w:sdt>
              </w:ins>
              <w:sdt>
                <w:sdtPr>
                  <w:id w:val="-680395299"/>
                  <w:tag w:val="goog_rdk_2639"/>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3" w:date="2026-09-23T05:20:30Z">
                <w:del w:author="Animefor Me" w:id="15" w:date="2026-09-29T09:36:34Z"/>
              </w:ins>
            </w:sdtContent>
          </w:sdt>
        </w:p>
      </w:sdtContent>
    </w:sdt>
    <w:sdt>
      <w:sdtPr>
        <w:id w:val="1496771797"/>
        <w:tag w:val="goog_rdk_2644"/>
      </w:sdtPr>
      <w:sdtContent>
        <w:p w:rsidR="00000000" w:rsidDel="00000000" w:rsidP="00000000" w:rsidRDefault="00000000" w:rsidRPr="00000000" w14:paraId="00000225">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1761273030"/>
              <w:tag w:val="goog_rdk_2641"/>
            </w:sdtPr>
            <w:sdtContent>
              <w:ins w:author="Abinaya Saravanan" w:id="133" w:date="2026-09-23T05:20:30Z">
                <w:sdt>
                  <w:sdtPr>
                    <w:id w:val="547704291"/>
                    <w:tag w:val="goog_rdk_2642"/>
                  </w:sdtPr>
                  <w:sdtContent>
                    <w:del w:author="Animefor Me" w:id="15" w:date="2026-09-29T09:36:34Z"/>
                  </w:sdtContent>
                </w:sdt>
              </w:ins>
              <w:sdt>
                <w:sdtPr>
                  <w:id w:val="1743404506"/>
                  <w:tag w:val="goog_rdk_2643"/>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3" w:date="2026-09-23T05:20:30Z">
                <w:del w:author="Animefor Me" w:id="15" w:date="2026-09-29T09:36:34Z"/>
              </w:ins>
            </w:sdtContent>
          </w:sdt>
        </w:p>
      </w:sdtContent>
    </w:sdt>
    <w:sdt>
      <w:sdtPr>
        <w:id w:val="-262508508"/>
        <w:tag w:val="goog_rdk_2654"/>
      </w:sdtPr>
      <w:sdtContent>
        <w:p w:rsidR="00000000" w:rsidDel="00000000" w:rsidP="00000000" w:rsidRDefault="00000000" w:rsidRPr="00000000" w14:paraId="00000226">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1693674026"/>
              <w:tag w:val="goog_rdk_2645"/>
            </w:sdtPr>
            <w:sdtContent>
              <w:ins w:author="Abinaya Saravanan" w:id="133" w:date="2026-09-23T05:20:30Z">
                <w:sdt>
                  <w:sdtPr>
                    <w:id w:val="-774091760"/>
                    <w:tag w:val="goog_rdk_2646"/>
                  </w:sdtPr>
                  <w:sdtContent>
                    <w:del w:author="Animefor Me" w:id="15" w:date="2026-09-29T09:36:34Z"/>
                  </w:sdtContent>
                </w:sdt>
              </w:ins>
              <w:sdt>
                <w:sdtPr>
                  <w:id w:val="-1349094672"/>
                  <w:tag w:val="goog_rdk_2647"/>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w:delText>
                      </w:r>
                    </w:del>
                  </w:ins>
                </w:sdtContent>
              </w:sdt>
              <w:ins w:author="Abinaya Saravanan" w:id="133" w:date="2026-09-23T05:20:30Z">
                <w:del w:author="Animefor Me" w:id="15" w:date="2026-09-29T09:36:34Z"/>
              </w:ins>
            </w:sdtContent>
          </w:sdt>
          <w:sdt>
            <w:sdtPr>
              <w:id w:val="1711950328"/>
              <w:tag w:val="goog_rdk_2648"/>
            </w:sdtPr>
            <w:sdtContent>
              <w:ins w:author="janani" w:id="134" w:date="2026-09-24T16:02:04Z">
                <w:sdt>
                  <w:sdtPr>
                    <w:id w:val="475359196"/>
                    <w:tag w:val="goog_rdk_2649"/>
                  </w:sdtPr>
                  <w:sdtContent>
                    <w:del w:author="Animefor Me" w:id="15" w:date="2026-09-29T09:36:34Z"/>
                  </w:sdtContent>
                </w:sdt>
              </w:ins>
              <w:sdt>
                <w:sdtPr>
                  <w:id w:val="558088042"/>
                  <w:tag w:val="goog_rdk_2650"/>
                </w:sdtPr>
                <w:sdtContent>
                  <w:ins w:author="janani" w:id="134" w:date="2026-09-24T16:02:04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janani" w:id="134" w:date="2026-09-24T16:02:04Z">
                <w:del w:author="Animefor Me" w:id="15" w:date="2026-09-29T09:36:34Z"/>
              </w:ins>
            </w:sdtContent>
          </w:sdt>
          <w:sdt>
            <w:sdtPr>
              <w:id w:val="-753142642"/>
              <w:tag w:val="goog_rdk_2651"/>
            </w:sdtPr>
            <w:sdtContent>
              <w:ins w:author="Abinaya Saravanan" w:id="133" w:date="2026-09-23T05:20:30Z">
                <w:sdt>
                  <w:sdtPr>
                    <w:id w:val="-865844310"/>
                    <w:tag w:val="goog_rdk_2652"/>
                  </w:sdtPr>
                  <w:sdtContent>
                    <w:del w:author="Animefor Me" w:id="15" w:date="2026-09-29T09:36:34Z"/>
                  </w:sdtContent>
                </w:sdt>
              </w:ins>
              <w:sdt>
                <w:sdtPr>
                  <w:id w:val="-1751119870"/>
                  <w:tag w:val="goog_rdk_2653"/>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-1.5-pro")</w:delText>
                      </w:r>
                    </w:del>
                  </w:ins>
                </w:sdtContent>
              </w:sdt>
              <w:ins w:author="Abinaya Saravanan" w:id="133" w:date="2026-09-23T05:20:30Z">
                <w:del w:author="Animefor Me" w:id="15" w:date="2026-09-29T09:36:34Z"/>
              </w:ins>
            </w:sdtContent>
          </w:sdt>
        </w:p>
      </w:sdtContent>
    </w:sdt>
    <w:sdt>
      <w:sdtPr>
        <w:id w:val="-1580490134"/>
        <w:tag w:val="goog_rdk_2658"/>
      </w:sdtPr>
      <w:sdtContent>
        <w:p w:rsidR="00000000" w:rsidDel="00000000" w:rsidP="00000000" w:rsidRDefault="00000000" w:rsidRPr="00000000" w14:paraId="00000227">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353594609"/>
              <w:tag w:val="goog_rdk_2655"/>
            </w:sdtPr>
            <w:sdtContent>
              <w:ins w:author="Abinaya Saravanan" w:id="133" w:date="2026-09-23T05:20:30Z">
                <w:sdt>
                  <w:sdtPr>
                    <w:id w:val="1043149340"/>
                    <w:tag w:val="goog_rdk_2656"/>
                  </w:sdtPr>
                  <w:sdtContent>
                    <w:del w:author="Animefor Me" w:id="15" w:date="2026-09-29T09:36:34Z"/>
                  </w:sdtContent>
                </w:sdt>
              </w:ins>
              <w:sdt>
                <w:sdtPr>
                  <w:id w:val="-615735620"/>
                  <w:tag w:val="goog_rdk_2657"/>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3" w:date="2026-09-23T05:20:30Z">
                <w:del w:author="Animefor Me" w:id="15" w:date="2026-09-29T09:36:34Z"/>
              </w:ins>
            </w:sdtContent>
          </w:sdt>
        </w:p>
      </w:sdtContent>
    </w:sdt>
    <w:sdt>
      <w:sdtPr>
        <w:id w:val="-1492945317"/>
        <w:tag w:val="goog_rdk_2662"/>
      </w:sdtPr>
      <w:sdtContent>
        <w:p w:rsidR="00000000" w:rsidDel="00000000" w:rsidP="00000000" w:rsidRDefault="00000000" w:rsidRPr="00000000" w14:paraId="00000228">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1675900745"/>
              <w:tag w:val="goog_rdk_2659"/>
            </w:sdtPr>
            <w:sdtContent>
              <w:ins w:author="Abinaya Saravanan" w:id="133" w:date="2026-09-23T05:20:30Z">
                <w:sdt>
                  <w:sdtPr>
                    <w:id w:val="-691450172"/>
                    <w:tag w:val="goog_rdk_2660"/>
                  </w:sdtPr>
                  <w:sdtContent>
                    <w:del w:author="Animefor Me" w:id="15" w:date="2026-09-29T09:36:34Z"/>
                  </w:sdtContent>
                </w:sdt>
              </w:ins>
              <w:sdt>
                <w:sdtPr>
                  <w:id w:val="1530558089"/>
                  <w:tag w:val="goog_rdk_2661"/>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3" w:date="2026-09-23T05:20:30Z">
                <w:del w:author="Animefor Me" w:id="15" w:date="2026-09-29T09:36:34Z"/>
              </w:ins>
            </w:sdtContent>
          </w:sdt>
        </w:p>
      </w:sdtContent>
    </w:sdt>
    <w:sdt>
      <w:sdtPr>
        <w:id w:val="-1872610124"/>
        <w:tag w:val="goog_rdk_2666"/>
      </w:sdtPr>
      <w:sdtContent>
        <w:p w:rsidR="00000000" w:rsidDel="00000000" w:rsidP="00000000" w:rsidRDefault="00000000" w:rsidRPr="00000000" w14:paraId="00000229">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449473431"/>
              <w:tag w:val="goog_rdk_2663"/>
            </w:sdtPr>
            <w:sdtContent>
              <w:ins w:author="Abinaya Saravanan" w:id="133" w:date="2026-09-23T05:20:30Z">
                <w:sdt>
                  <w:sdtPr>
                    <w:id w:val="2065604740"/>
                    <w:tag w:val="goog_rdk_2664"/>
                  </w:sdtPr>
                  <w:sdtContent>
                    <w:del w:author="Animefor Me" w:id="15" w:date="2026-09-29T09:36:34Z"/>
                  </w:sdtContent>
                </w:sdt>
              </w:ins>
              <w:sdt>
                <w:sdtPr>
                  <w:id w:val="-308250909"/>
                  <w:tag w:val="goog_rdk_2665"/>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3" w:date="2026-09-23T05:20:30Z">
                <w:del w:author="Animefor Me" w:id="15" w:date="2026-09-29T09:36:34Z"/>
              </w:ins>
            </w:sdtContent>
          </w:sdt>
        </w:p>
      </w:sdtContent>
    </w:sdt>
    <w:sdt>
      <w:sdtPr>
        <w:id w:val="2117914936"/>
        <w:tag w:val="goog_rdk_2670"/>
      </w:sdtPr>
      <w:sdtContent>
        <w:p w:rsidR="00000000" w:rsidDel="00000000" w:rsidP="00000000" w:rsidRDefault="00000000" w:rsidRPr="00000000" w14:paraId="0000022A">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1244205761"/>
              <w:tag w:val="goog_rdk_2667"/>
            </w:sdtPr>
            <w:sdtContent>
              <w:ins w:author="Abinaya Saravanan" w:id="133" w:date="2026-09-23T05:20:30Z">
                <w:sdt>
                  <w:sdtPr>
                    <w:id w:val="-1376603127"/>
                    <w:tag w:val="goog_rdk_2668"/>
                  </w:sdtPr>
                  <w:sdtContent>
                    <w:del w:author="Animefor Me" w:id="15" w:date="2026-09-29T09:36:34Z"/>
                  </w:sdtContent>
                </w:sdt>
              </w:ins>
              <w:sdt>
                <w:sdtPr>
                  <w:id w:val="959650321"/>
                  <w:tag w:val="goog_rdk_2669"/>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3" w:date="2026-09-23T05:20:30Z">
                <w:del w:author="Animefor Me" w:id="15" w:date="2026-09-29T09:36:34Z"/>
              </w:ins>
            </w:sdtContent>
          </w:sdt>
        </w:p>
      </w:sdtContent>
    </w:sdt>
    <w:sdt>
      <w:sdtPr>
        <w:id w:val="-1769485788"/>
        <w:tag w:val="goog_rdk_2674"/>
      </w:sdtPr>
      <w:sdtContent>
        <w:p w:rsidR="00000000" w:rsidDel="00000000" w:rsidP="00000000" w:rsidRDefault="00000000" w:rsidRPr="00000000" w14:paraId="0000022B">
          <w:pPr>
            <w:numPr>
              <w:ilvl w:val="1"/>
              <w:numId w:val="2"/>
            </w:numPr>
            <w:ind w:left="502" w:hanging="360"/>
            <w:rPr>
              <w:ins w:author="Abinaya Saravanan" w:id="133" w:date="2026-09-23T05:20:30Z"/>
              <w:del w:author="Animefor Me" w:id="15" w:date="2026-09-29T09:36:34Z"/>
            </w:rPr>
            <w:pPrChange w:author="FATHIMA RAIHANA A S" w:id="0" w:date="2026-09-25T17:38:39Z">
              <w:pPr>
                <w:numPr>
                  <w:ilvl w:val="1"/>
                  <w:numId w:val="9"/>
                </w:numPr>
                <w:ind w:left="502" w:hanging="360"/>
              </w:pPr>
            </w:pPrChange>
          </w:pPr>
          <w:sdt>
            <w:sdtPr>
              <w:id w:val="-621567548"/>
              <w:tag w:val="goog_rdk_2671"/>
            </w:sdtPr>
            <w:sdtContent>
              <w:ins w:author="Abinaya Saravanan" w:id="133" w:date="2026-09-23T05:20:30Z">
                <w:sdt>
                  <w:sdtPr>
                    <w:id w:val="1825184533"/>
                    <w:tag w:val="goog_rdk_2672"/>
                  </w:sdtPr>
                  <w:sdtContent>
                    <w:del w:author="Animefor Me" w:id="15" w:date="2026-09-29T09:36:34Z"/>
                  </w:sdtContent>
                </w:sdt>
              </w:ins>
              <w:sdt>
                <w:sdtPr>
                  <w:id w:val="1682821625"/>
                  <w:tag w:val="goog_rdk_2673"/>
                </w:sdtPr>
                <w:sdtContent>
                  <w:ins w:author="Abinaya Saravanan" w:id="133" w:date="2026-09-23T05:20:30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3" w:date="2026-09-23T05:20:30Z">
                <w:del w:author="Animefor Me" w:id="15" w:date="2026-09-29T09:36:34Z"/>
              </w:ins>
            </w:sdtContent>
          </w:sdt>
        </w:p>
      </w:sdtContent>
    </w:sdt>
    <w:sdt>
      <w:sdtPr>
        <w:id w:val="1740860608"/>
        <w:tag w:val="goog_rdk_2680"/>
      </w:sdtPr>
      <w:sdtContent>
        <w:p w:rsidR="00000000" w:rsidDel="00000000" w:rsidP="00000000" w:rsidRDefault="00000000" w:rsidRPr="00000000" w14:paraId="0000022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07010084"/>
              <w:tag w:val="goog_rdk_2677"/>
            </w:sdtPr>
            <w:sdtContent>
              <w:ins w:author="Rossi Rossi" w:id="117" w:date="2026-09-22T06:56:59Z">
                <w:sdt>
                  <w:sdtPr>
                    <w:id w:val="1024028917"/>
                    <w:tag w:val="goog_rdk_2678"/>
                  </w:sdtPr>
                  <w:sdtContent>
                    <w:del w:author="Animefor Me" w:id="15" w:date="2026-09-29T09:36:34Z"/>
                  </w:sdtContent>
                </w:sdt>
              </w:ins>
              <w:sdt>
                <w:sdtPr>
                  <w:id w:val="413027494"/>
                  <w:tag w:val="goog_rdk_267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72218885"/>
        <w:tag w:val="goog_rdk_2684"/>
      </w:sdtPr>
      <w:sdtContent>
        <w:p w:rsidR="00000000" w:rsidDel="00000000" w:rsidP="00000000" w:rsidRDefault="00000000" w:rsidRPr="00000000" w14:paraId="0000022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05415696"/>
              <w:tag w:val="goog_rdk_2681"/>
            </w:sdtPr>
            <w:sdtContent>
              <w:ins w:author="Rossi Rossi" w:id="117" w:date="2026-09-22T06:56:59Z">
                <w:sdt>
                  <w:sdtPr>
                    <w:id w:val="1246407135"/>
                    <w:tag w:val="goog_rdk_2682"/>
                  </w:sdtPr>
                  <w:sdtContent>
                    <w:del w:author="Animefor Me" w:id="15" w:date="2026-09-29T09:36:34Z"/>
                  </w:sdtContent>
                </w:sdt>
              </w:ins>
              <w:sdt>
                <w:sdtPr>
                  <w:id w:val="339649433"/>
                  <w:tag w:val="goog_rdk_268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17" w:date="2026-09-22T06:56:59Z">
                <w:del w:author="Animefor Me" w:id="15" w:date="2026-09-29T09:36:34Z"/>
              </w:ins>
            </w:sdtContent>
          </w:sdt>
        </w:p>
      </w:sdtContent>
    </w:sdt>
    <w:sdt>
      <w:sdtPr>
        <w:id w:val="-1954918763"/>
        <w:tag w:val="goog_rdk_2688"/>
      </w:sdtPr>
      <w:sdtContent>
        <w:p w:rsidR="00000000" w:rsidDel="00000000" w:rsidP="00000000" w:rsidRDefault="00000000" w:rsidRPr="00000000" w14:paraId="0000022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36970351"/>
              <w:tag w:val="goog_rdk_2685"/>
            </w:sdtPr>
            <w:sdtContent>
              <w:ins w:author="Rossi Rossi" w:id="117" w:date="2026-09-22T06:56:59Z">
                <w:sdt>
                  <w:sdtPr>
                    <w:id w:val="-2099629398"/>
                    <w:tag w:val="goog_rdk_2686"/>
                  </w:sdtPr>
                  <w:sdtContent>
                    <w:del w:author="Animefor Me" w:id="15" w:date="2026-09-29T09:36:34Z"/>
                  </w:sdtContent>
                </w:sdt>
              </w:ins>
              <w:sdt>
                <w:sdtPr>
                  <w:id w:val="2074233592"/>
                  <w:tag w:val="goog_rdk_268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47806595"/>
        <w:tag w:val="goog_rdk_2692"/>
      </w:sdtPr>
      <w:sdtContent>
        <w:p w:rsidR="00000000" w:rsidDel="00000000" w:rsidP="00000000" w:rsidRDefault="00000000" w:rsidRPr="00000000" w14:paraId="0000022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9633753"/>
              <w:tag w:val="goog_rdk_2689"/>
            </w:sdtPr>
            <w:sdtContent>
              <w:ins w:author="Rossi Rossi" w:id="117" w:date="2026-09-22T06:56:59Z">
                <w:sdt>
                  <w:sdtPr>
                    <w:id w:val="-1586082249"/>
                    <w:tag w:val="goog_rdk_2690"/>
                  </w:sdtPr>
                  <w:sdtContent>
                    <w:del w:author="Animefor Me" w:id="15" w:date="2026-09-29T09:36:34Z"/>
                  </w:sdtContent>
                </w:sdt>
              </w:ins>
              <w:sdt>
                <w:sdtPr>
                  <w:id w:val="-2044586829"/>
                  <w:tag w:val="goog_rdk_269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17" w:date="2026-09-22T06:56:59Z">
                <w:del w:author="Animefor Me" w:id="15" w:date="2026-09-29T09:36:34Z"/>
              </w:ins>
            </w:sdtContent>
          </w:sdt>
        </w:p>
      </w:sdtContent>
    </w:sdt>
    <w:sdt>
      <w:sdtPr>
        <w:id w:val="-235168699"/>
        <w:tag w:val="goog_rdk_2696"/>
      </w:sdtPr>
      <w:sdtContent>
        <w:p w:rsidR="00000000" w:rsidDel="00000000" w:rsidP="00000000" w:rsidRDefault="00000000" w:rsidRPr="00000000" w14:paraId="0000023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84013312"/>
              <w:tag w:val="goog_rdk_2693"/>
            </w:sdtPr>
            <w:sdtContent>
              <w:ins w:author="Rossi Rossi" w:id="117" w:date="2026-09-22T06:56:59Z">
                <w:sdt>
                  <w:sdtPr>
                    <w:id w:val="-47169683"/>
                    <w:tag w:val="goog_rdk_2694"/>
                  </w:sdtPr>
                  <w:sdtContent>
                    <w:del w:author="Animefor Me" w:id="15" w:date="2026-09-29T09:36:34Z"/>
                  </w:sdtContent>
                </w:sdt>
              </w:ins>
              <w:sdt>
                <w:sdtPr>
                  <w:id w:val="1345711626"/>
                  <w:tag w:val="goog_rdk_269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17" w:date="2026-09-22T06:56:59Z">
                <w:del w:author="Animefor Me" w:id="15" w:date="2026-09-29T09:36:34Z"/>
              </w:ins>
            </w:sdtContent>
          </w:sdt>
        </w:p>
      </w:sdtContent>
    </w:sdt>
    <w:sdt>
      <w:sdtPr>
        <w:id w:val="349153831"/>
        <w:tag w:val="goog_rdk_2700"/>
      </w:sdtPr>
      <w:sdtContent>
        <w:p w:rsidR="00000000" w:rsidDel="00000000" w:rsidP="00000000" w:rsidRDefault="00000000" w:rsidRPr="00000000" w14:paraId="0000023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07760583"/>
              <w:tag w:val="goog_rdk_2697"/>
            </w:sdtPr>
            <w:sdtContent>
              <w:ins w:author="Rossi Rossi" w:id="117" w:date="2026-09-22T06:56:59Z">
                <w:sdt>
                  <w:sdtPr>
                    <w:id w:val="1102867072"/>
                    <w:tag w:val="goog_rdk_2698"/>
                  </w:sdtPr>
                  <w:sdtContent>
                    <w:del w:author="Animefor Me" w:id="15" w:date="2026-09-29T09:36:34Z"/>
                  </w:sdtContent>
                </w:sdt>
              </w:ins>
              <w:sdt>
                <w:sdtPr>
                  <w:id w:val="-903393514"/>
                  <w:tag w:val="goog_rdk_269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17" w:date="2026-09-22T06:56:59Z">
                <w:del w:author="Animefor Me" w:id="15" w:date="2026-09-29T09:36:34Z"/>
              </w:ins>
            </w:sdtContent>
          </w:sdt>
        </w:p>
      </w:sdtContent>
    </w:sdt>
    <w:sdt>
      <w:sdtPr>
        <w:id w:val="1056447088"/>
        <w:tag w:val="goog_rdk_2704"/>
      </w:sdtPr>
      <w:sdtContent>
        <w:p w:rsidR="00000000" w:rsidDel="00000000" w:rsidP="00000000" w:rsidRDefault="00000000" w:rsidRPr="00000000" w14:paraId="0000023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24891540"/>
              <w:tag w:val="goog_rdk_2701"/>
            </w:sdtPr>
            <w:sdtContent>
              <w:ins w:author="Rossi Rossi" w:id="117" w:date="2026-09-22T06:56:59Z">
                <w:sdt>
                  <w:sdtPr>
                    <w:id w:val="-451765703"/>
                    <w:tag w:val="goog_rdk_2702"/>
                  </w:sdtPr>
                  <w:sdtContent>
                    <w:del w:author="Animefor Me" w:id="15" w:date="2026-09-29T09:36:34Z"/>
                  </w:sdtContent>
                </w:sdt>
              </w:ins>
              <w:sdt>
                <w:sdtPr>
                  <w:id w:val="1173894235"/>
                  <w:tag w:val="goog_rdk_270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**Restrict key** to confirm.</w:delText>
                      </w:r>
                    </w:del>
                  </w:ins>
                </w:sdtContent>
              </w:sdt>
              <w:ins w:author="Rossi Rossi" w:id="117" w:date="2026-09-22T06:56:59Z">
                <w:del w:author="Animefor Me" w:id="15" w:date="2026-09-29T09:36:34Z"/>
              </w:ins>
            </w:sdtContent>
          </w:sdt>
        </w:p>
      </w:sdtContent>
    </w:sdt>
    <w:sdt>
      <w:sdtPr>
        <w:id w:val="-1983424778"/>
        <w:tag w:val="goog_rdk_2710"/>
      </w:sdtPr>
      <w:sdtContent>
        <w:p w:rsidR="00000000" w:rsidDel="00000000" w:rsidP="00000000" w:rsidRDefault="00000000" w:rsidRPr="00000000" w14:paraId="00000233">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565382271"/>
              <w:tag w:val="goog_rdk_2707"/>
            </w:sdtPr>
            <w:sdtContent>
              <w:ins w:author="Abinaya Saravanan" w:id="135" w:date="2026-09-23T05:20:57Z">
                <w:sdt>
                  <w:sdtPr>
                    <w:id w:val="680037881"/>
                    <w:tag w:val="goog_rdk_2708"/>
                  </w:sdtPr>
                  <w:sdtContent>
                    <w:del w:author="Animefor Me" w:id="15" w:date="2026-09-29T09:36:34Z"/>
                  </w:sdtContent>
                </w:sdt>
              </w:ins>
              <w:sdt>
                <w:sdtPr>
                  <w:id w:val="573492584"/>
                  <w:tag w:val="goog_rdk_2709"/>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5" w:date="2026-09-23T05:20:57Z">
                <w:del w:author="Animefor Me" w:id="15" w:date="2026-09-29T09:36:34Z"/>
              </w:ins>
            </w:sdtContent>
          </w:sdt>
        </w:p>
      </w:sdtContent>
    </w:sdt>
    <w:sdt>
      <w:sdtPr>
        <w:id w:val="-1288377110"/>
        <w:tag w:val="goog_rdk_2714"/>
      </w:sdtPr>
      <w:sdtContent>
        <w:p w:rsidR="00000000" w:rsidDel="00000000" w:rsidP="00000000" w:rsidRDefault="00000000" w:rsidRPr="00000000" w14:paraId="00000234">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76903095"/>
              <w:tag w:val="goog_rdk_2711"/>
            </w:sdtPr>
            <w:sdtContent>
              <w:ins w:author="Abinaya Saravanan" w:id="135" w:date="2026-09-23T05:20:57Z">
                <w:sdt>
                  <w:sdtPr>
                    <w:id w:val="-253417215"/>
                    <w:tag w:val="goog_rdk_2712"/>
                  </w:sdtPr>
                  <w:sdtContent>
                    <w:del w:author="Animefor Me" w:id="15" w:date="2026-09-29T09:36:34Z"/>
                  </w:sdtContent>
                </w:sdt>
              </w:ins>
              <w:sdt>
                <w:sdtPr>
                  <w:id w:val="-810533423"/>
                  <w:tag w:val="goog_rdk_2713"/>
                </w:sdtPr>
                <w:sdtContent>
                  <w:ins w:author="Abinaya Saravanan" w:id="135" w:date="2026-09-23T05:20:57Z">
                    <w:del w:author="Animefor Me" w:id="15" w:date="2026-09-29T09:36:34Z">
                      <w:r w:rsidDel="00000000" w:rsidR="00000000" w:rsidRPr="00000000">
                        <w:rPr>
                          <w:rtl w:val="0"/>
                        </w:rPr>
                      </w:r>
                    </w:del>
                  </w:ins>
                </w:sdtContent>
              </w:sdt>
              <w:ins w:author="Abinaya Saravanan" w:id="135" w:date="2026-09-23T05:20:57Z">
                <w:del w:author="Animefor Me" w:id="15" w:date="2026-09-29T09:36:34Z"/>
              </w:ins>
            </w:sdtContent>
          </w:sdt>
        </w:p>
      </w:sdtContent>
    </w:sdt>
    <w:sdt>
      <w:sdtPr>
        <w:id w:val="344346889"/>
        <w:tag w:val="goog_rdk_2718"/>
      </w:sdtPr>
      <w:sdtContent>
        <w:p w:rsidR="00000000" w:rsidDel="00000000" w:rsidP="00000000" w:rsidRDefault="00000000" w:rsidRPr="00000000" w14:paraId="00000235">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30183521"/>
              <w:tag w:val="goog_rdk_2715"/>
            </w:sdtPr>
            <w:sdtContent>
              <w:ins w:author="Abinaya Saravanan" w:id="135" w:date="2026-09-23T05:20:57Z">
                <w:sdt>
                  <w:sdtPr>
                    <w:id w:val="-304986507"/>
                    <w:tag w:val="goog_rdk_2716"/>
                  </w:sdtPr>
                  <w:sdtContent>
                    <w:del w:author="Animefor Me" w:id="15" w:date="2026-09-29T09:36:34Z"/>
                  </w:sdtContent>
                </w:sdt>
              </w:ins>
              <w:sdt>
                <w:sdtPr>
                  <w:id w:val="1084329414"/>
                  <w:tag w:val="goog_rdk_2717"/>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5" w:date="2026-09-23T05:20:57Z">
                <w:del w:author="Animefor Me" w:id="15" w:date="2026-09-29T09:36:34Z"/>
              </w:ins>
            </w:sdtContent>
          </w:sdt>
        </w:p>
      </w:sdtContent>
    </w:sdt>
    <w:sdt>
      <w:sdtPr>
        <w:id w:val="282362614"/>
        <w:tag w:val="goog_rdk_2722"/>
      </w:sdtPr>
      <w:sdtContent>
        <w:p w:rsidR="00000000" w:rsidDel="00000000" w:rsidP="00000000" w:rsidRDefault="00000000" w:rsidRPr="00000000" w14:paraId="00000236">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2066401058"/>
              <w:tag w:val="goog_rdk_2719"/>
            </w:sdtPr>
            <w:sdtContent>
              <w:ins w:author="Abinaya Saravanan" w:id="135" w:date="2026-09-23T05:20:57Z">
                <w:sdt>
                  <w:sdtPr>
                    <w:id w:val="-1676423976"/>
                    <w:tag w:val="goog_rdk_2720"/>
                  </w:sdtPr>
                  <w:sdtContent>
                    <w:del w:author="Animefor Me" w:id="15" w:date="2026-09-29T09:36:34Z"/>
                  </w:sdtContent>
                </w:sdt>
              </w:ins>
              <w:sdt>
                <w:sdtPr>
                  <w:id w:val="1413966919"/>
                  <w:tag w:val="goog_rdk_2721"/>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5" w:date="2026-09-23T05:20:57Z">
                <w:del w:author="Animefor Me" w:id="15" w:date="2026-09-29T09:36:34Z"/>
              </w:ins>
            </w:sdtContent>
          </w:sdt>
        </w:p>
      </w:sdtContent>
    </w:sdt>
    <w:sdt>
      <w:sdtPr>
        <w:id w:val="327249989"/>
        <w:tag w:val="goog_rdk_2726"/>
      </w:sdtPr>
      <w:sdtContent>
        <w:p w:rsidR="00000000" w:rsidDel="00000000" w:rsidP="00000000" w:rsidRDefault="00000000" w:rsidRPr="00000000" w14:paraId="00000237">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2024056059"/>
              <w:tag w:val="goog_rdk_2723"/>
            </w:sdtPr>
            <w:sdtContent>
              <w:ins w:author="Abinaya Saravanan" w:id="135" w:date="2026-09-23T05:20:57Z">
                <w:sdt>
                  <w:sdtPr>
                    <w:id w:val="1521704030"/>
                    <w:tag w:val="goog_rdk_2724"/>
                  </w:sdtPr>
                  <w:sdtContent>
                    <w:del w:author="Animefor Me" w:id="15" w:date="2026-09-29T09:36:34Z"/>
                  </w:sdtContent>
                </w:sdt>
              </w:ins>
              <w:sdt>
                <w:sdtPr>
                  <w:id w:val="331958999"/>
                  <w:tag w:val="goog_rdk_2725"/>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5" w:date="2026-09-23T05:20:57Z">
                <w:del w:author="Animefor Me" w:id="15" w:date="2026-09-29T09:36:34Z"/>
              </w:ins>
            </w:sdtContent>
          </w:sdt>
        </w:p>
      </w:sdtContent>
    </w:sdt>
    <w:sdt>
      <w:sdtPr>
        <w:id w:val="-1239221409"/>
        <w:tag w:val="goog_rdk_2730"/>
      </w:sdtPr>
      <w:sdtContent>
        <w:p w:rsidR="00000000" w:rsidDel="00000000" w:rsidP="00000000" w:rsidRDefault="00000000" w:rsidRPr="00000000" w14:paraId="00000238">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1231133078"/>
              <w:tag w:val="goog_rdk_2727"/>
            </w:sdtPr>
            <w:sdtContent>
              <w:ins w:author="Abinaya Saravanan" w:id="135" w:date="2026-09-23T05:20:57Z">
                <w:sdt>
                  <w:sdtPr>
                    <w:id w:val="403606362"/>
                    <w:tag w:val="goog_rdk_2728"/>
                  </w:sdtPr>
                  <w:sdtContent>
                    <w:del w:author="Animefor Me" w:id="15" w:date="2026-09-29T09:36:34Z"/>
                  </w:sdtContent>
                </w:sdt>
              </w:ins>
              <w:sdt>
                <w:sdtPr>
                  <w:id w:val="536509186"/>
                  <w:tag w:val="goog_rdk_2729"/>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5" w:date="2026-09-23T05:20:57Z">
                <w:del w:author="Animefor Me" w:id="15" w:date="2026-09-29T09:36:34Z"/>
              </w:ins>
            </w:sdtContent>
          </w:sdt>
        </w:p>
      </w:sdtContent>
    </w:sdt>
    <w:sdt>
      <w:sdtPr>
        <w:id w:val="2020114056"/>
        <w:tag w:val="goog_rdk_2734"/>
      </w:sdtPr>
      <w:sdtContent>
        <w:p w:rsidR="00000000" w:rsidDel="00000000" w:rsidP="00000000" w:rsidRDefault="00000000" w:rsidRPr="00000000" w14:paraId="00000239">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1599735054"/>
              <w:tag w:val="goog_rdk_2731"/>
            </w:sdtPr>
            <w:sdtContent>
              <w:ins w:author="Abinaya Saravanan" w:id="135" w:date="2026-09-23T05:20:57Z">
                <w:sdt>
                  <w:sdtPr>
                    <w:id w:val="1392680883"/>
                    <w:tag w:val="goog_rdk_2732"/>
                  </w:sdtPr>
                  <w:sdtContent>
                    <w:del w:author="Animefor Me" w:id="15" w:date="2026-09-29T09:36:34Z"/>
                  </w:sdtContent>
                </w:sdt>
              </w:ins>
              <w:sdt>
                <w:sdtPr>
                  <w:id w:val="-1644104663"/>
                  <w:tag w:val="goog_rdk_2733"/>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5" w:date="2026-09-23T05:20:57Z">
                <w:del w:author="Animefor Me" w:id="15" w:date="2026-09-29T09:36:34Z"/>
              </w:ins>
            </w:sdtContent>
          </w:sdt>
        </w:p>
      </w:sdtContent>
    </w:sdt>
    <w:sdt>
      <w:sdtPr>
        <w:id w:val="1892106926"/>
        <w:tag w:val="goog_rdk_2738"/>
      </w:sdtPr>
      <w:sdtContent>
        <w:p w:rsidR="00000000" w:rsidDel="00000000" w:rsidP="00000000" w:rsidRDefault="00000000" w:rsidRPr="00000000" w14:paraId="0000023A">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1507405353"/>
              <w:tag w:val="goog_rdk_2735"/>
            </w:sdtPr>
            <w:sdtContent>
              <w:ins w:author="Abinaya Saravanan" w:id="135" w:date="2026-09-23T05:20:57Z">
                <w:sdt>
                  <w:sdtPr>
                    <w:id w:val="-418337333"/>
                    <w:tag w:val="goog_rdk_2736"/>
                  </w:sdtPr>
                  <w:sdtContent>
                    <w:del w:author="Animefor Me" w:id="15" w:date="2026-09-29T09:36:34Z"/>
                  </w:sdtContent>
                </w:sdt>
              </w:ins>
              <w:sdt>
                <w:sdtPr>
                  <w:id w:val="1876723004"/>
                  <w:tag w:val="goog_rdk_2737"/>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5" w:date="2026-09-23T05:20:57Z">
                <w:del w:author="Animefor Me" w:id="15" w:date="2026-09-29T09:36:34Z"/>
              </w:ins>
            </w:sdtContent>
          </w:sdt>
        </w:p>
      </w:sdtContent>
    </w:sdt>
    <w:sdt>
      <w:sdtPr>
        <w:id w:val="1523485925"/>
        <w:tag w:val="goog_rdk_2742"/>
      </w:sdtPr>
      <w:sdtContent>
        <w:p w:rsidR="00000000" w:rsidDel="00000000" w:rsidP="00000000" w:rsidRDefault="00000000" w:rsidRPr="00000000" w14:paraId="0000023B">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2034409447"/>
              <w:tag w:val="goog_rdk_2739"/>
            </w:sdtPr>
            <w:sdtContent>
              <w:ins w:author="Abinaya Saravanan" w:id="135" w:date="2026-09-23T05:20:57Z">
                <w:sdt>
                  <w:sdtPr>
                    <w:id w:val="-484357412"/>
                    <w:tag w:val="goog_rdk_2740"/>
                  </w:sdtPr>
                  <w:sdtContent>
                    <w:del w:author="Animefor Me" w:id="15" w:date="2026-09-29T09:36:34Z"/>
                  </w:sdtContent>
                </w:sdt>
              </w:ins>
              <w:sdt>
                <w:sdtPr>
                  <w:id w:val="-602438152"/>
                  <w:tag w:val="goog_rdk_2741"/>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5" w:date="2026-09-23T05:20:57Z">
                <w:del w:author="Animefor Me" w:id="15" w:date="2026-09-29T09:36:34Z"/>
              </w:ins>
            </w:sdtContent>
          </w:sdt>
        </w:p>
      </w:sdtContent>
    </w:sdt>
    <w:sdt>
      <w:sdtPr>
        <w:id w:val="2112107595"/>
        <w:tag w:val="goog_rdk_2746"/>
      </w:sdtPr>
      <w:sdtContent>
        <w:p w:rsidR="00000000" w:rsidDel="00000000" w:rsidP="00000000" w:rsidRDefault="00000000" w:rsidRPr="00000000" w14:paraId="0000023C">
          <w:pPr>
            <w:numPr>
              <w:ilvl w:val="1"/>
              <w:numId w:val="2"/>
            </w:numPr>
            <w:ind w:left="502" w:hanging="360"/>
            <w:rPr>
              <w:ins w:author="Abinaya Saravanan" w:id="135" w:date="2026-09-23T05:20:57Z"/>
              <w:del w:author="Animefor Me" w:id="15" w:date="2026-09-29T09:36:34Z"/>
            </w:rPr>
            <w:pPrChange w:author="FATHIMA RAIHANA A S" w:id="0" w:date="2026-09-25T17:38:39Z">
              <w:pPr>
                <w:numPr>
                  <w:ilvl w:val="1"/>
                  <w:numId w:val="9"/>
                </w:numPr>
                <w:ind w:left="502" w:hanging="360"/>
              </w:pPr>
            </w:pPrChange>
          </w:pPr>
          <w:sdt>
            <w:sdtPr>
              <w:id w:val="-1548466951"/>
              <w:tag w:val="goog_rdk_2743"/>
            </w:sdtPr>
            <w:sdtContent>
              <w:ins w:author="Abinaya Saravanan" w:id="135" w:date="2026-09-23T05:20:57Z">
                <w:sdt>
                  <w:sdtPr>
                    <w:id w:val="229063146"/>
                    <w:tag w:val="goog_rdk_2744"/>
                  </w:sdtPr>
                  <w:sdtContent>
                    <w:del w:author="Animefor Me" w:id="15" w:date="2026-09-29T09:36:34Z"/>
                  </w:sdtContent>
                </w:sdt>
              </w:ins>
              <w:sdt>
                <w:sdtPr>
                  <w:id w:val="1599885280"/>
                  <w:tag w:val="goog_rdk_2745"/>
                </w:sdtPr>
                <w:sdtContent>
                  <w:ins w:author="Abinaya Saravanan" w:id="135" w:date="2026-09-23T05:20:5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5" w:date="2026-09-23T05:20:57Z">
                <w:del w:author="Animefor Me" w:id="15" w:date="2026-09-29T09:36:34Z"/>
              </w:ins>
            </w:sdtContent>
          </w:sdt>
        </w:p>
      </w:sdtContent>
    </w:sdt>
    <w:sdt>
      <w:sdtPr>
        <w:id w:val="898088329"/>
        <w:tag w:val="goog_rdk_2752"/>
      </w:sdtPr>
      <w:sdtContent>
        <w:p w:rsidR="00000000" w:rsidDel="00000000" w:rsidP="00000000" w:rsidRDefault="00000000" w:rsidRPr="00000000" w14:paraId="0000023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64619095"/>
              <w:tag w:val="goog_rdk_2749"/>
            </w:sdtPr>
            <w:sdtContent>
              <w:ins w:author="Rossi Rossi" w:id="117" w:date="2026-09-22T06:56:59Z">
                <w:sdt>
                  <w:sdtPr>
                    <w:id w:val="1662214545"/>
                    <w:tag w:val="goog_rdk_2750"/>
                  </w:sdtPr>
                  <w:sdtContent>
                    <w:del w:author="Animefor Me" w:id="15" w:date="2026-09-29T09:36:34Z"/>
                  </w:sdtContent>
                </w:sdt>
              </w:ins>
              <w:sdt>
                <w:sdtPr>
                  <w:id w:val="1420385807"/>
                  <w:tag w:val="goog_rdk_275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46908977"/>
        <w:tag w:val="goog_rdk_2756"/>
      </w:sdtPr>
      <w:sdtContent>
        <w:p w:rsidR="00000000" w:rsidDel="00000000" w:rsidP="00000000" w:rsidRDefault="00000000" w:rsidRPr="00000000" w14:paraId="0000023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03291598"/>
              <w:tag w:val="goog_rdk_2753"/>
            </w:sdtPr>
            <w:sdtContent>
              <w:ins w:author="Rossi Rossi" w:id="117" w:date="2026-09-22T06:56:59Z">
                <w:sdt>
                  <w:sdtPr>
                    <w:id w:val="970568466"/>
                    <w:tag w:val="goog_rdk_2754"/>
                  </w:sdtPr>
                  <w:sdtContent>
                    <w:del w:author="Animefor Me" w:id="15" w:date="2026-09-29T09:36:34Z"/>
                  </w:sdtContent>
                </w:sdt>
              </w:ins>
              <w:sdt>
                <w:sdtPr>
                  <w:id w:val="1632991848"/>
                  <w:tag w:val="goog_rdk_275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7" w:date="2026-09-22T06:56:59Z">
                <w:del w:author="Animefor Me" w:id="15" w:date="2026-09-29T09:36:34Z"/>
              </w:ins>
            </w:sdtContent>
          </w:sdt>
        </w:p>
      </w:sdtContent>
    </w:sdt>
    <w:sdt>
      <w:sdtPr>
        <w:id w:val="18722429"/>
        <w:tag w:val="goog_rdk_2760"/>
      </w:sdtPr>
      <w:sdtContent>
        <w:p w:rsidR="00000000" w:rsidDel="00000000" w:rsidP="00000000" w:rsidRDefault="00000000" w:rsidRPr="00000000" w14:paraId="0000023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7963275"/>
              <w:tag w:val="goog_rdk_2757"/>
            </w:sdtPr>
            <w:sdtContent>
              <w:ins w:author="Rossi Rossi" w:id="117" w:date="2026-09-22T06:56:59Z">
                <w:sdt>
                  <w:sdtPr>
                    <w:id w:val="1056665264"/>
                    <w:tag w:val="goog_rdk_2758"/>
                  </w:sdtPr>
                  <w:sdtContent>
                    <w:del w:author="Animefor Me" w:id="15" w:date="2026-09-29T09:36:34Z"/>
                  </w:sdtContent>
                </w:sdt>
              </w:ins>
              <w:sdt>
                <w:sdtPr>
                  <w:id w:val="-2119649195"/>
                  <w:tag w:val="goog_rdk_275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17" w:date="2026-09-22T06:56:59Z">
                <w:del w:author="Animefor Me" w:id="15" w:date="2026-09-29T09:36:34Z"/>
              </w:ins>
            </w:sdtContent>
          </w:sdt>
        </w:p>
      </w:sdtContent>
    </w:sdt>
    <w:sdt>
      <w:sdtPr>
        <w:id w:val="784756097"/>
        <w:tag w:val="goog_rdk_2764"/>
      </w:sdtPr>
      <w:sdtContent>
        <w:p w:rsidR="00000000" w:rsidDel="00000000" w:rsidP="00000000" w:rsidRDefault="00000000" w:rsidRPr="00000000" w14:paraId="0000024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46379175"/>
              <w:tag w:val="goog_rdk_2761"/>
            </w:sdtPr>
            <w:sdtContent>
              <w:ins w:author="Rossi Rossi" w:id="117" w:date="2026-09-22T06:56:59Z">
                <w:sdt>
                  <w:sdtPr>
                    <w:id w:val="-409851058"/>
                    <w:tag w:val="goog_rdk_2762"/>
                  </w:sdtPr>
                  <w:sdtContent>
                    <w:del w:author="Animefor Me" w:id="15" w:date="2026-09-29T09:36:34Z"/>
                  </w:sdtContent>
                </w:sdt>
              </w:ins>
              <w:sdt>
                <w:sdtPr>
                  <w:id w:val="484333896"/>
                  <w:tag w:val="goog_rdk_276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917219995"/>
        <w:tag w:val="goog_rdk_2768"/>
      </w:sdtPr>
      <w:sdtContent>
        <w:p w:rsidR="00000000" w:rsidDel="00000000" w:rsidP="00000000" w:rsidRDefault="00000000" w:rsidRPr="00000000" w14:paraId="0000024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73564146"/>
              <w:tag w:val="goog_rdk_2765"/>
            </w:sdtPr>
            <w:sdtContent>
              <w:ins w:author="Rossi Rossi" w:id="117" w:date="2026-09-22T06:56:59Z">
                <w:sdt>
                  <w:sdtPr>
                    <w:id w:val="2079317415"/>
                    <w:tag w:val="goog_rdk_2766"/>
                  </w:sdtPr>
                  <w:sdtContent>
                    <w:del w:author="Animefor Me" w:id="15" w:date="2026-09-29T09:36:34Z"/>
                  </w:sdtContent>
                </w:sdt>
              </w:ins>
              <w:sdt>
                <w:sdtPr>
                  <w:id w:val="1351686153"/>
                  <w:tag w:val="goog_rdk_276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17" w:date="2026-09-22T06:56:59Z">
                <w:del w:author="Animefor Me" w:id="15" w:date="2026-09-29T09:36:34Z"/>
              </w:ins>
            </w:sdtContent>
          </w:sdt>
        </w:p>
      </w:sdtContent>
    </w:sdt>
    <w:sdt>
      <w:sdtPr>
        <w:id w:val="-1391317318"/>
        <w:tag w:val="goog_rdk_2772"/>
      </w:sdtPr>
      <w:sdtContent>
        <w:p w:rsidR="00000000" w:rsidDel="00000000" w:rsidP="00000000" w:rsidRDefault="00000000" w:rsidRPr="00000000" w14:paraId="0000024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64261715"/>
              <w:tag w:val="goog_rdk_2769"/>
            </w:sdtPr>
            <w:sdtContent>
              <w:ins w:author="Rossi Rossi" w:id="117" w:date="2026-09-22T06:56:59Z">
                <w:sdt>
                  <w:sdtPr>
                    <w:id w:val="1807801678"/>
                    <w:tag w:val="goog_rdk_2770"/>
                  </w:sdtPr>
                  <w:sdtContent>
                    <w:del w:author="Animefor Me" w:id="15" w:date="2026-09-29T09:36:34Z"/>
                  </w:sdtContent>
                </w:sdt>
              </w:ins>
              <w:sdt>
                <w:sdtPr>
                  <w:id w:val="1667858692"/>
                  <w:tag w:val="goog_rdk_277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3948553"/>
        <w:tag w:val="goog_rdk_2776"/>
      </w:sdtPr>
      <w:sdtContent>
        <w:p w:rsidR="00000000" w:rsidDel="00000000" w:rsidP="00000000" w:rsidRDefault="00000000" w:rsidRPr="00000000" w14:paraId="0000024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87153029"/>
              <w:tag w:val="goog_rdk_2773"/>
            </w:sdtPr>
            <w:sdtContent>
              <w:ins w:author="Rossi Rossi" w:id="117" w:date="2026-09-22T06:56:59Z">
                <w:sdt>
                  <w:sdtPr>
                    <w:id w:val="-236666291"/>
                    <w:tag w:val="goog_rdk_2774"/>
                  </w:sdtPr>
                  <w:sdtContent>
                    <w:del w:author="Animefor Me" w:id="15" w:date="2026-09-29T09:36:34Z"/>
                  </w:sdtContent>
                </w:sdt>
              </w:ins>
              <w:sdt>
                <w:sdtPr>
                  <w:id w:val="1713941534"/>
                  <w:tag w:val="goog_rdk_277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17" w:date="2026-09-22T06:56:59Z">
                <w:del w:author="Animefor Me" w:id="15" w:date="2026-09-29T09:36:34Z"/>
              </w:ins>
            </w:sdtContent>
          </w:sdt>
        </w:p>
      </w:sdtContent>
    </w:sdt>
    <w:sdt>
      <w:sdtPr>
        <w:id w:val="-1170705858"/>
        <w:tag w:val="goog_rdk_2780"/>
      </w:sdtPr>
      <w:sdtContent>
        <w:p w:rsidR="00000000" w:rsidDel="00000000" w:rsidP="00000000" w:rsidRDefault="00000000" w:rsidRPr="00000000" w14:paraId="0000024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70467667"/>
              <w:tag w:val="goog_rdk_2777"/>
            </w:sdtPr>
            <w:sdtContent>
              <w:ins w:author="Rossi Rossi" w:id="117" w:date="2026-09-22T06:56:59Z">
                <w:sdt>
                  <w:sdtPr>
                    <w:id w:val="1717191065"/>
                    <w:tag w:val="goog_rdk_2778"/>
                  </w:sdtPr>
                  <w:sdtContent>
                    <w:del w:author="Animefor Me" w:id="15" w:date="2026-09-29T09:36:34Z"/>
                  </w:sdtContent>
                </w:sdt>
              </w:ins>
              <w:sdt>
                <w:sdtPr>
                  <w:id w:val="-795516530"/>
                  <w:tag w:val="goog_rdk_277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17" w:date="2026-09-22T06:56:59Z">
                <w:del w:author="Animefor Me" w:id="15" w:date="2026-09-29T09:36:34Z"/>
              </w:ins>
            </w:sdtContent>
          </w:sdt>
        </w:p>
      </w:sdtContent>
    </w:sdt>
    <w:sdt>
      <w:sdtPr>
        <w:id w:val="-1109198699"/>
        <w:tag w:val="goog_rdk_2785"/>
      </w:sdtPr>
      <w:sdtContent>
        <w:p w:rsidR="00000000" w:rsidDel="00000000" w:rsidP="00000000" w:rsidRDefault="00000000" w:rsidRPr="00000000" w14:paraId="0000024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45643333"/>
              <w:tag w:val="goog_rdk_2781"/>
            </w:sdtPr>
            <w:sdtContent>
              <w:ins w:author="Rossi Rossi" w:id="117" w:date="2026-09-22T06:56:59Z">
                <w:sdt>
                  <w:sdtPr>
                    <w:id w:val="-777880750"/>
                    <w:tag w:val="goog_rdk_2782"/>
                  </w:sdtPr>
                  <w:sdtContent>
                    <w:del w:author="Animefor Me" w:id="15" w:date="2026-09-29T09:36:34Z"/>
                  </w:sdtContent>
                </w:sdt>
              </w:ins>
              <w:sdt>
                <w:sdtPr>
                  <w:id w:val="-88869188"/>
                  <w:tag w:val="goog_rdk_278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these</w:delText>
                      </w:r>
                    </w:del>
                  </w:ins>
                </w:sdtContent>
              </w:sdt>
              <w:ins w:author="Rossi Rossi" w:id="117" w:date="2026-09-22T06:56:59Z">
                <w:del w:author="Animefor Me" w:id="15" w:date="2026-09-29T09:36:34Z">
                  <w:sdt>
                    <w:sdtPr>
                      <w:id w:val="-1767189129"/>
                      <w:tag w:val="goog_rdk_2784"/>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restrictions are applied.**</w:delText>
                      </w:r>
                    </w:sdtContent>
                  </w:sdt>
                </w:del>
              </w:ins>
            </w:sdtContent>
          </w:sdt>
        </w:p>
      </w:sdtContent>
    </w:sdt>
    <w:sdt>
      <w:sdtPr>
        <w:id w:val="-28002998"/>
        <w:tag w:val="goog_rdk_2791"/>
      </w:sdtPr>
      <w:sdtContent>
        <w:p w:rsidR="00000000" w:rsidDel="00000000" w:rsidP="00000000" w:rsidRDefault="00000000" w:rsidRPr="00000000" w14:paraId="00000246">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112622054"/>
              <w:tag w:val="goog_rdk_2788"/>
            </w:sdtPr>
            <w:sdtContent>
              <w:ins w:author="Abinaya Saravanan" w:id="136" w:date="2026-09-23T05:21:37Z">
                <w:sdt>
                  <w:sdtPr>
                    <w:id w:val="-400012362"/>
                    <w:tag w:val="goog_rdk_2789"/>
                  </w:sdtPr>
                  <w:sdtContent>
                    <w:del w:author="Animefor Me" w:id="15" w:date="2026-09-29T09:36:34Z"/>
                  </w:sdtContent>
                </w:sdt>
              </w:ins>
              <w:sdt>
                <w:sdtPr>
                  <w:id w:val="611113081"/>
                  <w:tag w:val="goog_rdk_2790"/>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6" w:date="2026-09-23T05:21:37Z">
                <w:del w:author="Animefor Me" w:id="15" w:date="2026-09-29T09:36:34Z"/>
              </w:ins>
            </w:sdtContent>
          </w:sdt>
        </w:p>
      </w:sdtContent>
    </w:sdt>
    <w:sdt>
      <w:sdtPr>
        <w:id w:val="-1993942462"/>
        <w:tag w:val="goog_rdk_2795"/>
      </w:sdtPr>
      <w:sdtContent>
        <w:p w:rsidR="00000000" w:rsidDel="00000000" w:rsidP="00000000" w:rsidRDefault="00000000" w:rsidRPr="00000000" w14:paraId="00000247">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222158482"/>
              <w:tag w:val="goog_rdk_2792"/>
            </w:sdtPr>
            <w:sdtContent>
              <w:ins w:author="Abinaya Saravanan" w:id="136" w:date="2026-09-23T05:21:37Z">
                <w:sdt>
                  <w:sdtPr>
                    <w:id w:val="144843241"/>
                    <w:tag w:val="goog_rdk_2793"/>
                  </w:sdtPr>
                  <w:sdtContent>
                    <w:del w:author="Animefor Me" w:id="15" w:date="2026-09-29T09:36:34Z"/>
                  </w:sdtContent>
                </w:sdt>
              </w:ins>
              <w:sdt>
                <w:sdtPr>
                  <w:id w:val="1655905025"/>
                  <w:tag w:val="goog_rdk_2794"/>
                </w:sdtPr>
                <w:sdtContent>
                  <w:ins w:author="Abinaya Saravanan" w:id="136" w:date="2026-09-23T05:21:37Z">
                    <w:del w:author="Animefor Me" w:id="15" w:date="2026-09-29T09:36:34Z">
                      <w:r w:rsidDel="00000000" w:rsidR="00000000" w:rsidRPr="00000000">
                        <w:rPr>
                          <w:rtl w:val="0"/>
                        </w:rPr>
                      </w:r>
                    </w:del>
                  </w:ins>
                </w:sdtContent>
              </w:sdt>
              <w:ins w:author="Abinaya Saravanan" w:id="136" w:date="2026-09-23T05:21:37Z">
                <w:del w:author="Animefor Me" w:id="15" w:date="2026-09-29T09:36:34Z"/>
              </w:ins>
            </w:sdtContent>
          </w:sdt>
        </w:p>
      </w:sdtContent>
    </w:sdt>
    <w:sdt>
      <w:sdtPr>
        <w:id w:val="-1079649545"/>
        <w:tag w:val="goog_rdk_2799"/>
      </w:sdtPr>
      <w:sdtContent>
        <w:p w:rsidR="00000000" w:rsidDel="00000000" w:rsidP="00000000" w:rsidRDefault="00000000" w:rsidRPr="00000000" w14:paraId="00000248">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583004051"/>
              <w:tag w:val="goog_rdk_2796"/>
            </w:sdtPr>
            <w:sdtContent>
              <w:ins w:author="Abinaya Saravanan" w:id="136" w:date="2026-09-23T05:21:37Z">
                <w:sdt>
                  <w:sdtPr>
                    <w:id w:val="953756281"/>
                    <w:tag w:val="goog_rdk_2797"/>
                  </w:sdtPr>
                  <w:sdtContent>
                    <w:del w:author="Animefor Me" w:id="15" w:date="2026-09-29T09:36:34Z"/>
                  </w:sdtContent>
                </w:sdt>
              </w:ins>
              <w:sdt>
                <w:sdtPr>
                  <w:id w:val="-1219058972"/>
                  <w:tag w:val="goog_rdk_2798"/>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6" w:date="2026-09-23T05:21:37Z">
                <w:del w:author="Animefor Me" w:id="15" w:date="2026-09-29T09:36:34Z"/>
              </w:ins>
            </w:sdtContent>
          </w:sdt>
        </w:p>
      </w:sdtContent>
    </w:sdt>
    <w:sdt>
      <w:sdtPr>
        <w:id w:val="-1979759907"/>
        <w:tag w:val="goog_rdk_2803"/>
      </w:sdtPr>
      <w:sdtContent>
        <w:p w:rsidR="00000000" w:rsidDel="00000000" w:rsidP="00000000" w:rsidRDefault="00000000" w:rsidRPr="00000000" w14:paraId="00000249">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983367770"/>
              <w:tag w:val="goog_rdk_2800"/>
            </w:sdtPr>
            <w:sdtContent>
              <w:ins w:author="Abinaya Saravanan" w:id="136" w:date="2026-09-23T05:21:37Z">
                <w:sdt>
                  <w:sdtPr>
                    <w:id w:val="-1915532411"/>
                    <w:tag w:val="goog_rdk_2801"/>
                  </w:sdtPr>
                  <w:sdtContent>
                    <w:del w:author="Animefor Me" w:id="15" w:date="2026-09-29T09:36:34Z"/>
                  </w:sdtContent>
                </w:sdt>
              </w:ins>
              <w:sdt>
                <w:sdtPr>
                  <w:id w:val="1047332986"/>
                  <w:tag w:val="goog_rdk_2802"/>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6" w:date="2026-09-23T05:21:37Z">
                <w:del w:author="Animefor Me" w:id="15" w:date="2026-09-29T09:36:34Z"/>
              </w:ins>
            </w:sdtContent>
          </w:sdt>
        </w:p>
      </w:sdtContent>
    </w:sdt>
    <w:sdt>
      <w:sdtPr>
        <w:id w:val="722114976"/>
        <w:tag w:val="goog_rdk_2807"/>
      </w:sdtPr>
      <w:sdtContent>
        <w:p w:rsidR="00000000" w:rsidDel="00000000" w:rsidP="00000000" w:rsidRDefault="00000000" w:rsidRPr="00000000" w14:paraId="0000024A">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697503233"/>
              <w:tag w:val="goog_rdk_2804"/>
            </w:sdtPr>
            <w:sdtContent>
              <w:ins w:author="Abinaya Saravanan" w:id="136" w:date="2026-09-23T05:21:37Z">
                <w:sdt>
                  <w:sdtPr>
                    <w:id w:val="-87203503"/>
                    <w:tag w:val="goog_rdk_2805"/>
                  </w:sdtPr>
                  <w:sdtContent>
                    <w:del w:author="Animefor Me" w:id="15" w:date="2026-09-29T09:36:34Z"/>
                  </w:sdtContent>
                </w:sdt>
              </w:ins>
              <w:sdt>
                <w:sdtPr>
                  <w:id w:val="-695637281"/>
                  <w:tag w:val="goog_rdk_2806"/>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6" w:date="2026-09-23T05:21:37Z">
                <w:del w:author="Animefor Me" w:id="15" w:date="2026-09-29T09:36:34Z"/>
              </w:ins>
            </w:sdtContent>
          </w:sdt>
        </w:p>
      </w:sdtContent>
    </w:sdt>
    <w:sdt>
      <w:sdtPr>
        <w:id w:val="-1194747752"/>
        <w:tag w:val="goog_rdk_2811"/>
      </w:sdtPr>
      <w:sdtContent>
        <w:p w:rsidR="00000000" w:rsidDel="00000000" w:rsidP="00000000" w:rsidRDefault="00000000" w:rsidRPr="00000000" w14:paraId="0000024B">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906347831"/>
              <w:tag w:val="goog_rdk_2808"/>
            </w:sdtPr>
            <w:sdtContent>
              <w:ins w:author="Abinaya Saravanan" w:id="136" w:date="2026-09-23T05:21:37Z">
                <w:sdt>
                  <w:sdtPr>
                    <w:id w:val="166456181"/>
                    <w:tag w:val="goog_rdk_2809"/>
                  </w:sdtPr>
                  <w:sdtContent>
                    <w:del w:author="Animefor Me" w:id="15" w:date="2026-09-29T09:36:34Z"/>
                  </w:sdtContent>
                </w:sdt>
              </w:ins>
              <w:sdt>
                <w:sdtPr>
                  <w:id w:val="-662936700"/>
                  <w:tag w:val="goog_rdk_2810"/>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6" w:date="2026-09-23T05:21:37Z">
                <w:del w:author="Animefor Me" w:id="15" w:date="2026-09-29T09:36:34Z"/>
              </w:ins>
            </w:sdtContent>
          </w:sdt>
        </w:p>
      </w:sdtContent>
    </w:sdt>
    <w:sdt>
      <w:sdtPr>
        <w:id w:val="191265783"/>
        <w:tag w:val="goog_rdk_2815"/>
      </w:sdtPr>
      <w:sdtContent>
        <w:p w:rsidR="00000000" w:rsidDel="00000000" w:rsidP="00000000" w:rsidRDefault="00000000" w:rsidRPr="00000000" w14:paraId="0000024C">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941009106"/>
              <w:tag w:val="goog_rdk_2812"/>
            </w:sdtPr>
            <w:sdtContent>
              <w:ins w:author="Abinaya Saravanan" w:id="136" w:date="2026-09-23T05:21:37Z">
                <w:sdt>
                  <w:sdtPr>
                    <w:id w:val="1623722642"/>
                    <w:tag w:val="goog_rdk_2813"/>
                  </w:sdtPr>
                  <w:sdtContent>
                    <w:del w:author="Animefor Me" w:id="15" w:date="2026-09-29T09:36:34Z"/>
                  </w:sdtContent>
                </w:sdt>
              </w:ins>
              <w:sdt>
                <w:sdtPr>
                  <w:id w:val="529753332"/>
                  <w:tag w:val="goog_rdk_2814"/>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6" w:date="2026-09-23T05:21:37Z">
                <w:del w:author="Animefor Me" w:id="15" w:date="2026-09-29T09:36:34Z"/>
              </w:ins>
            </w:sdtContent>
          </w:sdt>
        </w:p>
      </w:sdtContent>
    </w:sdt>
    <w:sdt>
      <w:sdtPr>
        <w:id w:val="470348869"/>
        <w:tag w:val="goog_rdk_2819"/>
      </w:sdtPr>
      <w:sdtContent>
        <w:p w:rsidR="00000000" w:rsidDel="00000000" w:rsidP="00000000" w:rsidRDefault="00000000" w:rsidRPr="00000000" w14:paraId="0000024D">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736038384"/>
              <w:tag w:val="goog_rdk_2816"/>
            </w:sdtPr>
            <w:sdtContent>
              <w:ins w:author="Abinaya Saravanan" w:id="136" w:date="2026-09-23T05:21:37Z">
                <w:sdt>
                  <w:sdtPr>
                    <w:id w:val="-648291423"/>
                    <w:tag w:val="goog_rdk_2817"/>
                  </w:sdtPr>
                  <w:sdtContent>
                    <w:del w:author="Animefor Me" w:id="15" w:date="2026-09-29T09:36:34Z"/>
                  </w:sdtContent>
                </w:sdt>
              </w:ins>
              <w:sdt>
                <w:sdtPr>
                  <w:id w:val="1049586677"/>
                  <w:tag w:val="goog_rdk_2818"/>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6" w:date="2026-09-23T05:21:37Z">
                <w:del w:author="Animefor Me" w:id="15" w:date="2026-09-29T09:36:34Z"/>
              </w:ins>
            </w:sdtContent>
          </w:sdt>
        </w:p>
      </w:sdtContent>
    </w:sdt>
    <w:sdt>
      <w:sdtPr>
        <w:id w:val="523537853"/>
        <w:tag w:val="goog_rdk_2823"/>
      </w:sdtPr>
      <w:sdtContent>
        <w:p w:rsidR="00000000" w:rsidDel="00000000" w:rsidP="00000000" w:rsidRDefault="00000000" w:rsidRPr="00000000" w14:paraId="0000024E">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863438555"/>
              <w:tag w:val="goog_rdk_2820"/>
            </w:sdtPr>
            <w:sdtContent>
              <w:ins w:author="Abinaya Saravanan" w:id="136" w:date="2026-09-23T05:21:37Z">
                <w:sdt>
                  <w:sdtPr>
                    <w:id w:val="-1440515757"/>
                    <w:tag w:val="goog_rdk_2821"/>
                  </w:sdtPr>
                  <w:sdtContent>
                    <w:del w:author="Animefor Me" w:id="15" w:date="2026-09-29T09:36:34Z"/>
                  </w:sdtContent>
                </w:sdt>
              </w:ins>
              <w:sdt>
                <w:sdtPr>
                  <w:id w:val="398932129"/>
                  <w:tag w:val="goog_rdk_2822"/>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6" w:date="2026-09-23T05:21:37Z">
                <w:del w:author="Animefor Me" w:id="15" w:date="2026-09-29T09:36:34Z"/>
              </w:ins>
            </w:sdtContent>
          </w:sdt>
        </w:p>
      </w:sdtContent>
    </w:sdt>
    <w:sdt>
      <w:sdtPr>
        <w:id w:val="1124279594"/>
        <w:tag w:val="goog_rdk_2828"/>
      </w:sdtPr>
      <w:sdtContent>
        <w:p w:rsidR="00000000" w:rsidDel="00000000" w:rsidP="00000000" w:rsidRDefault="00000000" w:rsidRPr="00000000" w14:paraId="0000024F">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589627092"/>
              <w:tag w:val="goog_rdk_2824"/>
            </w:sdtPr>
            <w:sdtContent>
              <w:ins w:author="Abinaya Saravanan" w:id="136" w:date="2026-09-23T05:21:37Z">
                <w:sdt>
                  <w:sdtPr>
                    <w:id w:val="235287299"/>
                    <w:tag w:val="goog_rdk_2825"/>
                  </w:sdtPr>
                  <w:sdtContent>
                    <w:del w:author="Animefor Me" w:id="15" w:date="2026-09-29T09:36:34Z"/>
                  </w:sdtContent>
                </w:sdt>
              </w:ins>
              <w:sdt>
                <w:sdtPr>
                  <w:id w:val="1215394309"/>
                  <w:tag w:val="goog_rdk_2826"/>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w:delText>
                      </w:r>
                    </w:del>
                  </w:ins>
                </w:sdtContent>
              </w:sdt>
              <w:ins w:author="Abinaya Saravanan" w:id="136" w:date="2026-09-23T05:21:37Z">
                <w:del w:author="Animefor Me" w:id="15" w:date="2026-09-29T09:36:34Z">
                  <w:sdt>
                    <w:sdtPr>
                      <w:id w:val="795880485"/>
                      <w:tag w:val="goog_rdk_2827"/>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ry: {e}"</w:delText>
                      </w:r>
                    </w:sdtContent>
                  </w:sdt>
                </w:del>
              </w:ins>
            </w:sdtContent>
          </w:sdt>
        </w:p>
      </w:sdtContent>
    </w:sdt>
    <w:sdt>
      <w:sdtPr>
        <w:id w:val="-1752349928"/>
        <w:tag w:val="goog_rdk_2832"/>
      </w:sdtPr>
      <w:sdtContent>
        <w:p w:rsidR="00000000" w:rsidDel="00000000" w:rsidP="00000000" w:rsidRDefault="00000000" w:rsidRPr="00000000" w14:paraId="00000250">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2047198231"/>
              <w:tag w:val="goog_rdk_2829"/>
            </w:sdtPr>
            <w:sdtContent>
              <w:ins w:author="Abinaya Saravanan" w:id="136" w:date="2026-09-23T05:21:37Z">
                <w:sdt>
                  <w:sdtPr>
                    <w:id w:val="-1910020928"/>
                    <w:tag w:val="goog_rdk_2830"/>
                  </w:sdtPr>
                  <w:sdtContent>
                    <w:del w:author="Animefor Me" w:id="15" w:date="2026-09-29T09:36:34Z"/>
                  </w:sdtContent>
                </w:sdt>
              </w:ins>
              <w:sdt>
                <w:sdtPr>
                  <w:id w:val="-1715447345"/>
                  <w:tag w:val="goog_rdk_2831"/>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6" w:date="2026-09-23T05:21:37Z">
                <w:del w:author="Animefor Me" w:id="15" w:date="2026-09-29T09:36:34Z"/>
              </w:ins>
            </w:sdtContent>
          </w:sdt>
        </w:p>
      </w:sdtContent>
    </w:sdt>
    <w:sdt>
      <w:sdtPr>
        <w:id w:val="-591663260"/>
        <w:tag w:val="goog_rdk_2836"/>
      </w:sdtPr>
      <w:sdtContent>
        <w:p w:rsidR="00000000" w:rsidDel="00000000" w:rsidP="00000000" w:rsidRDefault="00000000" w:rsidRPr="00000000" w14:paraId="00000251">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469264833"/>
              <w:tag w:val="goog_rdk_2833"/>
            </w:sdtPr>
            <w:sdtContent>
              <w:ins w:author="Abinaya Saravanan" w:id="136" w:date="2026-09-23T05:21:37Z">
                <w:sdt>
                  <w:sdtPr>
                    <w:id w:val="-862894133"/>
                    <w:tag w:val="goog_rdk_2834"/>
                  </w:sdtPr>
                  <w:sdtContent>
                    <w:del w:author="Animefor Me" w:id="15" w:date="2026-09-29T09:36:34Z"/>
                  </w:sdtContent>
                </w:sdt>
              </w:ins>
              <w:sdt>
                <w:sdtPr>
                  <w:id w:val="-371632281"/>
                  <w:tag w:val="goog_rdk_2835"/>
                </w:sdtPr>
                <w:sdtContent>
                  <w:ins w:author="Abinaya Saravanan" w:id="136" w:date="2026-09-23T05:21:37Z">
                    <w:del w:author="Animefor Me" w:id="15" w:date="2026-09-29T09:36:34Z">
                      <w:r w:rsidDel="00000000" w:rsidR="00000000" w:rsidRPr="00000000">
                        <w:rPr>
                          <w:rtl w:val="0"/>
                        </w:rPr>
                      </w:r>
                    </w:del>
                  </w:ins>
                </w:sdtContent>
              </w:sdt>
              <w:ins w:author="Abinaya Saravanan" w:id="136" w:date="2026-09-23T05:21:37Z">
                <w:del w:author="Animefor Me" w:id="15" w:date="2026-09-29T09:36:34Z"/>
              </w:ins>
            </w:sdtContent>
          </w:sdt>
        </w:p>
      </w:sdtContent>
    </w:sdt>
    <w:sdt>
      <w:sdtPr>
        <w:id w:val="-1874888522"/>
        <w:tag w:val="goog_rdk_2840"/>
      </w:sdtPr>
      <w:sdtContent>
        <w:p w:rsidR="00000000" w:rsidDel="00000000" w:rsidP="00000000" w:rsidRDefault="00000000" w:rsidRPr="00000000" w14:paraId="00000252">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663641492"/>
              <w:tag w:val="goog_rdk_2837"/>
            </w:sdtPr>
            <w:sdtContent>
              <w:ins w:author="Abinaya Saravanan" w:id="136" w:date="2026-09-23T05:21:37Z">
                <w:sdt>
                  <w:sdtPr>
                    <w:id w:val="-702991154"/>
                    <w:tag w:val="goog_rdk_2838"/>
                  </w:sdtPr>
                  <w:sdtContent>
                    <w:del w:author="Animefor Me" w:id="15" w:date="2026-09-29T09:36:34Z"/>
                  </w:sdtContent>
                </w:sdt>
              </w:ins>
              <w:sdt>
                <w:sdtPr>
                  <w:id w:val="-304786228"/>
                  <w:tag w:val="goog_rdk_2839"/>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6" w:date="2026-09-23T05:21:37Z">
                <w:del w:author="Animefor Me" w:id="15" w:date="2026-09-29T09:36:34Z"/>
              </w:ins>
            </w:sdtContent>
          </w:sdt>
        </w:p>
      </w:sdtContent>
    </w:sdt>
    <w:sdt>
      <w:sdtPr>
        <w:id w:val="-496342024"/>
        <w:tag w:val="goog_rdk_2844"/>
      </w:sdtPr>
      <w:sdtContent>
        <w:p w:rsidR="00000000" w:rsidDel="00000000" w:rsidP="00000000" w:rsidRDefault="00000000" w:rsidRPr="00000000" w14:paraId="00000253">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154967483"/>
              <w:tag w:val="goog_rdk_2841"/>
            </w:sdtPr>
            <w:sdtContent>
              <w:ins w:author="Abinaya Saravanan" w:id="136" w:date="2026-09-23T05:21:37Z">
                <w:sdt>
                  <w:sdtPr>
                    <w:id w:val="-138789683"/>
                    <w:tag w:val="goog_rdk_2842"/>
                  </w:sdtPr>
                  <w:sdtContent>
                    <w:del w:author="Animefor Me" w:id="15" w:date="2026-09-29T09:36:34Z"/>
                  </w:sdtContent>
                </w:sdt>
              </w:ins>
              <w:sdt>
                <w:sdtPr>
                  <w:id w:val="2005391305"/>
                  <w:tag w:val="goog_rdk_2843"/>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6" w:date="2026-09-23T05:21:37Z">
                <w:del w:author="Animefor Me" w:id="15" w:date="2026-09-29T09:36:34Z"/>
              </w:ins>
            </w:sdtContent>
          </w:sdt>
        </w:p>
      </w:sdtContent>
    </w:sdt>
    <w:sdt>
      <w:sdtPr>
        <w:id w:val="-1123147476"/>
        <w:tag w:val="goog_rdk_2848"/>
      </w:sdtPr>
      <w:sdtContent>
        <w:p w:rsidR="00000000" w:rsidDel="00000000" w:rsidP="00000000" w:rsidRDefault="00000000" w:rsidRPr="00000000" w14:paraId="00000254">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074610601"/>
              <w:tag w:val="goog_rdk_2845"/>
            </w:sdtPr>
            <w:sdtContent>
              <w:ins w:author="Abinaya Saravanan" w:id="136" w:date="2026-09-23T05:21:37Z">
                <w:sdt>
                  <w:sdtPr>
                    <w:id w:val="1405437848"/>
                    <w:tag w:val="goog_rdk_2846"/>
                  </w:sdtPr>
                  <w:sdtContent>
                    <w:del w:author="Animefor Me" w:id="15" w:date="2026-09-29T09:36:34Z"/>
                  </w:sdtContent>
                </w:sdt>
              </w:ins>
              <w:sdt>
                <w:sdtPr>
                  <w:id w:val="-1535410125"/>
                  <w:tag w:val="goog_rdk_2847"/>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6" w:date="2026-09-23T05:21:37Z">
                <w:del w:author="Animefor Me" w:id="15" w:date="2026-09-29T09:36:34Z"/>
              </w:ins>
            </w:sdtContent>
          </w:sdt>
        </w:p>
      </w:sdtContent>
    </w:sdt>
    <w:sdt>
      <w:sdtPr>
        <w:id w:val="-820017364"/>
        <w:tag w:val="goog_rdk_2852"/>
      </w:sdtPr>
      <w:sdtContent>
        <w:p w:rsidR="00000000" w:rsidDel="00000000" w:rsidP="00000000" w:rsidRDefault="00000000" w:rsidRPr="00000000" w14:paraId="00000255">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602788467"/>
              <w:tag w:val="goog_rdk_2849"/>
            </w:sdtPr>
            <w:sdtContent>
              <w:ins w:author="Abinaya Saravanan" w:id="136" w:date="2026-09-23T05:21:37Z">
                <w:sdt>
                  <w:sdtPr>
                    <w:id w:val="-872043673"/>
                    <w:tag w:val="goog_rdk_2850"/>
                  </w:sdtPr>
                  <w:sdtContent>
                    <w:del w:author="Animefor Me" w:id="15" w:date="2026-09-29T09:36:34Z"/>
                  </w:sdtContent>
                </w:sdt>
              </w:ins>
              <w:sdt>
                <w:sdtPr>
                  <w:id w:val="156239975"/>
                  <w:tag w:val="goog_rdk_2851"/>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6" w:date="2026-09-23T05:21:37Z">
                <w:del w:author="Animefor Me" w:id="15" w:date="2026-09-29T09:36:34Z"/>
              </w:ins>
            </w:sdtContent>
          </w:sdt>
        </w:p>
      </w:sdtContent>
    </w:sdt>
    <w:sdt>
      <w:sdtPr>
        <w:id w:val="-750528278"/>
        <w:tag w:val="goog_rdk_2856"/>
      </w:sdtPr>
      <w:sdtContent>
        <w:p w:rsidR="00000000" w:rsidDel="00000000" w:rsidP="00000000" w:rsidRDefault="00000000" w:rsidRPr="00000000" w14:paraId="00000256">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901783120"/>
              <w:tag w:val="goog_rdk_2853"/>
            </w:sdtPr>
            <w:sdtContent>
              <w:ins w:author="Abinaya Saravanan" w:id="136" w:date="2026-09-23T05:21:37Z">
                <w:sdt>
                  <w:sdtPr>
                    <w:id w:val="-11820266"/>
                    <w:tag w:val="goog_rdk_2854"/>
                  </w:sdtPr>
                  <w:sdtContent>
                    <w:del w:author="Animefor Me" w:id="15" w:date="2026-09-29T09:36:34Z"/>
                  </w:sdtContent>
                </w:sdt>
              </w:ins>
              <w:sdt>
                <w:sdtPr>
                  <w:id w:val="-1531406681"/>
                  <w:tag w:val="goog_rdk_2855"/>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6" w:date="2026-09-23T05:21:37Z">
                <w:del w:author="Animefor Me" w:id="15" w:date="2026-09-29T09:36:34Z"/>
              </w:ins>
            </w:sdtContent>
          </w:sdt>
        </w:p>
      </w:sdtContent>
    </w:sdt>
    <w:sdt>
      <w:sdtPr>
        <w:id w:val="-921359858"/>
        <w:tag w:val="goog_rdk_2860"/>
      </w:sdtPr>
      <w:sdtContent>
        <w:p w:rsidR="00000000" w:rsidDel="00000000" w:rsidP="00000000" w:rsidRDefault="00000000" w:rsidRPr="00000000" w14:paraId="00000257">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2124033093"/>
              <w:tag w:val="goog_rdk_2857"/>
            </w:sdtPr>
            <w:sdtContent>
              <w:ins w:author="Abinaya Saravanan" w:id="136" w:date="2026-09-23T05:21:37Z">
                <w:sdt>
                  <w:sdtPr>
                    <w:id w:val="1128994541"/>
                    <w:tag w:val="goog_rdk_2858"/>
                  </w:sdtPr>
                  <w:sdtContent>
                    <w:del w:author="Animefor Me" w:id="15" w:date="2026-09-29T09:36:34Z"/>
                  </w:sdtContent>
                </w:sdt>
              </w:ins>
              <w:sdt>
                <w:sdtPr>
                  <w:id w:val="-199449638"/>
                  <w:tag w:val="goog_rdk_2859"/>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6" w:date="2026-09-23T05:21:37Z">
                <w:del w:author="Animefor Me" w:id="15" w:date="2026-09-29T09:36:34Z"/>
              </w:ins>
            </w:sdtContent>
          </w:sdt>
        </w:p>
      </w:sdtContent>
    </w:sdt>
    <w:sdt>
      <w:sdtPr>
        <w:id w:val="-542444194"/>
        <w:tag w:val="goog_rdk_2864"/>
      </w:sdtPr>
      <w:sdtContent>
        <w:p w:rsidR="00000000" w:rsidDel="00000000" w:rsidP="00000000" w:rsidRDefault="00000000" w:rsidRPr="00000000" w14:paraId="00000258">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314064540"/>
              <w:tag w:val="goog_rdk_2861"/>
            </w:sdtPr>
            <w:sdtContent>
              <w:ins w:author="Abinaya Saravanan" w:id="136" w:date="2026-09-23T05:21:37Z">
                <w:sdt>
                  <w:sdtPr>
                    <w:id w:val="-2010031253"/>
                    <w:tag w:val="goog_rdk_2862"/>
                  </w:sdtPr>
                  <w:sdtContent>
                    <w:del w:author="Animefor Me" w:id="15" w:date="2026-09-29T09:36:34Z"/>
                  </w:sdtContent>
                </w:sdt>
              </w:ins>
              <w:sdt>
                <w:sdtPr>
                  <w:id w:val="-502528438"/>
                  <w:tag w:val="goog_rdk_2863"/>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6" w:date="2026-09-23T05:21:37Z">
                <w:del w:author="Animefor Me" w:id="15" w:date="2026-09-29T09:36:34Z"/>
              </w:ins>
            </w:sdtContent>
          </w:sdt>
        </w:p>
      </w:sdtContent>
    </w:sdt>
    <w:sdt>
      <w:sdtPr>
        <w:id w:val="234559693"/>
        <w:tag w:val="goog_rdk_2868"/>
      </w:sdtPr>
      <w:sdtContent>
        <w:p w:rsidR="00000000" w:rsidDel="00000000" w:rsidP="00000000" w:rsidRDefault="00000000" w:rsidRPr="00000000" w14:paraId="00000259">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287511637"/>
              <w:tag w:val="goog_rdk_2865"/>
            </w:sdtPr>
            <w:sdtContent>
              <w:ins w:author="Abinaya Saravanan" w:id="136" w:date="2026-09-23T05:21:37Z">
                <w:sdt>
                  <w:sdtPr>
                    <w:id w:val="1637144852"/>
                    <w:tag w:val="goog_rdk_2866"/>
                  </w:sdtPr>
                  <w:sdtContent>
                    <w:del w:author="Animefor Me" w:id="15" w:date="2026-09-29T09:36:34Z"/>
                  </w:sdtContent>
                </w:sdt>
              </w:ins>
              <w:sdt>
                <w:sdtPr>
                  <w:id w:val="-510595289"/>
                  <w:tag w:val="goog_rdk_2867"/>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6" w:date="2026-09-23T05:21:37Z">
                <w:del w:author="Animefor Me" w:id="15" w:date="2026-09-29T09:36:34Z"/>
              </w:ins>
            </w:sdtContent>
          </w:sdt>
        </w:p>
      </w:sdtContent>
    </w:sdt>
    <w:sdt>
      <w:sdtPr>
        <w:id w:val="-381948779"/>
        <w:tag w:val="goog_rdk_2872"/>
      </w:sdtPr>
      <w:sdtContent>
        <w:p w:rsidR="00000000" w:rsidDel="00000000" w:rsidP="00000000" w:rsidRDefault="00000000" w:rsidRPr="00000000" w14:paraId="0000025A">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201375085"/>
              <w:tag w:val="goog_rdk_2869"/>
            </w:sdtPr>
            <w:sdtContent>
              <w:ins w:author="Abinaya Saravanan" w:id="136" w:date="2026-09-23T05:21:37Z">
                <w:sdt>
                  <w:sdtPr>
                    <w:id w:val="-1632778515"/>
                    <w:tag w:val="goog_rdk_2870"/>
                  </w:sdtPr>
                  <w:sdtContent>
                    <w:del w:author="Animefor Me" w:id="15" w:date="2026-09-29T09:36:34Z"/>
                  </w:sdtContent>
                </w:sdt>
              </w:ins>
              <w:sdt>
                <w:sdtPr>
                  <w:id w:val="-2127503004"/>
                  <w:tag w:val="goog_rdk_2871"/>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import google.generativeai as genai</w:delText>
                      </w:r>
                    </w:del>
                  </w:ins>
                </w:sdtContent>
              </w:sdt>
              <w:ins w:author="Abinaya Saravanan" w:id="136" w:date="2026-09-23T05:21:37Z">
                <w:del w:author="Animefor Me" w:id="15" w:date="2026-09-29T09:36:34Z"/>
              </w:ins>
            </w:sdtContent>
          </w:sdt>
        </w:p>
      </w:sdtContent>
    </w:sdt>
    <w:sdt>
      <w:sdtPr>
        <w:id w:val="-53452837"/>
        <w:tag w:val="goog_rdk_2876"/>
      </w:sdtPr>
      <w:sdtContent>
        <w:p w:rsidR="00000000" w:rsidDel="00000000" w:rsidP="00000000" w:rsidRDefault="00000000" w:rsidRPr="00000000" w14:paraId="0000025B">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64970021"/>
              <w:tag w:val="goog_rdk_2873"/>
            </w:sdtPr>
            <w:sdtContent>
              <w:ins w:author="Abinaya Saravanan" w:id="136" w:date="2026-09-23T05:21:37Z">
                <w:sdt>
                  <w:sdtPr>
                    <w:id w:val="-1403035834"/>
                    <w:tag w:val="goog_rdk_2874"/>
                  </w:sdtPr>
                  <w:sdtContent>
                    <w:del w:author="Animefor Me" w:id="15" w:date="2026-09-29T09:36:34Z"/>
                  </w:sdtContent>
                </w:sdt>
              </w:ins>
              <w:sdt>
                <w:sdtPr>
                  <w:id w:val="1096807148"/>
                  <w:tag w:val="goog_rdk_2875"/>
                </w:sdtPr>
                <w:sdtContent>
                  <w:ins w:author="Abinaya Saravanan" w:id="136" w:date="2026-09-23T05:21:37Z">
                    <w:del w:author="Animefor Me" w:id="15" w:date="2026-09-29T09:36:34Z">
                      <w:r w:rsidDel="00000000" w:rsidR="00000000" w:rsidRPr="00000000">
                        <w:rPr>
                          <w:rtl w:val="0"/>
                        </w:rPr>
                      </w:r>
                    </w:del>
                  </w:ins>
                </w:sdtContent>
              </w:sdt>
              <w:ins w:author="Abinaya Saravanan" w:id="136" w:date="2026-09-23T05:21:37Z">
                <w:del w:author="Animefor Me" w:id="15" w:date="2026-09-29T09:36:34Z"/>
              </w:ins>
            </w:sdtContent>
          </w:sdt>
        </w:p>
      </w:sdtContent>
    </w:sdt>
    <w:sdt>
      <w:sdtPr>
        <w:id w:val="1890797711"/>
        <w:tag w:val="goog_rdk_2880"/>
      </w:sdtPr>
      <w:sdtContent>
        <w:p w:rsidR="00000000" w:rsidDel="00000000" w:rsidP="00000000" w:rsidRDefault="00000000" w:rsidRPr="00000000" w14:paraId="0000025C">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579901725"/>
              <w:tag w:val="goog_rdk_2877"/>
            </w:sdtPr>
            <w:sdtContent>
              <w:ins w:author="Abinaya Saravanan" w:id="136" w:date="2026-09-23T05:21:37Z">
                <w:sdt>
                  <w:sdtPr>
                    <w:id w:val="-1665317607"/>
                    <w:tag w:val="goog_rdk_2878"/>
                  </w:sdtPr>
                  <w:sdtContent>
                    <w:del w:author="Animefor Me" w:id="15" w:date="2026-09-29T09:36:34Z"/>
                  </w:sdtContent>
                </w:sdt>
              </w:ins>
              <w:sdt>
                <w:sdtPr>
                  <w:id w:val="-58203995"/>
                  <w:tag w:val="goog_rdk_2879"/>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def summarize_text(text: str) -&gt; str:</w:delText>
                      </w:r>
                    </w:del>
                  </w:ins>
                </w:sdtContent>
              </w:sdt>
              <w:ins w:author="Abinaya Saravanan" w:id="136" w:date="2026-09-23T05:21:37Z">
                <w:del w:author="Animefor Me" w:id="15" w:date="2026-09-29T09:36:34Z"/>
              </w:ins>
            </w:sdtContent>
          </w:sdt>
        </w:p>
      </w:sdtContent>
    </w:sdt>
    <w:sdt>
      <w:sdtPr>
        <w:id w:val="219107586"/>
        <w:tag w:val="goog_rdk_2884"/>
      </w:sdtPr>
      <w:sdtContent>
        <w:p w:rsidR="00000000" w:rsidDel="00000000" w:rsidP="00000000" w:rsidRDefault="00000000" w:rsidRPr="00000000" w14:paraId="0000025D">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910202509"/>
              <w:tag w:val="goog_rdk_2881"/>
            </w:sdtPr>
            <w:sdtContent>
              <w:ins w:author="Abinaya Saravanan" w:id="136" w:date="2026-09-23T05:21:37Z">
                <w:sdt>
                  <w:sdtPr>
                    <w:id w:val="-72812414"/>
                    <w:tag w:val="goog_rdk_2882"/>
                  </w:sdtPr>
                  <w:sdtContent>
                    <w:del w:author="Animefor Me" w:id="15" w:date="2026-09-29T09:36:34Z"/>
                  </w:sdtContent>
                </w:sdt>
              </w:ins>
              <w:sdt>
                <w:sdtPr>
                  <w:id w:val="-1227963333"/>
                  <w:tag w:val="goog_rdk_2883"/>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try:</w:delText>
                      </w:r>
                    </w:del>
                  </w:ins>
                </w:sdtContent>
              </w:sdt>
              <w:ins w:author="Abinaya Saravanan" w:id="136" w:date="2026-09-23T05:21:37Z">
                <w:del w:author="Animefor Me" w:id="15" w:date="2026-09-29T09:36:34Z"/>
              </w:ins>
            </w:sdtContent>
          </w:sdt>
        </w:p>
      </w:sdtContent>
    </w:sdt>
    <w:sdt>
      <w:sdtPr>
        <w:id w:val="-235589902"/>
        <w:tag w:val="goog_rdk_2888"/>
      </w:sdtPr>
      <w:sdtContent>
        <w:p w:rsidR="00000000" w:rsidDel="00000000" w:rsidP="00000000" w:rsidRDefault="00000000" w:rsidRPr="00000000" w14:paraId="0000025E">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137641739"/>
              <w:tag w:val="goog_rdk_2885"/>
            </w:sdtPr>
            <w:sdtContent>
              <w:ins w:author="Abinaya Saravanan" w:id="136" w:date="2026-09-23T05:21:37Z">
                <w:sdt>
                  <w:sdtPr>
                    <w:id w:val="1428132783"/>
                    <w:tag w:val="goog_rdk_2886"/>
                  </w:sdtPr>
                  <w:sdtContent>
                    <w:del w:author="Animefor Me" w:id="15" w:date="2026-09-29T09:36:34Z"/>
                  </w:sdtContent>
                </w:sdt>
              </w:ins>
              <w:sdt>
                <w:sdtPr>
                  <w:id w:val="163542115"/>
                  <w:tag w:val="goog_rdk_2887"/>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 genai.GenerativeModel(model_name="models/gemini-1.5-pro")</w:delText>
                      </w:r>
                    </w:del>
                  </w:ins>
                </w:sdtContent>
              </w:sdt>
              <w:ins w:author="Abinaya Saravanan" w:id="136" w:date="2026-09-23T05:21:37Z">
                <w:del w:author="Animefor Me" w:id="15" w:date="2026-09-29T09:36:34Z"/>
              </w:ins>
            </w:sdtContent>
          </w:sdt>
        </w:p>
      </w:sdtContent>
    </w:sdt>
    <w:sdt>
      <w:sdtPr>
        <w:id w:val="-1556999694"/>
        <w:tag w:val="goog_rdk_2892"/>
      </w:sdtPr>
      <w:sdtContent>
        <w:p w:rsidR="00000000" w:rsidDel="00000000" w:rsidP="00000000" w:rsidRDefault="00000000" w:rsidRPr="00000000" w14:paraId="0000025F">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425244627"/>
              <w:tag w:val="goog_rdk_2889"/>
            </w:sdtPr>
            <w:sdtContent>
              <w:ins w:author="Abinaya Saravanan" w:id="136" w:date="2026-09-23T05:21:37Z">
                <w:sdt>
                  <w:sdtPr>
                    <w:id w:val="1914188224"/>
                    <w:tag w:val="goog_rdk_2890"/>
                  </w:sdtPr>
                  <w:sdtContent>
                    <w:del w:author="Animefor Me" w:id="15" w:date="2026-09-29T09:36:34Z"/>
                  </w:sdtContent>
                </w:sdt>
              </w:ins>
              <w:sdt>
                <w:sdtPr>
                  <w:id w:val="1880612493"/>
                  <w:tag w:val="goog_rdk_2891"/>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prompt = f"Summarize the following text in simple language:\n\n{text}"</w:delText>
                      </w:r>
                    </w:del>
                  </w:ins>
                </w:sdtContent>
              </w:sdt>
              <w:ins w:author="Abinaya Saravanan" w:id="136" w:date="2026-09-23T05:21:37Z">
                <w:del w:author="Animefor Me" w:id="15" w:date="2026-09-29T09:36:34Z"/>
              </w:ins>
            </w:sdtContent>
          </w:sdt>
        </w:p>
      </w:sdtContent>
    </w:sdt>
    <w:sdt>
      <w:sdtPr>
        <w:id w:val="946107440"/>
        <w:tag w:val="goog_rdk_2896"/>
      </w:sdtPr>
      <w:sdtContent>
        <w:p w:rsidR="00000000" w:rsidDel="00000000" w:rsidP="00000000" w:rsidRDefault="00000000" w:rsidRPr="00000000" w14:paraId="00000260">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458448640"/>
              <w:tag w:val="goog_rdk_2893"/>
            </w:sdtPr>
            <w:sdtContent>
              <w:ins w:author="Abinaya Saravanan" w:id="136" w:date="2026-09-23T05:21:37Z">
                <w:sdt>
                  <w:sdtPr>
                    <w:id w:val="849851173"/>
                    <w:tag w:val="goog_rdk_2894"/>
                  </w:sdtPr>
                  <w:sdtContent>
                    <w:del w:author="Animefor Me" w:id="15" w:date="2026-09-29T09:36:34Z"/>
                  </w:sdtContent>
                </w:sdt>
              </w:ins>
              <w:sdt>
                <w:sdtPr>
                  <w:id w:val="-1601182256"/>
                  <w:tag w:val="goog_rdk_2895"/>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response = model.generate_content(prompt)</w:delText>
                      </w:r>
                    </w:del>
                  </w:ins>
                </w:sdtContent>
              </w:sdt>
              <w:ins w:author="Abinaya Saravanan" w:id="136" w:date="2026-09-23T05:21:37Z">
                <w:del w:author="Animefor Me" w:id="15" w:date="2026-09-29T09:36:34Z"/>
              </w:ins>
            </w:sdtContent>
          </w:sdt>
        </w:p>
      </w:sdtContent>
    </w:sdt>
    <w:sdt>
      <w:sdtPr>
        <w:id w:val="-1428834166"/>
        <w:tag w:val="goog_rdk_2900"/>
      </w:sdtPr>
      <w:sdtContent>
        <w:p w:rsidR="00000000" w:rsidDel="00000000" w:rsidP="00000000" w:rsidRDefault="00000000" w:rsidRPr="00000000" w14:paraId="00000261">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34427318"/>
              <w:tag w:val="goog_rdk_2897"/>
            </w:sdtPr>
            <w:sdtContent>
              <w:ins w:author="Abinaya Saravanan" w:id="136" w:date="2026-09-23T05:21:37Z">
                <w:sdt>
                  <w:sdtPr>
                    <w:id w:val="-1715550912"/>
                    <w:tag w:val="goog_rdk_2898"/>
                  </w:sdtPr>
                  <w:sdtContent>
                    <w:del w:author="Animefor Me" w:id="15" w:date="2026-09-29T09:36:34Z"/>
                  </w:sdtContent>
                </w:sdt>
              </w:ins>
              <w:sdt>
                <w:sdtPr>
                  <w:id w:val="-1616540114"/>
                  <w:tag w:val="goog_rdk_2899"/>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response.text.strip()</w:delText>
                      </w:r>
                    </w:del>
                  </w:ins>
                </w:sdtContent>
              </w:sdt>
              <w:ins w:author="Abinaya Saravanan" w:id="136" w:date="2026-09-23T05:21:37Z">
                <w:del w:author="Animefor Me" w:id="15" w:date="2026-09-29T09:36:34Z"/>
              </w:ins>
            </w:sdtContent>
          </w:sdt>
        </w:p>
      </w:sdtContent>
    </w:sdt>
    <w:sdt>
      <w:sdtPr>
        <w:id w:val="-611105928"/>
        <w:tag w:val="goog_rdk_2904"/>
      </w:sdtPr>
      <w:sdtContent>
        <w:p w:rsidR="00000000" w:rsidDel="00000000" w:rsidP="00000000" w:rsidRDefault="00000000" w:rsidRPr="00000000" w14:paraId="00000262">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2124889608"/>
              <w:tag w:val="goog_rdk_2901"/>
            </w:sdtPr>
            <w:sdtContent>
              <w:ins w:author="Abinaya Saravanan" w:id="136" w:date="2026-09-23T05:21:37Z">
                <w:sdt>
                  <w:sdtPr>
                    <w:id w:val="243490255"/>
                    <w:tag w:val="goog_rdk_2902"/>
                  </w:sdtPr>
                  <w:sdtContent>
                    <w:del w:author="Animefor Me" w:id="15" w:date="2026-09-29T09:36:34Z"/>
                  </w:sdtContent>
                </w:sdt>
              </w:ins>
              <w:sdt>
                <w:sdtPr>
                  <w:id w:val="-1197373056"/>
                  <w:tag w:val="goog_rdk_2903"/>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except Exception as e:</w:delText>
                      </w:r>
                    </w:del>
                  </w:ins>
                </w:sdtContent>
              </w:sdt>
              <w:ins w:author="Abinaya Saravanan" w:id="136" w:date="2026-09-23T05:21:37Z">
                <w:del w:author="Animefor Me" w:id="15" w:date="2026-09-29T09:36:34Z"/>
              </w:ins>
            </w:sdtContent>
          </w:sdt>
        </w:p>
      </w:sdtContent>
    </w:sdt>
    <w:sdt>
      <w:sdtPr>
        <w:id w:val="788658542"/>
        <w:tag w:val="goog_rdk_2908"/>
      </w:sdtPr>
      <w:sdtContent>
        <w:p w:rsidR="00000000" w:rsidDel="00000000" w:rsidP="00000000" w:rsidRDefault="00000000" w:rsidRPr="00000000" w14:paraId="00000263">
          <w:pPr>
            <w:numPr>
              <w:ilvl w:val="1"/>
              <w:numId w:val="2"/>
            </w:numPr>
            <w:ind w:left="502" w:hanging="360"/>
            <w:rPr>
              <w:ins w:author="Abinaya Saravanan" w:id="136" w:date="2026-09-23T05:21:37Z"/>
              <w:del w:author="Animefor Me" w:id="15" w:date="2026-09-29T09:36:34Z"/>
            </w:rPr>
            <w:pPrChange w:author="FATHIMA RAIHANA A S" w:id="0" w:date="2026-09-25T17:38:39Z">
              <w:pPr>
                <w:numPr>
                  <w:ilvl w:val="1"/>
                  <w:numId w:val="9"/>
                </w:numPr>
                <w:ind w:left="502" w:hanging="360"/>
              </w:pPr>
            </w:pPrChange>
          </w:pPr>
          <w:sdt>
            <w:sdtPr>
              <w:id w:val="-1053601426"/>
              <w:tag w:val="goog_rdk_2905"/>
            </w:sdtPr>
            <w:sdtContent>
              <w:ins w:author="Abinaya Saravanan" w:id="136" w:date="2026-09-23T05:21:37Z">
                <w:sdt>
                  <w:sdtPr>
                    <w:id w:val="725554634"/>
                    <w:tag w:val="goog_rdk_2906"/>
                  </w:sdtPr>
                  <w:sdtContent>
                    <w:del w:author="Animefor Me" w:id="15" w:date="2026-09-29T09:36:34Z"/>
                  </w:sdtContent>
                </w:sdt>
              </w:ins>
              <w:sdt>
                <w:sdtPr>
                  <w:id w:val="-1319540896"/>
                  <w:tag w:val="goog_rdk_2907"/>
                </w:sdtPr>
                <w:sdtContent>
                  <w:ins w:author="Abinaya Saravanan" w:id="136" w:date="2026-09-23T05:21:37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return f"Error in Summary: {e}"</w:delText>
                      </w:r>
                    </w:del>
                  </w:ins>
                </w:sdtContent>
              </w:sdt>
              <w:ins w:author="Abinaya Saravanan" w:id="136" w:date="2026-09-23T05:21:37Z">
                <w:del w:author="Animefor Me" w:id="15" w:date="2026-09-29T09:36:34Z"/>
              </w:ins>
            </w:sdtContent>
          </w:sdt>
        </w:p>
      </w:sdtContent>
    </w:sdt>
    <w:sdt>
      <w:sdtPr>
        <w:id w:val="-447070535"/>
        <w:tag w:val="goog_rdk_2914"/>
      </w:sdtPr>
      <w:sdtContent>
        <w:p w:rsidR="00000000" w:rsidDel="00000000" w:rsidP="00000000" w:rsidRDefault="00000000" w:rsidRPr="00000000" w14:paraId="0000026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86350315"/>
              <w:tag w:val="goog_rdk_2911"/>
            </w:sdtPr>
            <w:sdtContent>
              <w:ins w:author="Rossi Rossi" w:id="117" w:date="2026-09-22T06:56:59Z">
                <w:sdt>
                  <w:sdtPr>
                    <w:id w:val="-678796911"/>
                    <w:tag w:val="goog_rdk_2912"/>
                  </w:sdtPr>
                  <w:sdtContent>
                    <w:del w:author="Animefor Me" w:id="15" w:date="2026-09-29T09:36:34Z"/>
                  </w:sdtContent>
                </w:sdt>
              </w:ins>
              <w:sdt>
                <w:sdtPr>
                  <w:id w:val="1368554432"/>
                  <w:tag w:val="goog_rdk_291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395545011"/>
        <w:tag w:val="goog_rdk_2918"/>
      </w:sdtPr>
      <w:sdtContent>
        <w:p w:rsidR="00000000" w:rsidDel="00000000" w:rsidP="00000000" w:rsidRDefault="00000000" w:rsidRPr="00000000" w14:paraId="0000026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47867254"/>
              <w:tag w:val="goog_rdk_2915"/>
            </w:sdtPr>
            <w:sdtContent>
              <w:ins w:author="Rossi Rossi" w:id="117" w:date="2026-09-22T06:56:59Z">
                <w:sdt>
                  <w:sdtPr>
                    <w:id w:val="-926266977"/>
                    <w:tag w:val="goog_rdk_2916"/>
                  </w:sdtPr>
                  <w:sdtContent>
                    <w:del w:author="Animefor Me" w:id="15" w:date="2026-09-29T09:36:34Z"/>
                  </w:sdtContent>
                </w:sdt>
              </w:ins>
              <w:sdt>
                <w:sdtPr>
                  <w:id w:val="590212471"/>
                  <w:tag w:val="goog_rdk_291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17" w:date="2026-09-22T06:56:59Z">
                <w:del w:author="Animefor Me" w:id="15" w:date="2026-09-29T09:36:34Z"/>
              </w:ins>
            </w:sdtContent>
          </w:sdt>
        </w:p>
      </w:sdtContent>
    </w:sdt>
    <w:sdt>
      <w:sdtPr>
        <w:id w:val="321695512"/>
        <w:tag w:val="goog_rdk_2922"/>
      </w:sdtPr>
      <w:sdtContent>
        <w:p w:rsidR="00000000" w:rsidDel="00000000" w:rsidP="00000000" w:rsidRDefault="00000000" w:rsidRPr="00000000" w14:paraId="0000026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30341183"/>
              <w:tag w:val="goog_rdk_2919"/>
            </w:sdtPr>
            <w:sdtContent>
              <w:ins w:author="Rossi Rossi" w:id="117" w:date="2026-09-22T06:56:59Z">
                <w:sdt>
                  <w:sdtPr>
                    <w:id w:val="1675499806"/>
                    <w:tag w:val="goog_rdk_2920"/>
                  </w:sdtPr>
                  <w:sdtContent>
                    <w:del w:author="Animefor Me" w:id="15" w:date="2026-09-29T09:36:34Z"/>
                  </w:sdtContent>
                </w:sdt>
              </w:ins>
              <w:sdt>
                <w:sdtPr>
                  <w:id w:val="-424248382"/>
                  <w:tag w:val="goog_rdk_292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17" w:date="2026-09-22T06:56:59Z">
                <w:del w:author="Animefor Me" w:id="15" w:date="2026-09-29T09:36:34Z"/>
              </w:ins>
            </w:sdtContent>
          </w:sdt>
        </w:p>
      </w:sdtContent>
    </w:sdt>
    <w:sdt>
      <w:sdtPr>
        <w:id w:val="-1867637452"/>
        <w:tag w:val="goog_rdk_2926"/>
      </w:sdtPr>
      <w:sdtContent>
        <w:p w:rsidR="00000000" w:rsidDel="00000000" w:rsidP="00000000" w:rsidRDefault="00000000" w:rsidRPr="00000000" w14:paraId="0000026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69327147"/>
              <w:tag w:val="goog_rdk_2923"/>
            </w:sdtPr>
            <w:sdtContent>
              <w:ins w:author="Rossi Rossi" w:id="117" w:date="2026-09-22T06:56:59Z">
                <w:sdt>
                  <w:sdtPr>
                    <w:id w:val="1958613723"/>
                    <w:tag w:val="goog_rdk_2924"/>
                  </w:sdtPr>
                  <w:sdtContent>
                    <w:del w:author="Animefor Me" w:id="15" w:date="2026-09-29T09:36:34Z"/>
                  </w:sdtContent>
                </w:sdt>
              </w:ins>
              <w:sdt>
                <w:sdtPr>
                  <w:id w:val="-2060379183"/>
                  <w:tag w:val="goog_rdk_292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17" w:date="2026-09-22T06:56:59Z">
                <w:del w:author="Animefor Me" w:id="15" w:date="2026-09-29T09:36:34Z"/>
              </w:ins>
            </w:sdtContent>
          </w:sdt>
        </w:p>
      </w:sdtContent>
    </w:sdt>
    <w:sdt>
      <w:sdtPr>
        <w:id w:val="478777817"/>
        <w:tag w:val="goog_rdk_2932"/>
      </w:sdtPr>
      <w:sdtContent>
        <w:p w:rsidR="00000000" w:rsidDel="00000000" w:rsidP="00000000" w:rsidRDefault="00000000" w:rsidRPr="00000000" w14:paraId="0000026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63740212"/>
              <w:tag w:val="goog_rdk_2927"/>
            </w:sdtPr>
            <w:sdtContent>
              <w:ins w:author="Rossi Rossi" w:id="117" w:date="2026-09-22T06:56:59Z">
                <w:sdt>
                  <w:sdtPr>
                    <w:id w:val="278014471"/>
                    <w:tag w:val="goog_rdk_2928"/>
                  </w:sdtPr>
                  <w:sdtContent>
                    <w:del w:author="Animefor Me" w:id="15" w:date="2026-09-29T09:36:34Z"/>
                  </w:sdtContent>
                </w:sdt>
              </w:ins>
              <w:sdt>
                <w:sdtPr>
                  <w:id w:val="1034942841"/>
                  <w:tag w:val="goog_rdk_292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Language API*</w:delText>
                      </w:r>
                    </w:del>
                  </w:ins>
                </w:sdtContent>
              </w:sdt>
              <w:ins w:author="Rossi Rossi" w:id="117" w:date="2026-09-22T06:56:59Z">
                <w:del w:author="Animefor Me" w:id="15" w:date="2026-09-29T09:36:34Z">
                  <w:sdt>
                    <w:sdtPr>
                      <w:id w:val="570026785"/>
                      <w:tag w:val="goog_rdk_2930"/>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sdtContent>
                  </w:sdt>
                  <w:sdt>
                    <w:sdtPr>
                      <w:id w:val="1492893966"/>
                      <w:tag w:val="goog_rdk_2931"/>
                    </w:sdtPr>
                    <w:sdtContent>
                      <w:r w:rsidDel="00000000" w:rsidR="00000000" w:rsidRPr="00000000">
                        <w:rPr>
                          <w:rtl w:val="0"/>
                        </w:rPr>
                      </w:r>
                    </w:sdtContent>
                  </w:sdt>
                </w:del>
              </w:ins>
            </w:sdtContent>
          </w:sdt>
        </w:p>
      </w:sdtContent>
    </w:sdt>
    <w:sdt>
      <w:sdtPr>
        <w:id w:val="1452475560"/>
        <w:tag w:val="goog_rdk_2936"/>
      </w:sdtPr>
      <w:sdtContent>
        <w:p w:rsidR="00000000" w:rsidDel="00000000" w:rsidP="00000000" w:rsidRDefault="00000000" w:rsidRPr="00000000" w14:paraId="0000026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43313945"/>
              <w:tag w:val="goog_rdk_2933"/>
            </w:sdtPr>
            <w:sdtContent>
              <w:ins w:author="Rossi Rossi" w:id="117" w:date="2026-09-22T06:56:59Z">
                <w:sdt>
                  <w:sdtPr>
                    <w:id w:val="742368956"/>
                    <w:tag w:val="goog_rdk_2934"/>
                  </w:sdtPr>
                  <w:sdtContent>
                    <w:del w:author="Animefor Me" w:id="15" w:date="2026-09-29T09:36:34Z"/>
                  </w:sdtContent>
                </w:sdt>
              </w:ins>
              <w:sdt>
                <w:sdtPr>
                  <w:id w:val="-755309997"/>
                  <w:tag w:val="goog_rdk_293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17" w:date="2026-09-22T06:56:59Z">
                <w:del w:author="Animefor Me" w:id="15" w:date="2026-09-29T09:36:34Z"/>
              </w:ins>
            </w:sdtContent>
          </w:sdt>
        </w:p>
      </w:sdtContent>
    </w:sdt>
    <w:sdt>
      <w:sdtPr>
        <w:id w:val="-1406408021"/>
        <w:tag w:val="goog_rdk_2940"/>
      </w:sdtPr>
      <w:sdtContent>
        <w:p w:rsidR="00000000" w:rsidDel="00000000" w:rsidP="00000000" w:rsidRDefault="00000000" w:rsidRPr="00000000" w14:paraId="0000026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33033665"/>
              <w:tag w:val="goog_rdk_2937"/>
            </w:sdtPr>
            <w:sdtContent>
              <w:ins w:author="Rossi Rossi" w:id="117" w:date="2026-09-22T06:56:59Z">
                <w:sdt>
                  <w:sdtPr>
                    <w:id w:val="851794315"/>
                    <w:tag w:val="goog_rdk_2938"/>
                  </w:sdtPr>
                  <w:sdtContent>
                    <w:del w:author="Animefor Me" w:id="15" w:date="2026-09-29T09:36:34Z"/>
                  </w:sdtContent>
                </w:sdt>
              </w:ins>
              <w:sdt>
                <w:sdtPr>
                  <w:id w:val="426774049"/>
                  <w:tag w:val="goog_rdk_293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21445949"/>
        <w:tag w:val="goog_rdk_2944"/>
      </w:sdtPr>
      <w:sdtContent>
        <w:p w:rsidR="00000000" w:rsidDel="00000000" w:rsidP="00000000" w:rsidRDefault="00000000" w:rsidRPr="00000000" w14:paraId="0000026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77862680"/>
              <w:tag w:val="goog_rdk_2941"/>
            </w:sdtPr>
            <w:sdtContent>
              <w:ins w:author="Rossi Rossi" w:id="117" w:date="2026-09-22T06:56:59Z">
                <w:sdt>
                  <w:sdtPr>
                    <w:id w:val="-789319195"/>
                    <w:tag w:val="goog_rdk_2942"/>
                  </w:sdtPr>
                  <w:sdtContent>
                    <w:del w:author="Animefor Me" w:id="15" w:date="2026-09-29T09:36:34Z"/>
                  </w:sdtContent>
                </w:sdt>
              </w:ins>
              <w:sdt>
                <w:sdtPr>
                  <w:id w:val="1437368966"/>
                  <w:tag w:val="goog_rdk_294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Blocked dormant keys</w:delText>
                      </w:r>
                    </w:del>
                  </w:ins>
                </w:sdtContent>
              </w:sdt>
              <w:ins w:author="Rossi Rossi" w:id="117" w:date="2026-09-22T06:56:59Z">
                <w:del w:author="Animefor Me" w:id="15" w:date="2026-09-29T09:36:34Z"/>
              </w:ins>
            </w:sdtContent>
          </w:sdt>
        </w:p>
      </w:sdtContent>
    </w:sdt>
    <w:sdt>
      <w:sdtPr>
        <w:id w:val="-2018648515"/>
        <w:tag w:val="goog_rdk_2948"/>
      </w:sdtPr>
      <w:sdtContent>
        <w:p w:rsidR="00000000" w:rsidDel="00000000" w:rsidP="00000000" w:rsidRDefault="00000000" w:rsidRPr="00000000" w14:paraId="0000026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28605727"/>
              <w:tag w:val="goog_rdk_2945"/>
            </w:sdtPr>
            <w:sdtContent>
              <w:ins w:author="Rossi Rossi" w:id="117" w:date="2026-09-22T06:56:59Z">
                <w:sdt>
                  <w:sdtPr>
                    <w:id w:val="-1773589999"/>
                    <w:tag w:val="goog_rdk_2946"/>
                  </w:sdtPr>
                  <w:sdtContent>
                    <w:del w:author="Animefor Me" w:id="15" w:date="2026-09-29T09:36:34Z"/>
                  </w:sdtContent>
                </w:sdt>
              </w:ins>
              <w:sdt>
                <w:sdtPr>
                  <w:id w:val="1705411457"/>
                  <w:tag w:val="goog_rdk_294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30798264"/>
        <w:tag w:val="goog_rdk_2952"/>
      </w:sdtPr>
      <w:sdtContent>
        <w:p w:rsidR="00000000" w:rsidDel="00000000" w:rsidP="00000000" w:rsidRDefault="00000000" w:rsidRPr="00000000" w14:paraId="0000026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3165576"/>
              <w:tag w:val="goog_rdk_2949"/>
            </w:sdtPr>
            <w:sdtContent>
              <w:ins w:author="Rossi Rossi" w:id="117" w:date="2026-09-22T06:56:59Z">
                <w:sdt>
                  <w:sdtPr>
                    <w:id w:val="1725348835"/>
                    <w:tag w:val="goog_rdk_2950"/>
                  </w:sdtPr>
                  <w:sdtContent>
                    <w:del w:author="Animefor Me" w:id="15" w:date="2026-09-29T09:36:34Z"/>
                  </w:sdtContent>
                </w:sdt>
              </w:ins>
              <w:sdt>
                <w:sdtPr>
                  <w:id w:val="1821648003"/>
                  <w:tag w:val="goog_rdk_295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17" w:date="2026-09-22T06:56:59Z">
                <w:del w:author="Animefor Me" w:id="15" w:date="2026-09-29T09:36:34Z"/>
              </w:ins>
            </w:sdtContent>
          </w:sdt>
        </w:p>
      </w:sdtContent>
    </w:sdt>
    <w:sdt>
      <w:sdtPr>
        <w:id w:val="624230628"/>
        <w:tag w:val="goog_rdk_2956"/>
      </w:sdtPr>
      <w:sdtContent>
        <w:p w:rsidR="00000000" w:rsidDel="00000000" w:rsidP="00000000" w:rsidRDefault="00000000" w:rsidRPr="00000000" w14:paraId="0000026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94970991"/>
              <w:tag w:val="goog_rdk_2953"/>
            </w:sdtPr>
            <w:sdtContent>
              <w:ins w:author="Rossi Rossi" w:id="117" w:date="2026-09-22T06:56:59Z">
                <w:sdt>
                  <w:sdtPr>
                    <w:id w:val="-1032021074"/>
                    <w:tag w:val="goog_rdk_2954"/>
                  </w:sdtPr>
                  <w:sdtContent>
                    <w:del w:author="Animefor Me" w:id="15" w:date="2026-09-29T09:36:34Z"/>
                  </w:sdtContent>
                </w:sdt>
              </w:ins>
              <w:sdt>
                <w:sdtPr>
                  <w:id w:val="748930793"/>
                  <w:tag w:val="goog_rdk_295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17" w:date="2026-09-22T06:56:59Z">
                <w:del w:author="Animefor Me" w:id="15" w:date="2026-09-29T09:36:34Z"/>
              </w:ins>
            </w:sdtContent>
          </w:sdt>
        </w:p>
      </w:sdtContent>
    </w:sdt>
    <w:sdt>
      <w:sdtPr>
        <w:id w:val="170730552"/>
        <w:tag w:val="goog_rdk_2960"/>
      </w:sdtPr>
      <w:sdtContent>
        <w:p w:rsidR="00000000" w:rsidDel="00000000" w:rsidP="00000000" w:rsidRDefault="00000000" w:rsidRPr="00000000" w14:paraId="0000026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27623526"/>
              <w:tag w:val="goog_rdk_2957"/>
            </w:sdtPr>
            <w:sdtContent>
              <w:ins w:author="Rossi Rossi" w:id="117" w:date="2026-09-22T06:56:59Z">
                <w:sdt>
                  <w:sdtPr>
                    <w:id w:val="1816406561"/>
                    <w:tag w:val="goog_rdk_2958"/>
                  </w:sdtPr>
                  <w:sdtContent>
                    <w:del w:author="Animefor Me" w:id="15" w:date="2026-09-29T09:36:34Z"/>
                  </w:sdtContent>
                </w:sdt>
              </w:ins>
              <w:sdt>
                <w:sdtPr>
                  <w:id w:val="1876433203"/>
                  <w:tag w:val="goog_rdk_295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17" w:date="2026-09-22T06:56:59Z">
                <w:del w:author="Animefor Me" w:id="15" w:date="2026-09-29T09:36:34Z"/>
              </w:ins>
            </w:sdtContent>
          </w:sdt>
        </w:p>
      </w:sdtContent>
    </w:sdt>
    <w:sdt>
      <w:sdtPr>
        <w:id w:val="119308180"/>
        <w:tag w:val="goog_rdk_2964"/>
      </w:sdtPr>
      <w:sdtContent>
        <w:p w:rsidR="00000000" w:rsidDel="00000000" w:rsidP="00000000" w:rsidRDefault="00000000" w:rsidRPr="00000000" w14:paraId="0000027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05580804"/>
              <w:tag w:val="goog_rdk_2961"/>
            </w:sdtPr>
            <w:sdtContent>
              <w:ins w:author="Rossi Rossi" w:id="117" w:date="2026-09-22T06:56:59Z">
                <w:sdt>
                  <w:sdtPr>
                    <w:id w:val="505317736"/>
                    <w:tag w:val="goog_rdk_2962"/>
                  </w:sdtPr>
                  <w:sdtContent>
                    <w:del w:author="Animefor Me" w:id="15" w:date="2026-09-29T09:36:34Z"/>
                  </w:sdtContent>
                </w:sdt>
              </w:ins>
              <w:sdt>
                <w:sdtPr>
                  <w:id w:val="1021551131"/>
                  <w:tag w:val="goog_rdk_296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continue.</w:delText>
                      </w:r>
                    </w:del>
                  </w:ins>
                </w:sdtContent>
              </w:sdt>
              <w:ins w:author="Rossi Rossi" w:id="117" w:date="2026-09-22T06:56:59Z">
                <w:del w:author="Animefor Me" w:id="15" w:date="2026-09-29T09:36:34Z"/>
              </w:ins>
            </w:sdtContent>
          </w:sdt>
        </w:p>
      </w:sdtContent>
    </w:sdt>
    <w:sdt>
      <w:sdtPr>
        <w:id w:val="860717142"/>
        <w:tag w:val="goog_rdk_2968"/>
      </w:sdtPr>
      <w:sdtContent>
        <w:p w:rsidR="00000000" w:rsidDel="00000000" w:rsidP="00000000" w:rsidRDefault="00000000" w:rsidRPr="00000000" w14:paraId="0000027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3701080"/>
              <w:tag w:val="goog_rdk_2965"/>
            </w:sdtPr>
            <w:sdtContent>
              <w:ins w:author="Rossi Rossi" w:id="117" w:date="2026-09-22T06:56:59Z">
                <w:sdt>
                  <w:sdtPr>
                    <w:id w:val="-1519354144"/>
                    <w:tag w:val="goog_rdk_2966"/>
                  </w:sdtPr>
                  <w:sdtContent>
                    <w:del w:author="Animefor Me" w:id="15" w:date="2026-09-29T09:36:34Z"/>
                  </w:sdtContent>
                </w:sdt>
              </w:ins>
              <w:sdt>
                <w:sdtPr>
                  <w:id w:val="1742873835"/>
                  <w:tag w:val="goog_rdk_296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76180850"/>
        <w:tag w:val="goog_rdk_2972"/>
      </w:sdtPr>
      <w:sdtContent>
        <w:p w:rsidR="00000000" w:rsidDel="00000000" w:rsidP="00000000" w:rsidRDefault="00000000" w:rsidRPr="00000000" w14:paraId="0000027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38818041"/>
              <w:tag w:val="goog_rdk_2969"/>
            </w:sdtPr>
            <w:sdtContent>
              <w:ins w:author="Rossi Rossi" w:id="117" w:date="2026-09-22T06:56:59Z">
                <w:sdt>
                  <w:sdtPr>
                    <w:id w:val="814387247"/>
                    <w:tag w:val="goog_rdk_2970"/>
                  </w:sdtPr>
                  <w:sdtContent>
                    <w:del w:author="Animefor Me" w:id="15" w:date="2026-09-29T09:36:34Z"/>
                  </w:sdtContent>
                </w:sdt>
              </w:ins>
              <w:sdt>
                <w:sdtPr>
                  <w:id w:val="1178363745"/>
                  <w:tag w:val="goog_rdk_297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Migrate to an auth key</w:delText>
                      </w:r>
                    </w:del>
                  </w:ins>
                </w:sdtContent>
              </w:sdt>
              <w:ins w:author="Rossi Rossi" w:id="117" w:date="2026-09-22T06:56:59Z">
                <w:del w:author="Animefor Me" w:id="15" w:date="2026-09-29T09:36:34Z"/>
              </w:ins>
            </w:sdtContent>
          </w:sdt>
        </w:p>
      </w:sdtContent>
    </w:sdt>
    <w:sdt>
      <w:sdtPr>
        <w:id w:val="-1051416491"/>
        <w:tag w:val="goog_rdk_2976"/>
      </w:sdtPr>
      <w:sdtContent>
        <w:p w:rsidR="00000000" w:rsidDel="00000000" w:rsidP="00000000" w:rsidRDefault="00000000" w:rsidRPr="00000000" w14:paraId="0000027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28215073"/>
              <w:tag w:val="goog_rdk_2973"/>
            </w:sdtPr>
            <w:sdtContent>
              <w:ins w:author="Rossi Rossi" w:id="117" w:date="2026-09-22T06:56:59Z">
                <w:sdt>
                  <w:sdtPr>
                    <w:id w:val="-1498659205"/>
                    <w:tag w:val="goog_rdk_2974"/>
                  </w:sdtPr>
                  <w:sdtContent>
                    <w:del w:author="Animefor Me" w:id="15" w:date="2026-09-29T09:36:34Z"/>
                  </w:sdtContent>
                </w:sdt>
              </w:ins>
              <w:sdt>
                <w:sdtPr>
                  <w:id w:val="2099063609"/>
                  <w:tag w:val="goog_rdk_297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30589594"/>
        <w:tag w:val="goog_rdk_2980"/>
      </w:sdtPr>
      <w:sdtContent>
        <w:p w:rsidR="00000000" w:rsidDel="00000000" w:rsidP="00000000" w:rsidRDefault="00000000" w:rsidRPr="00000000" w14:paraId="0000027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90310341"/>
              <w:tag w:val="goog_rdk_2977"/>
            </w:sdtPr>
            <w:sdtContent>
              <w:ins w:author="Rossi Rossi" w:id="117" w:date="2026-09-22T06:56:59Z">
                <w:sdt>
                  <w:sdtPr>
                    <w:id w:val="1908261788"/>
                    <w:tag w:val="goog_rdk_2978"/>
                  </w:sdtPr>
                  <w:sdtContent>
                    <w:del w:author="Animefor Me" w:id="15" w:date="2026-09-29T09:36:34Z"/>
                  </w:sdtContent>
                </w:sdt>
              </w:ins>
              <w:sdt>
                <w:sdtPr>
                  <w:id w:val="1793351897"/>
                  <w:tag w:val="goog_rdk_297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17" w:date="2026-09-22T06:56:59Z">
                <w:del w:author="Animefor Me" w:id="15" w:date="2026-09-29T09:36:34Z"/>
              </w:ins>
            </w:sdtContent>
          </w:sdt>
        </w:p>
      </w:sdtContent>
    </w:sdt>
    <w:sdt>
      <w:sdtPr>
        <w:id w:val="469420859"/>
        <w:tag w:val="goog_rdk_2984"/>
      </w:sdtPr>
      <w:sdtContent>
        <w:p w:rsidR="00000000" w:rsidDel="00000000" w:rsidP="00000000" w:rsidRDefault="00000000" w:rsidRPr="00000000" w14:paraId="0000027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7563101"/>
              <w:tag w:val="goog_rdk_2981"/>
            </w:sdtPr>
            <w:sdtContent>
              <w:ins w:author="Rossi Rossi" w:id="117" w:date="2026-09-22T06:56:59Z">
                <w:sdt>
                  <w:sdtPr>
                    <w:id w:val="750982473"/>
                    <w:tag w:val="goog_rdk_2982"/>
                  </w:sdtPr>
                  <w:sdtContent>
                    <w:del w:author="Animefor Me" w:id="15" w:date="2026-09-29T09:36:34Z"/>
                  </w:sdtContent>
                </w:sdt>
              </w:ins>
              <w:sdt>
                <w:sdtPr>
                  <w:id w:val="-97000030"/>
                  <w:tag w:val="goog_rdk_298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41200596"/>
        <w:tag w:val="goog_rdk_2988"/>
      </w:sdtPr>
      <w:sdtContent>
        <w:p w:rsidR="00000000" w:rsidDel="00000000" w:rsidP="00000000" w:rsidRDefault="00000000" w:rsidRPr="00000000" w14:paraId="0000027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77203213"/>
              <w:tag w:val="goog_rdk_2985"/>
            </w:sdtPr>
            <w:sdtContent>
              <w:ins w:author="Rossi Rossi" w:id="117" w:date="2026-09-22T06:56:59Z">
                <w:sdt>
                  <w:sdtPr>
                    <w:id w:val="-1569655933"/>
                    <w:tag w:val="goog_rdk_2986"/>
                  </w:sdtPr>
                  <w:sdtContent>
                    <w:del w:author="Animefor Me" w:id="15" w:date="2026-09-29T09:36:34Z"/>
                  </w:sdtContent>
                </w:sdt>
              </w:ins>
              <w:sdt>
                <w:sdtPr>
                  <w:id w:val="2028950305"/>
                  <w:tag w:val="goog_rdk_298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17" w:date="2026-09-22T06:56:59Z">
                <w:del w:author="Animefor Me" w:id="15" w:date="2026-09-29T09:36:34Z"/>
              </w:ins>
            </w:sdtContent>
          </w:sdt>
        </w:p>
      </w:sdtContent>
    </w:sdt>
    <w:sdt>
      <w:sdtPr>
        <w:id w:val="-2046406164"/>
        <w:tag w:val="goog_rdk_2992"/>
      </w:sdtPr>
      <w:sdtContent>
        <w:p w:rsidR="00000000" w:rsidDel="00000000" w:rsidP="00000000" w:rsidRDefault="00000000" w:rsidRPr="00000000" w14:paraId="0000027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87561679"/>
              <w:tag w:val="goog_rdk_2989"/>
            </w:sdtPr>
            <w:sdtContent>
              <w:ins w:author="Rossi Rossi" w:id="117" w:date="2026-09-22T06:56:59Z">
                <w:sdt>
                  <w:sdtPr>
                    <w:id w:val="-2038770480"/>
                    <w:tag w:val="goog_rdk_2990"/>
                  </w:sdtPr>
                  <w:sdtContent>
                    <w:del w:author="Animefor Me" w:id="15" w:date="2026-09-29T09:36:34Z"/>
                  </w:sdtContent>
                </w:sdt>
              </w:ins>
              <w:sdt>
                <w:sdtPr>
                  <w:id w:val="-1704808384"/>
                  <w:tag w:val="goog_rdk_299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17" w:date="2026-09-22T06:56:59Z">
                <w:del w:author="Animefor Me" w:id="15" w:date="2026-09-29T09:36:34Z"/>
              </w:ins>
            </w:sdtContent>
          </w:sdt>
        </w:p>
      </w:sdtContent>
    </w:sdt>
    <w:sdt>
      <w:sdtPr>
        <w:id w:val="2101338758"/>
        <w:tag w:val="goog_rdk_2996"/>
      </w:sdtPr>
      <w:sdtContent>
        <w:p w:rsidR="00000000" w:rsidDel="00000000" w:rsidP="00000000" w:rsidRDefault="00000000" w:rsidRPr="00000000" w14:paraId="0000027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90307427"/>
              <w:tag w:val="goog_rdk_2993"/>
            </w:sdtPr>
            <w:sdtContent>
              <w:ins w:author="Rossi Rossi" w:id="117" w:date="2026-09-22T06:56:59Z">
                <w:sdt>
                  <w:sdtPr>
                    <w:id w:val="1617855282"/>
                    <w:tag w:val="goog_rdk_2994"/>
                  </w:sdtPr>
                  <w:sdtContent>
                    <w:del w:author="Animefor Me" w:id="15" w:date="2026-09-29T09:36:34Z"/>
                  </w:sdtContent>
                </w:sdt>
              </w:ins>
              <w:sdt>
                <w:sdtPr>
                  <w:id w:val="735710835"/>
                  <w:tag w:val="goog_rdk_299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17" w:date="2026-09-22T06:56:59Z">
                <w:del w:author="Animefor Me" w:id="15" w:date="2026-09-29T09:36:34Z"/>
              </w:ins>
            </w:sdtContent>
          </w:sdt>
        </w:p>
      </w:sdtContent>
    </w:sdt>
    <w:sdt>
      <w:sdtPr>
        <w:id w:val="-134222552"/>
        <w:tag w:val="goog_rdk_3000"/>
      </w:sdtPr>
      <w:sdtContent>
        <w:p w:rsidR="00000000" w:rsidDel="00000000" w:rsidP="00000000" w:rsidRDefault="00000000" w:rsidRPr="00000000" w14:paraId="0000027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7464098"/>
              <w:tag w:val="goog_rdk_2997"/>
            </w:sdtPr>
            <w:sdtContent>
              <w:ins w:author="Rossi Rossi" w:id="117" w:date="2026-09-22T06:56:59Z">
                <w:sdt>
                  <w:sdtPr>
                    <w:id w:val="1786356131"/>
                    <w:tag w:val="goog_rdk_2998"/>
                  </w:sdtPr>
                  <w:sdtContent>
                    <w:del w:author="Animefor Me" w:id="15" w:date="2026-09-29T09:36:34Z"/>
                  </w:sdtContent>
                </w:sdt>
              </w:ins>
              <w:sdt>
                <w:sdtPr>
                  <w:id w:val="1329487779"/>
                  <w:tag w:val="goog_rdk_299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Copy the new auth API key.</w:delText>
                      </w:r>
                    </w:del>
                  </w:ins>
                </w:sdtContent>
              </w:sdt>
              <w:ins w:author="Rossi Rossi" w:id="117" w:date="2026-09-22T06:56:59Z">
                <w:del w:author="Animefor Me" w:id="15" w:date="2026-09-29T09:36:34Z"/>
              </w:ins>
            </w:sdtContent>
          </w:sdt>
        </w:p>
      </w:sdtContent>
    </w:sdt>
    <w:sdt>
      <w:sdtPr>
        <w:id w:val="1516472762"/>
        <w:tag w:val="goog_rdk_3004"/>
      </w:sdtPr>
      <w:sdtContent>
        <w:p w:rsidR="00000000" w:rsidDel="00000000" w:rsidP="00000000" w:rsidRDefault="00000000" w:rsidRPr="00000000" w14:paraId="0000027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00003620"/>
              <w:tag w:val="goog_rdk_3001"/>
            </w:sdtPr>
            <w:sdtContent>
              <w:ins w:author="Rossi Rossi" w:id="117" w:date="2026-09-22T06:56:59Z">
                <w:sdt>
                  <w:sdtPr>
                    <w:id w:val="1334430546"/>
                    <w:tag w:val="goog_rdk_3002"/>
                  </w:sdtPr>
                  <w:sdtContent>
                    <w:del w:author="Animefor Me" w:id="15" w:date="2026-09-29T09:36:34Z"/>
                  </w:sdtContent>
                </w:sdt>
              </w:ins>
              <w:sdt>
                <w:sdtPr>
                  <w:id w:val="-1275457642"/>
                  <w:tag w:val="goog_rdk_300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17" w:date="2026-09-22T06:56:59Z">
                <w:del w:author="Animefor Me" w:id="15" w:date="2026-09-29T09:36:34Z"/>
              </w:ins>
            </w:sdtContent>
          </w:sdt>
        </w:p>
      </w:sdtContent>
    </w:sdt>
    <w:sdt>
      <w:sdtPr>
        <w:id w:val="-304795373"/>
        <w:tag w:val="goog_rdk_3008"/>
      </w:sdtPr>
      <w:sdtContent>
        <w:p w:rsidR="00000000" w:rsidDel="00000000" w:rsidP="00000000" w:rsidRDefault="00000000" w:rsidRPr="00000000" w14:paraId="0000027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02565958"/>
              <w:tag w:val="goog_rdk_3005"/>
            </w:sdtPr>
            <w:sdtContent>
              <w:ins w:author="Rossi Rossi" w:id="117" w:date="2026-09-22T06:56:59Z">
                <w:sdt>
                  <w:sdtPr>
                    <w:id w:val="85473337"/>
                    <w:tag w:val="goog_rdk_3006"/>
                  </w:sdtPr>
                  <w:sdtContent>
                    <w:del w:author="Animefor Me" w:id="15" w:date="2026-09-29T09:36:34Z"/>
                  </w:sdtContent>
                </w:sdt>
              </w:ins>
              <w:sdt>
                <w:sdtPr>
                  <w:id w:val="879898105"/>
                  <w:tag w:val="goog_rdk_300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17" w:date="2026-09-22T06:56:59Z">
                <w:del w:author="Animefor Me" w:id="15" w:date="2026-09-29T09:36:34Z"/>
              </w:ins>
            </w:sdtContent>
          </w:sdt>
        </w:p>
      </w:sdtContent>
    </w:sdt>
    <w:sdt>
      <w:sdtPr>
        <w:id w:val="-1400885018"/>
        <w:tag w:val="goog_rdk_3012"/>
      </w:sdtPr>
      <w:sdtContent>
        <w:p w:rsidR="00000000" w:rsidDel="00000000" w:rsidP="00000000" w:rsidRDefault="00000000" w:rsidRPr="00000000" w14:paraId="0000027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64133766"/>
              <w:tag w:val="goog_rdk_3009"/>
            </w:sdtPr>
            <w:sdtContent>
              <w:ins w:author="Rossi Rossi" w:id="117" w:date="2026-09-22T06:56:59Z">
                <w:sdt>
                  <w:sdtPr>
                    <w:id w:val="-1411509406"/>
                    <w:tag w:val="goog_rdk_3010"/>
                  </w:sdtPr>
                  <w:sdtContent>
                    <w:del w:author="Animefor Me" w:id="15" w:date="2026-09-29T09:36:34Z"/>
                  </w:sdtContent>
                </w:sdt>
              </w:ins>
              <w:sdt>
                <w:sdtPr>
                  <w:id w:val="937898764"/>
                  <w:tag w:val="goog_rdk_301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17" w:date="2026-09-22T06:56:59Z">
                <w:del w:author="Animefor Me" w:id="15" w:date="2026-09-29T09:36:34Z"/>
              </w:ins>
            </w:sdtContent>
          </w:sdt>
        </w:p>
      </w:sdtContent>
    </w:sdt>
    <w:sdt>
      <w:sdtPr>
        <w:id w:val="770688459"/>
        <w:tag w:val="goog_rdk_3016"/>
      </w:sdtPr>
      <w:sdtContent>
        <w:p w:rsidR="00000000" w:rsidDel="00000000" w:rsidP="00000000" w:rsidRDefault="00000000" w:rsidRPr="00000000" w14:paraId="0000027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37028867"/>
              <w:tag w:val="goog_rdk_3013"/>
            </w:sdtPr>
            <w:sdtContent>
              <w:ins w:author="Rossi Rossi" w:id="117" w:date="2026-09-22T06:56:59Z">
                <w:sdt>
                  <w:sdtPr>
                    <w:id w:val="-773393788"/>
                    <w:tag w:val="goog_rdk_3014"/>
                  </w:sdtPr>
                  <w:sdtContent>
                    <w:del w:author="Animefor Me" w:id="15" w:date="2026-09-29T09:36:34Z"/>
                  </w:sdtContent>
                </w:sdt>
              </w:ins>
              <w:sdt>
                <w:sdtPr>
                  <w:id w:val="153006409"/>
                  <w:tag w:val="goog_rdk_301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38284109"/>
        <w:tag w:val="goog_rdk_3020"/>
      </w:sdtPr>
      <w:sdtContent>
        <w:p w:rsidR="00000000" w:rsidDel="00000000" w:rsidP="00000000" w:rsidRDefault="00000000" w:rsidRPr="00000000" w14:paraId="0000027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14082453"/>
              <w:tag w:val="goog_rdk_3017"/>
            </w:sdtPr>
            <w:sdtContent>
              <w:ins w:author="Rossi Rossi" w:id="117" w:date="2026-09-22T06:56:59Z">
                <w:sdt>
                  <w:sdtPr>
                    <w:id w:val="1849365628"/>
                    <w:tag w:val="goog_rdk_3018"/>
                  </w:sdtPr>
                  <w:sdtContent>
                    <w:del w:author="Animefor Me" w:id="15" w:date="2026-09-29T09:36:34Z"/>
                  </w:sdtContent>
                </w:sdt>
              </w:ins>
              <w:sdt>
                <w:sdtPr>
                  <w:id w:val="305493247"/>
                  <w:tag w:val="goog_rdk_301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7" w:date="2026-09-22T06:56:59Z">
                <w:del w:author="Animefor Me" w:id="15" w:date="2026-09-29T09:36:34Z"/>
              </w:ins>
            </w:sdtContent>
          </w:sdt>
        </w:p>
      </w:sdtContent>
    </w:sdt>
    <w:sdt>
      <w:sdtPr>
        <w:id w:val="2022121958"/>
        <w:tag w:val="goog_rdk_3024"/>
      </w:sdtPr>
      <w:sdtContent>
        <w:p w:rsidR="00000000" w:rsidDel="00000000" w:rsidP="00000000" w:rsidRDefault="00000000" w:rsidRPr="00000000" w14:paraId="0000027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02762630"/>
              <w:tag w:val="goog_rdk_3021"/>
            </w:sdtPr>
            <w:sdtContent>
              <w:ins w:author="Rossi Rossi" w:id="117" w:date="2026-09-22T06:56:59Z">
                <w:sdt>
                  <w:sdtPr>
                    <w:id w:val="-185903439"/>
                    <w:tag w:val="goog_rdk_3022"/>
                  </w:sdtPr>
                  <w:sdtContent>
                    <w:del w:author="Animefor Me" w:id="15" w:date="2026-09-29T09:36:34Z"/>
                  </w:sdtContent>
                </w:sdt>
              </w:ins>
              <w:sdt>
                <w:sdtPr>
                  <w:id w:val="1101260873"/>
                  <w:tag w:val="goog_rdk_302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17" w:date="2026-09-22T06:56:59Z">
                <w:del w:author="Animefor Me" w:id="15" w:date="2026-09-29T09:36:34Z"/>
              </w:ins>
            </w:sdtContent>
          </w:sdt>
        </w:p>
      </w:sdtContent>
    </w:sdt>
    <w:sdt>
      <w:sdtPr>
        <w:id w:val="1171606915"/>
        <w:tag w:val="goog_rdk_3028"/>
      </w:sdtPr>
      <w:sdtContent>
        <w:p w:rsidR="00000000" w:rsidDel="00000000" w:rsidP="00000000" w:rsidRDefault="00000000" w:rsidRPr="00000000" w14:paraId="0000028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05031720"/>
              <w:tag w:val="goog_rdk_3025"/>
            </w:sdtPr>
            <w:sdtContent>
              <w:ins w:author="Rossi Rossi" w:id="117" w:date="2026-09-22T06:56:59Z">
                <w:sdt>
                  <w:sdtPr>
                    <w:id w:val="1474629505"/>
                    <w:tag w:val="goog_rdk_3026"/>
                  </w:sdtPr>
                  <w:sdtContent>
                    <w:del w:author="Animefor Me" w:id="15" w:date="2026-09-29T09:36:34Z"/>
                  </w:sdtContent>
                </w:sdt>
              </w:ins>
              <w:sdt>
                <w:sdtPr>
                  <w:id w:val="873775840"/>
                  <w:tag w:val="goog_rdk_302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11955394"/>
        <w:tag w:val="goog_rdk_3032"/>
      </w:sdtPr>
      <w:sdtContent>
        <w:p w:rsidR="00000000" w:rsidDel="00000000" w:rsidP="00000000" w:rsidRDefault="00000000" w:rsidRPr="00000000" w14:paraId="0000028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58036266"/>
              <w:tag w:val="goog_rdk_3029"/>
            </w:sdtPr>
            <w:sdtContent>
              <w:ins w:author="Rossi Rossi" w:id="117" w:date="2026-09-22T06:56:59Z">
                <w:sdt>
                  <w:sdtPr>
                    <w:id w:val="1071395581"/>
                    <w:tag w:val="goog_rdk_3030"/>
                  </w:sdtPr>
                  <w:sdtContent>
                    <w:del w:author="Animefor Me" w:id="15" w:date="2026-09-29T09:36:34Z"/>
                  </w:sdtContent>
                </w:sdt>
              </w:ins>
              <w:sdt>
                <w:sdtPr>
                  <w:id w:val="-1771024266"/>
                  <w:tag w:val="goog_rdk_303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Limitations</w:delText>
                      </w:r>
                    </w:del>
                  </w:ins>
                </w:sdtContent>
              </w:sdt>
              <w:ins w:author="Rossi Rossi" w:id="117" w:date="2026-09-22T06:56:59Z">
                <w:del w:author="Animefor Me" w:id="15" w:date="2026-09-29T09:36:34Z"/>
              </w:ins>
            </w:sdtContent>
          </w:sdt>
        </w:p>
      </w:sdtContent>
    </w:sdt>
    <w:sdt>
      <w:sdtPr>
        <w:id w:val="324078450"/>
        <w:tag w:val="goog_rdk_3036"/>
      </w:sdtPr>
      <w:sdtContent>
        <w:p w:rsidR="00000000" w:rsidDel="00000000" w:rsidP="00000000" w:rsidRDefault="00000000" w:rsidRPr="00000000" w14:paraId="0000028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21530922"/>
              <w:tag w:val="goog_rdk_3033"/>
            </w:sdtPr>
            <w:sdtContent>
              <w:ins w:author="Rossi Rossi" w:id="117" w:date="2026-09-22T06:56:59Z">
                <w:sdt>
                  <w:sdtPr>
                    <w:id w:val="1057911771"/>
                    <w:tag w:val="goog_rdk_3034"/>
                  </w:sdtPr>
                  <w:sdtContent>
                    <w:del w:author="Animefor Me" w:id="15" w:date="2026-09-29T09:36:34Z"/>
                  </w:sdtContent>
                </w:sdt>
              </w:ins>
              <w:sdt>
                <w:sdtPr>
                  <w:id w:val="1403837818"/>
                  <w:tag w:val="goog_rdk_303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94933629"/>
        <w:tag w:val="goog_rdk_3040"/>
      </w:sdtPr>
      <w:sdtContent>
        <w:p w:rsidR="00000000" w:rsidDel="00000000" w:rsidP="00000000" w:rsidRDefault="00000000" w:rsidRPr="00000000" w14:paraId="0000028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5306068"/>
              <w:tag w:val="goog_rdk_3037"/>
            </w:sdtPr>
            <w:sdtContent>
              <w:ins w:author="Rossi Rossi" w:id="117" w:date="2026-09-22T06:56:59Z">
                <w:sdt>
                  <w:sdtPr>
                    <w:id w:val="-538817537"/>
                    <w:tag w:val="goog_rdk_3038"/>
                  </w:sdtPr>
                  <w:sdtContent>
                    <w:del w:author="Animefor Me" w:id="15" w:date="2026-09-29T09:36:34Z"/>
                  </w:sdtContent>
                </w:sdt>
              </w:ins>
              <w:sdt>
                <w:sdtPr>
                  <w:id w:val="-556854857"/>
                  <w:tag w:val="goog_rdk_303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17" w:date="2026-09-22T06:56:59Z">
                <w:del w:author="Animefor Me" w:id="15" w:date="2026-09-29T09:36:34Z"/>
              </w:ins>
            </w:sdtContent>
          </w:sdt>
        </w:p>
      </w:sdtContent>
    </w:sdt>
    <w:sdt>
      <w:sdtPr>
        <w:id w:val="2030015505"/>
        <w:tag w:val="goog_rdk_3044"/>
      </w:sdtPr>
      <w:sdtContent>
        <w:p w:rsidR="00000000" w:rsidDel="00000000" w:rsidP="00000000" w:rsidRDefault="00000000" w:rsidRPr="00000000" w14:paraId="0000028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28364604"/>
              <w:tag w:val="goog_rdk_3041"/>
            </w:sdtPr>
            <w:sdtContent>
              <w:ins w:author="Rossi Rossi" w:id="117" w:date="2026-09-22T06:56:59Z">
                <w:sdt>
                  <w:sdtPr>
                    <w:id w:val="-776924308"/>
                    <w:tag w:val="goog_rdk_3042"/>
                  </w:sdtPr>
                  <w:sdtContent>
                    <w:del w:author="Animefor Me" w:id="15" w:date="2026-09-29T09:36:34Z"/>
                  </w:sdtContent>
                </w:sdt>
              </w:ins>
              <w:sdt>
                <w:sdtPr>
                  <w:id w:val="1665878556"/>
                  <w:tag w:val="goog_rdk_304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43964229"/>
        <w:tag w:val="goog_rdk_3048"/>
      </w:sdtPr>
      <w:sdtContent>
        <w:p w:rsidR="00000000" w:rsidDel="00000000" w:rsidP="00000000" w:rsidRDefault="00000000" w:rsidRPr="00000000" w14:paraId="0000028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69675430"/>
              <w:tag w:val="goog_rdk_3045"/>
            </w:sdtPr>
            <w:sdtContent>
              <w:ins w:author="Rossi Rossi" w:id="117" w:date="2026-09-22T06:56:59Z">
                <w:sdt>
                  <w:sdtPr>
                    <w:id w:val="-660366874"/>
                    <w:tag w:val="goog_rdk_3046"/>
                  </w:sdtPr>
                  <w:sdtContent>
                    <w:del w:author="Animefor Me" w:id="15" w:date="2026-09-29T09:36:34Z"/>
                  </w:sdtContent>
                </w:sdt>
              </w:ins>
              <w:sdt>
                <w:sdtPr>
                  <w:id w:val="149632901"/>
                  <w:tag w:val="goog_rdk_304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17" w:date="2026-09-22T06:56:59Z">
                <w:del w:author="Animefor Me" w:id="15" w:date="2026-09-29T09:36:34Z"/>
              </w:ins>
            </w:sdtContent>
          </w:sdt>
        </w:p>
      </w:sdtContent>
    </w:sdt>
    <w:sdt>
      <w:sdtPr>
        <w:id w:val="-415666807"/>
        <w:tag w:val="goog_rdk_3052"/>
      </w:sdtPr>
      <w:sdtContent>
        <w:p w:rsidR="00000000" w:rsidDel="00000000" w:rsidP="00000000" w:rsidRDefault="00000000" w:rsidRPr="00000000" w14:paraId="0000028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5312183"/>
              <w:tag w:val="goog_rdk_3049"/>
            </w:sdtPr>
            <w:sdtContent>
              <w:ins w:author="Rossi Rossi" w:id="117" w:date="2026-09-22T06:56:59Z">
                <w:sdt>
                  <w:sdtPr>
                    <w:id w:val="-1196627925"/>
                    <w:tag w:val="goog_rdk_3050"/>
                  </w:sdtPr>
                  <w:sdtContent>
                    <w:del w:author="Animefor Me" w:id="15" w:date="2026-09-29T09:36:34Z"/>
                  </w:sdtContent>
                </w:sdt>
              </w:ins>
              <w:sdt>
                <w:sdtPr>
                  <w:id w:val="1018778876"/>
                  <w:tag w:val="goog_rdk_305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17" w:date="2026-09-22T06:56:59Z">
                <w:del w:author="Animefor Me" w:id="15" w:date="2026-09-29T09:36:34Z"/>
              </w:ins>
            </w:sdtContent>
          </w:sdt>
        </w:p>
      </w:sdtContent>
    </w:sdt>
    <w:sdt>
      <w:sdtPr>
        <w:id w:val="40224273"/>
        <w:tag w:val="goog_rdk_3056"/>
      </w:sdtPr>
      <w:sdtContent>
        <w:p w:rsidR="00000000" w:rsidDel="00000000" w:rsidP="00000000" w:rsidRDefault="00000000" w:rsidRPr="00000000" w14:paraId="0000028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82738453"/>
              <w:tag w:val="goog_rdk_3053"/>
            </w:sdtPr>
            <w:sdtContent>
              <w:ins w:author="Rossi Rossi" w:id="117" w:date="2026-09-22T06:56:59Z">
                <w:sdt>
                  <w:sdtPr>
                    <w:id w:val="-241232185"/>
                    <w:tag w:val="goog_rdk_3054"/>
                  </w:sdtPr>
                  <w:sdtContent>
                    <w:del w:author="Animefor Me" w:id="15" w:date="2026-09-29T09:36:34Z"/>
                  </w:sdtContent>
                </w:sdt>
              </w:ins>
              <w:sdt>
                <w:sdtPr>
                  <w:id w:val="444463762"/>
                  <w:tag w:val="goog_rdk_305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17" w:date="2026-09-22T06:56:59Z">
                <w:del w:author="Animefor Me" w:id="15" w:date="2026-09-29T09:36:34Z"/>
              </w:ins>
            </w:sdtContent>
          </w:sdt>
        </w:p>
      </w:sdtContent>
    </w:sdt>
    <w:sdt>
      <w:sdtPr>
        <w:id w:val="2055620703"/>
        <w:tag w:val="goog_rdk_3065"/>
      </w:sdtPr>
      <w:sdtContent>
        <w:p w:rsidR="00000000" w:rsidDel="00000000" w:rsidP="00000000" w:rsidRDefault="00000000" w:rsidRPr="00000000" w14:paraId="0000028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17853894"/>
              <w:tag w:val="goog_rdk_3059"/>
            </w:sdtPr>
            <w:sdtContent>
              <w:ins w:author="Jagadeshwaran V" w:id="137" w:date="2026-09-24T04:38:23Z">
                <w:sdt>
                  <w:sdtPr>
                    <w:id w:val="1381927224"/>
                    <w:tag w:val="goog_rdk_3060"/>
                  </w:sdtPr>
                  <w:sdtContent>
                    <w:del w:author="Animefor Me" w:id="15" w:date="2026-09-29T09:36:34Z"/>
                  </w:sdtContent>
                </w:sdt>
              </w:ins>
              <w:sdt>
                <w:sdtPr>
                  <w:id w:val="1333054799"/>
                  <w:tag w:val="goog_rdk_3061"/>
                </w:sdtPr>
                <w:sdtContent>
                  <w:ins w:author="Jagadeshwaran V" w:id="137" w:date="2026-09-24T04:38:23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del>
                  </w:ins>
                </w:sdtContent>
              </w:sdt>
              <w:ins w:author="Jagadeshwaran V" w:id="137" w:date="2026-09-24T04:38:23Z">
                <w:del w:author="Animefor Me" w:id="15" w:date="2026-09-29T09:36:34Z"/>
              </w:ins>
            </w:sdtContent>
          </w:sdt>
          <w:sdt>
            <w:sdtPr>
              <w:id w:val="-508569771"/>
              <w:tag w:val="goog_rdk_3062"/>
            </w:sdtPr>
            <w:sdtContent>
              <w:ins w:author="Rossi Rossi" w:id="117" w:date="2026-09-22T06:56:59Z">
                <w:sdt>
                  <w:sdtPr>
                    <w:id w:val="1040440420"/>
                    <w:tag w:val="goog_rdk_3063"/>
                  </w:sdtPr>
                  <w:sdtContent>
                    <w:del w:author="Animefor Me" w:id="15" w:date="2026-09-29T09:36:34Z"/>
                  </w:sdtContent>
                </w:sdt>
              </w:ins>
              <w:sdt>
                <w:sdtPr>
                  <w:id w:val="-1826678061"/>
                  <w:tag w:val="goog_rdk_306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12595079"/>
        <w:tag w:val="goog_rdk_3069"/>
      </w:sdtPr>
      <w:sdtContent>
        <w:p w:rsidR="00000000" w:rsidDel="00000000" w:rsidP="00000000" w:rsidRDefault="00000000" w:rsidRPr="00000000" w14:paraId="0000028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46994384"/>
              <w:tag w:val="goog_rdk_3066"/>
            </w:sdtPr>
            <w:sdtContent>
              <w:ins w:author="Rossi Rossi" w:id="117" w:date="2026-09-22T06:56:59Z">
                <w:sdt>
                  <w:sdtPr>
                    <w:id w:val="1034285953"/>
                    <w:tag w:val="goog_rdk_3067"/>
                  </w:sdtPr>
                  <w:sdtContent>
                    <w:del w:author="Animefor Me" w:id="15" w:date="2026-09-29T09:36:34Z"/>
                  </w:sdtContent>
                </w:sdt>
              </w:ins>
              <w:sdt>
                <w:sdtPr>
                  <w:id w:val="-1749125557"/>
                  <w:tag w:val="goog_rdk_30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17" w:date="2026-09-22T06:56:59Z">
                <w:del w:author="Animefor Me" w:id="15" w:date="2026-09-29T09:36:34Z"/>
              </w:ins>
            </w:sdtContent>
          </w:sdt>
        </w:p>
      </w:sdtContent>
    </w:sdt>
    <w:sdt>
      <w:sdtPr>
        <w:id w:val="1421983142"/>
        <w:tag w:val="goog_rdk_3073"/>
      </w:sdtPr>
      <w:sdtContent>
        <w:p w:rsidR="00000000" w:rsidDel="00000000" w:rsidP="00000000" w:rsidRDefault="00000000" w:rsidRPr="00000000" w14:paraId="0000028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69833213"/>
              <w:tag w:val="goog_rdk_3070"/>
            </w:sdtPr>
            <w:sdtContent>
              <w:ins w:author="Rossi Rossi" w:id="117" w:date="2026-09-22T06:56:59Z">
                <w:sdt>
                  <w:sdtPr>
                    <w:id w:val="-1550105468"/>
                    <w:tag w:val="goog_rdk_3071"/>
                  </w:sdtPr>
                  <w:sdtContent>
                    <w:del w:author="Animefor Me" w:id="15" w:date="2026-09-29T09:36:34Z"/>
                  </w:sdtContent>
                </w:sdt>
              </w:ins>
              <w:sdt>
                <w:sdtPr>
                  <w:id w:val="1078479602"/>
                  <w:tag w:val="goog_rdk_30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17" w:date="2026-09-22T06:56:59Z">
                <w:del w:author="Animefor Me" w:id="15" w:date="2026-09-29T09:36:34Z"/>
              </w:ins>
            </w:sdtContent>
          </w:sdt>
        </w:p>
      </w:sdtContent>
    </w:sdt>
    <w:sdt>
      <w:sdtPr>
        <w:id w:val="249362089"/>
        <w:tag w:val="goog_rdk_3077"/>
      </w:sdtPr>
      <w:sdtContent>
        <w:p w:rsidR="00000000" w:rsidDel="00000000" w:rsidP="00000000" w:rsidRDefault="00000000" w:rsidRPr="00000000" w14:paraId="0000028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77173986"/>
              <w:tag w:val="goog_rdk_3074"/>
            </w:sdtPr>
            <w:sdtContent>
              <w:ins w:author="Rossi Rossi" w:id="117" w:date="2026-09-22T06:56:59Z">
                <w:sdt>
                  <w:sdtPr>
                    <w:id w:val="2117028005"/>
                    <w:tag w:val="goog_rdk_3075"/>
                  </w:sdtPr>
                  <w:sdtContent>
                    <w:del w:author="Animefor Me" w:id="15" w:date="2026-09-29T09:36:34Z"/>
                  </w:sdtContent>
                </w:sdt>
              </w:ins>
              <w:sdt>
                <w:sdtPr>
                  <w:id w:val="414040267"/>
                  <w:tag w:val="goog_rdk_30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use the Gemini API, you must authenticate your requests. You can</w:delText>
                      </w:r>
                    </w:del>
                  </w:ins>
                </w:sdtContent>
              </w:sdt>
              <w:ins w:author="Rossi Rossi" w:id="117" w:date="2026-09-22T06:56:59Z">
                <w:del w:author="Animefor Me" w:id="15" w:date="2026-09-29T09:36:34Z"/>
              </w:ins>
            </w:sdtContent>
          </w:sdt>
        </w:p>
      </w:sdtContent>
    </w:sdt>
    <w:sdt>
      <w:sdtPr>
        <w:id w:val="-1394991673"/>
        <w:tag w:val="goog_rdk_3081"/>
      </w:sdtPr>
      <w:sdtContent>
        <w:p w:rsidR="00000000" w:rsidDel="00000000" w:rsidP="00000000" w:rsidRDefault="00000000" w:rsidRPr="00000000" w14:paraId="0000028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51718892"/>
              <w:tag w:val="goog_rdk_3078"/>
            </w:sdtPr>
            <w:sdtContent>
              <w:ins w:author="Rossi Rossi" w:id="117" w:date="2026-09-22T06:56:59Z">
                <w:sdt>
                  <w:sdtPr>
                    <w:id w:val="221420"/>
                    <w:tag w:val="goog_rdk_3079"/>
                  </w:sdtPr>
                  <w:sdtContent>
                    <w:del w:author="Animefor Me" w:id="15" w:date="2026-09-29T09:36:34Z"/>
                  </w:sdtContent>
                </w:sdt>
              </w:ins>
              <w:sdt>
                <w:sdtPr>
                  <w:id w:val="-469035679"/>
                  <w:tag w:val="goog_rdk_30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17" w:date="2026-09-22T06:56:59Z">
                <w:del w:author="Animefor Me" w:id="15" w:date="2026-09-29T09:36:34Z"/>
              </w:ins>
            </w:sdtContent>
          </w:sdt>
        </w:p>
      </w:sdtContent>
    </w:sdt>
    <w:sdt>
      <w:sdtPr>
        <w:id w:val="751691568"/>
        <w:tag w:val="goog_rdk_3085"/>
      </w:sdtPr>
      <w:sdtContent>
        <w:p w:rsidR="00000000" w:rsidDel="00000000" w:rsidP="00000000" w:rsidRDefault="00000000" w:rsidRPr="00000000" w14:paraId="0000028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40115473"/>
              <w:tag w:val="goog_rdk_3082"/>
            </w:sdtPr>
            <w:sdtContent>
              <w:ins w:author="Rossi Rossi" w:id="117" w:date="2026-09-22T06:56:59Z">
                <w:sdt>
                  <w:sdtPr>
                    <w:id w:val="1081265065"/>
                    <w:tag w:val="goog_rdk_3083"/>
                  </w:sdtPr>
                  <w:sdtContent>
                    <w:del w:author="Animefor Me" w:id="15" w:date="2026-09-29T09:36:34Z"/>
                  </w:sdtContent>
                </w:sdt>
              </w:ins>
              <w:sdt>
                <w:sdtPr>
                  <w:id w:val="-710025883"/>
                  <w:tag w:val="goog_rdk_308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32450389"/>
        <w:tag w:val="goog_rdk_3089"/>
      </w:sdtPr>
      <w:sdtContent>
        <w:p w:rsidR="00000000" w:rsidDel="00000000" w:rsidP="00000000" w:rsidRDefault="00000000" w:rsidRPr="00000000" w14:paraId="0000028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00005824"/>
              <w:tag w:val="goog_rdk_3086"/>
            </w:sdtPr>
            <w:sdtContent>
              <w:ins w:author="Rossi Rossi" w:id="117" w:date="2026-09-22T06:56:59Z">
                <w:sdt>
                  <w:sdtPr>
                    <w:id w:val="1082397476"/>
                    <w:tag w:val="goog_rdk_3087"/>
                  </w:sdtPr>
                  <w:sdtContent>
                    <w:del w:author="Animefor Me" w:id="15" w:date="2026-09-29T09:36:34Z"/>
                  </w:sdtContent>
                </w:sdt>
              </w:ins>
              <w:sdt>
                <w:sdtPr>
                  <w:id w:val="117293111"/>
                  <w:tag w:val="goog_rdk_30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17" w:date="2026-09-22T06:56:59Z">
                <w:del w:author="Animefor Me" w:id="15" w:date="2026-09-29T09:36:34Z"/>
              </w:ins>
            </w:sdtContent>
          </w:sdt>
        </w:p>
      </w:sdtContent>
    </w:sdt>
    <w:sdt>
      <w:sdtPr>
        <w:id w:val="-574849747"/>
        <w:tag w:val="goog_rdk_3093"/>
      </w:sdtPr>
      <w:sdtContent>
        <w:p w:rsidR="00000000" w:rsidDel="00000000" w:rsidP="00000000" w:rsidRDefault="00000000" w:rsidRPr="00000000" w14:paraId="0000028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268667"/>
              <w:tag w:val="goog_rdk_3090"/>
            </w:sdtPr>
            <w:sdtContent>
              <w:ins w:author="Rossi Rossi" w:id="117" w:date="2026-09-22T06:56:59Z">
                <w:sdt>
                  <w:sdtPr>
                    <w:id w:val="836978698"/>
                    <w:tag w:val="goog_rdk_3091"/>
                  </w:sdtPr>
                  <w:sdtContent>
                    <w:del w:author="Animefor Me" w:id="15" w:date="2026-09-29T09:36:34Z"/>
                  </w:sdtContent>
                </w:sdt>
              </w:ins>
              <w:sdt>
                <w:sdtPr>
                  <w:id w:val="1926353755"/>
                  <w:tag w:val="goog_rdk_309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32982355"/>
        <w:tag w:val="goog_rdk_3097"/>
      </w:sdtPr>
      <w:sdtContent>
        <w:p w:rsidR="00000000" w:rsidDel="00000000" w:rsidP="00000000" w:rsidRDefault="00000000" w:rsidRPr="00000000" w14:paraId="0000029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532104"/>
              <w:tag w:val="goog_rdk_3094"/>
            </w:sdtPr>
            <w:sdtContent>
              <w:ins w:author="Rossi Rossi" w:id="117" w:date="2026-09-22T06:56:59Z">
                <w:sdt>
                  <w:sdtPr>
                    <w:id w:val="1379830725"/>
                    <w:tag w:val="goog_rdk_3095"/>
                  </w:sdtPr>
                  <w:sdtContent>
                    <w:del w:author="Animefor Me" w:id="15" w:date="2026-09-29T09:36:34Z"/>
                  </w:sdtContent>
                </w:sdt>
              </w:ins>
              <w:sdt>
                <w:sdtPr>
                  <w:id w:val="1013253515"/>
                  <w:tag w:val="goog_rdk_30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17" w:date="2026-09-22T06:56:59Z">
                <w:del w:author="Animefor Me" w:id="15" w:date="2026-09-29T09:36:34Z"/>
              </w:ins>
            </w:sdtContent>
          </w:sdt>
        </w:p>
      </w:sdtContent>
    </w:sdt>
    <w:sdt>
      <w:sdtPr>
        <w:id w:val="286920839"/>
        <w:tag w:val="goog_rdk_3101"/>
      </w:sdtPr>
      <w:sdtContent>
        <w:p w:rsidR="00000000" w:rsidDel="00000000" w:rsidP="00000000" w:rsidRDefault="00000000" w:rsidRPr="00000000" w14:paraId="0000029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69106013"/>
              <w:tag w:val="goog_rdk_3098"/>
            </w:sdtPr>
            <w:sdtContent>
              <w:ins w:author="Rossi Rossi" w:id="117" w:date="2026-09-22T06:56:59Z">
                <w:sdt>
                  <w:sdtPr>
                    <w:id w:val="2145959706"/>
                    <w:tag w:val="goog_rdk_3099"/>
                  </w:sdtPr>
                  <w:sdtContent>
                    <w:del w:author="Animefor Me" w:id="15" w:date="2026-09-29T09:36:34Z"/>
                  </w:sdtContent>
                </w:sdt>
              </w:ins>
              <w:sdt>
                <w:sdtPr>
                  <w:id w:val="-917486749"/>
                  <w:tag w:val="goog_rdk_31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60293138"/>
        <w:tag w:val="goog_rdk_3105"/>
      </w:sdtPr>
      <w:sdtContent>
        <w:p w:rsidR="00000000" w:rsidDel="00000000" w:rsidP="00000000" w:rsidRDefault="00000000" w:rsidRPr="00000000" w14:paraId="0000029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80533409"/>
              <w:tag w:val="goog_rdk_3102"/>
            </w:sdtPr>
            <w:sdtContent>
              <w:ins w:author="Rossi Rossi" w:id="117" w:date="2026-09-22T06:56:59Z">
                <w:sdt>
                  <w:sdtPr>
                    <w:id w:val="1293703893"/>
                    <w:tag w:val="goog_rdk_3103"/>
                  </w:sdtPr>
                  <w:sdtContent>
                    <w:del w:author="Animefor Me" w:id="15" w:date="2026-09-29T09:36:34Z"/>
                  </w:sdtContent>
                </w:sdt>
              </w:ins>
              <w:sdt>
                <w:sdtPr>
                  <w:id w:val="-1527692719"/>
                  <w:tag w:val="goog_rdk_31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17" w:date="2026-09-22T06:56:59Z">
                <w:del w:author="Animefor Me" w:id="15" w:date="2026-09-29T09:36:34Z"/>
              </w:ins>
            </w:sdtContent>
          </w:sdt>
        </w:p>
      </w:sdtContent>
    </w:sdt>
    <w:sdt>
      <w:sdtPr>
        <w:id w:val="941453544"/>
        <w:tag w:val="goog_rdk_3109"/>
      </w:sdtPr>
      <w:sdtContent>
        <w:p w:rsidR="00000000" w:rsidDel="00000000" w:rsidP="00000000" w:rsidRDefault="00000000" w:rsidRPr="00000000" w14:paraId="0000029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96233740"/>
              <w:tag w:val="goog_rdk_3106"/>
            </w:sdtPr>
            <w:sdtContent>
              <w:ins w:author="Rossi Rossi" w:id="117" w:date="2026-09-22T06:56:59Z">
                <w:sdt>
                  <w:sdtPr>
                    <w:id w:val="567984310"/>
                    <w:tag w:val="goog_rdk_3107"/>
                  </w:sdtPr>
                  <w:sdtContent>
                    <w:del w:author="Animefor Me" w:id="15" w:date="2026-09-29T09:36:34Z"/>
                  </w:sdtContent>
                </w:sdt>
              </w:ins>
              <w:sdt>
                <w:sdtPr>
                  <w:id w:val="-1766777395"/>
                  <w:tag w:val="goog_rdk_31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17" w:date="2026-09-22T06:56:59Z">
                <w:del w:author="Animefor Me" w:id="15" w:date="2026-09-29T09:36:34Z"/>
              </w:ins>
            </w:sdtContent>
          </w:sdt>
        </w:p>
      </w:sdtContent>
    </w:sdt>
    <w:sdt>
      <w:sdtPr>
        <w:id w:val="-1580667484"/>
        <w:tag w:val="goog_rdk_3113"/>
      </w:sdtPr>
      <w:sdtContent>
        <w:p w:rsidR="00000000" w:rsidDel="00000000" w:rsidP="00000000" w:rsidRDefault="00000000" w:rsidRPr="00000000" w14:paraId="0000029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56602154"/>
              <w:tag w:val="goog_rdk_3110"/>
            </w:sdtPr>
            <w:sdtContent>
              <w:ins w:author="Rossi Rossi" w:id="117" w:date="2026-09-22T06:56:59Z">
                <w:sdt>
                  <w:sdtPr>
                    <w:id w:val="-1720544929"/>
                    <w:tag w:val="goog_rdk_3111"/>
                  </w:sdtPr>
                  <w:sdtContent>
                    <w:del w:author="Animefor Me" w:id="15" w:date="2026-09-29T09:36:34Z"/>
                  </w:sdtContent>
                </w:sdt>
              </w:ins>
              <w:sdt>
                <w:sdtPr>
                  <w:id w:val="1307980650"/>
                  <w:tag w:val="goog_rdk_31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keys to improve security:</w:delText>
                      </w:r>
                    </w:del>
                  </w:ins>
                </w:sdtContent>
              </w:sdt>
              <w:ins w:author="Rossi Rossi" w:id="117" w:date="2026-09-22T06:56:59Z">
                <w:del w:author="Animefor Me" w:id="15" w:date="2026-09-29T09:36:34Z"/>
              </w:ins>
            </w:sdtContent>
          </w:sdt>
        </w:p>
      </w:sdtContent>
    </w:sdt>
    <w:sdt>
      <w:sdtPr>
        <w:id w:val="-144179817"/>
        <w:tag w:val="goog_rdk_3117"/>
      </w:sdtPr>
      <w:sdtContent>
        <w:p w:rsidR="00000000" w:rsidDel="00000000" w:rsidP="00000000" w:rsidRDefault="00000000" w:rsidRPr="00000000" w14:paraId="0000029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12711798"/>
              <w:tag w:val="goog_rdk_3114"/>
            </w:sdtPr>
            <w:sdtContent>
              <w:ins w:author="Rossi Rossi" w:id="117" w:date="2026-09-22T06:56:59Z">
                <w:sdt>
                  <w:sdtPr>
                    <w:id w:val="-328084639"/>
                    <w:tag w:val="goog_rdk_3115"/>
                  </w:sdtPr>
                  <w:sdtContent>
                    <w:del w:author="Animefor Me" w:id="15" w:date="2026-09-29T09:36:34Z"/>
                  </w:sdtContent>
                </w:sdt>
              </w:ins>
              <w:sdt>
                <w:sdtPr>
                  <w:id w:val="1953556254"/>
                  <w:tag w:val="goog_rdk_311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41149163"/>
        <w:tag w:val="goog_rdk_3121"/>
      </w:sdtPr>
      <w:sdtContent>
        <w:p w:rsidR="00000000" w:rsidDel="00000000" w:rsidP="00000000" w:rsidRDefault="00000000" w:rsidRPr="00000000" w14:paraId="0000029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3628759"/>
              <w:tag w:val="goog_rdk_3118"/>
            </w:sdtPr>
            <w:sdtContent>
              <w:ins w:author="Rossi Rossi" w:id="117" w:date="2026-09-22T06:56:59Z">
                <w:sdt>
                  <w:sdtPr>
                    <w:id w:val="-496045201"/>
                    <w:tag w:val="goog_rdk_3119"/>
                  </w:sdtPr>
                  <w:sdtContent>
                    <w:del w:author="Animefor Me" w:id="15" w:date="2026-09-29T09:36:34Z"/>
                  </w:sdtContent>
                </w:sdt>
              </w:ins>
              <w:sdt>
                <w:sdtPr>
                  <w:id w:val="1948467664"/>
                  <w:tag w:val="goog_rdk_31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17" w:date="2026-09-22T06:56:59Z">
                <w:del w:author="Animefor Me" w:id="15" w:date="2026-09-29T09:36:34Z"/>
              </w:ins>
            </w:sdtContent>
          </w:sdt>
        </w:p>
      </w:sdtContent>
    </w:sdt>
    <w:sdt>
      <w:sdtPr>
        <w:id w:val="2062143537"/>
        <w:tag w:val="goog_rdk_3125"/>
      </w:sdtPr>
      <w:sdtContent>
        <w:p w:rsidR="00000000" w:rsidDel="00000000" w:rsidP="00000000" w:rsidRDefault="00000000" w:rsidRPr="00000000" w14:paraId="0000029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12924361"/>
              <w:tag w:val="goog_rdk_3122"/>
            </w:sdtPr>
            <w:sdtContent>
              <w:ins w:author="Rossi Rossi" w:id="117" w:date="2026-09-22T06:56:59Z">
                <w:sdt>
                  <w:sdtPr>
                    <w:id w:val="-2065305472"/>
                    <w:tag w:val="goog_rdk_3123"/>
                  </w:sdtPr>
                  <w:sdtContent>
                    <w:del w:author="Animefor Me" w:id="15" w:date="2026-09-29T09:36:34Z"/>
                  </w:sdtContent>
                </w:sdt>
              </w:ins>
              <w:sdt>
                <w:sdtPr>
                  <w:id w:val="1346342318"/>
                  <w:tag w:val="goog_rdk_31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17" w:date="2026-09-22T06:56:59Z">
                <w:del w:author="Animefor Me" w:id="15" w:date="2026-09-29T09:36:34Z"/>
              </w:ins>
            </w:sdtContent>
          </w:sdt>
        </w:p>
      </w:sdtContent>
    </w:sdt>
    <w:sdt>
      <w:sdtPr>
        <w:id w:val="578191299"/>
        <w:tag w:val="goog_rdk_3129"/>
      </w:sdtPr>
      <w:sdtContent>
        <w:p w:rsidR="00000000" w:rsidDel="00000000" w:rsidP="00000000" w:rsidRDefault="00000000" w:rsidRPr="00000000" w14:paraId="0000029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86524993"/>
              <w:tag w:val="goog_rdk_3126"/>
            </w:sdtPr>
            <w:sdtContent>
              <w:ins w:author="Rossi Rossi" w:id="117" w:date="2026-09-22T06:56:59Z">
                <w:sdt>
                  <w:sdtPr>
                    <w:id w:val="-173721354"/>
                    <w:tag w:val="goog_rdk_3127"/>
                  </w:sdtPr>
                  <w:sdtContent>
                    <w:del w:author="Animefor Me" w:id="15" w:date="2026-09-29T09:36:34Z"/>
                  </w:sdtContent>
                </w:sdt>
              </w:ins>
              <w:sdt>
                <w:sdtPr>
                  <w:id w:val="1224893204"/>
                  <w:tag w:val="goog_rdk_312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17556310"/>
        <w:tag w:val="goog_rdk_3133"/>
      </w:sdtPr>
      <w:sdtContent>
        <w:p w:rsidR="00000000" w:rsidDel="00000000" w:rsidP="00000000" w:rsidRDefault="00000000" w:rsidRPr="00000000" w14:paraId="0000029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87121494"/>
              <w:tag w:val="goog_rdk_3130"/>
            </w:sdtPr>
            <w:sdtContent>
              <w:ins w:author="Rossi Rossi" w:id="117" w:date="2026-09-22T06:56:59Z">
                <w:sdt>
                  <w:sdtPr>
                    <w:id w:val="1143999219"/>
                    <w:tag w:val="goog_rdk_3131"/>
                  </w:sdtPr>
                  <w:sdtContent>
                    <w:del w:author="Animefor Me" w:id="15" w:date="2026-09-29T09:36:34Z"/>
                  </w:sdtContent>
                </w:sdt>
              </w:ins>
              <w:sdt>
                <w:sdtPr>
                  <w:id w:val="-1052717166"/>
                  <w:tag w:val="goog_rdk_313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17" w:date="2026-09-22T06:56:59Z">
                <w:del w:author="Animefor Me" w:id="15" w:date="2026-09-29T09:36:34Z"/>
              </w:ins>
            </w:sdtContent>
          </w:sdt>
        </w:p>
      </w:sdtContent>
    </w:sdt>
    <w:sdt>
      <w:sdtPr>
        <w:id w:val="1615276733"/>
        <w:tag w:val="goog_rdk_3137"/>
      </w:sdtPr>
      <w:sdtContent>
        <w:p w:rsidR="00000000" w:rsidDel="00000000" w:rsidP="00000000" w:rsidRDefault="00000000" w:rsidRPr="00000000" w14:paraId="0000029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92043597"/>
              <w:tag w:val="goog_rdk_3134"/>
            </w:sdtPr>
            <w:sdtContent>
              <w:ins w:author="Rossi Rossi" w:id="117" w:date="2026-09-22T06:56:59Z">
                <w:sdt>
                  <w:sdtPr>
                    <w:id w:val="-1772986581"/>
                    <w:tag w:val="goog_rdk_3135"/>
                  </w:sdtPr>
                  <w:sdtContent>
                    <w:del w:author="Animefor Me" w:id="15" w:date="2026-09-29T09:36:34Z"/>
                  </w:sdtContent>
                </w:sdt>
              </w:ins>
              <w:sdt>
                <w:sdtPr>
                  <w:id w:val="-893156526"/>
                  <w:tag w:val="goog_rdk_313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304105637"/>
        <w:tag w:val="goog_rdk_3141"/>
      </w:sdtPr>
      <w:sdtContent>
        <w:p w:rsidR="00000000" w:rsidDel="00000000" w:rsidP="00000000" w:rsidRDefault="00000000" w:rsidRPr="00000000" w14:paraId="0000029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84246400"/>
              <w:tag w:val="goog_rdk_3138"/>
            </w:sdtPr>
            <w:sdtContent>
              <w:ins w:author="Rossi Rossi" w:id="117" w:date="2026-09-22T06:56:59Z">
                <w:sdt>
                  <w:sdtPr>
                    <w:id w:val="757377894"/>
                    <w:tag w:val="goog_rdk_3139"/>
                  </w:sdtPr>
                  <w:sdtContent>
                    <w:del w:author="Animefor Me" w:id="15" w:date="2026-09-29T09:36:34Z"/>
                  </w:sdtContent>
                </w:sdt>
              </w:ins>
              <w:sdt>
                <w:sdtPr>
                  <w:id w:val="-1829490736"/>
                  <w:tag w:val="goog_rdk_314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17" w:date="2026-09-22T06:56:59Z">
                <w:del w:author="Animefor Me" w:id="15" w:date="2026-09-29T09:36:34Z"/>
              </w:ins>
            </w:sdtContent>
          </w:sdt>
        </w:p>
      </w:sdtContent>
    </w:sdt>
    <w:sdt>
      <w:sdtPr>
        <w:id w:val="1981990141"/>
        <w:tag w:val="goog_rdk_3145"/>
      </w:sdtPr>
      <w:sdtContent>
        <w:p w:rsidR="00000000" w:rsidDel="00000000" w:rsidP="00000000" w:rsidRDefault="00000000" w:rsidRPr="00000000" w14:paraId="0000029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93405620"/>
              <w:tag w:val="goog_rdk_3142"/>
            </w:sdtPr>
            <w:sdtContent>
              <w:ins w:author="Rossi Rossi" w:id="117" w:date="2026-09-22T06:56:59Z">
                <w:sdt>
                  <w:sdtPr>
                    <w:id w:val="-919860439"/>
                    <w:tag w:val="goog_rdk_3143"/>
                  </w:sdtPr>
                  <w:sdtContent>
                    <w:del w:author="Animefor Me" w:id="15" w:date="2026-09-29T09:36:34Z"/>
                  </w:sdtContent>
                </w:sdt>
              </w:ins>
              <w:sdt>
                <w:sdtPr>
                  <w:id w:val="-2045082286"/>
                  <w:tag w:val="goog_rdk_31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17" w:date="2026-09-22T06:56:59Z">
                <w:del w:author="Animefor Me" w:id="15" w:date="2026-09-29T09:36:34Z"/>
              </w:ins>
            </w:sdtContent>
          </w:sdt>
        </w:p>
      </w:sdtContent>
    </w:sdt>
    <w:sdt>
      <w:sdtPr>
        <w:id w:val="-1272056285"/>
        <w:tag w:val="goog_rdk_3149"/>
      </w:sdtPr>
      <w:sdtContent>
        <w:p w:rsidR="00000000" w:rsidDel="00000000" w:rsidP="00000000" w:rsidRDefault="00000000" w:rsidRPr="00000000" w14:paraId="0000029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29397615"/>
              <w:tag w:val="goog_rdk_3146"/>
            </w:sdtPr>
            <w:sdtContent>
              <w:ins w:author="Rossi Rossi" w:id="117" w:date="2026-09-22T06:56:59Z">
                <w:sdt>
                  <w:sdtPr>
                    <w:id w:val="1113429817"/>
                    <w:tag w:val="goog_rdk_3147"/>
                  </w:sdtPr>
                  <w:sdtContent>
                    <w:del w:author="Animefor Me" w:id="15" w:date="2026-09-29T09:36:34Z"/>
                  </w:sdtContent>
                </w:sdt>
              </w:ins>
              <w:sdt>
                <w:sdtPr>
                  <w:id w:val="-1297450025"/>
                  <w:tag w:val="goog_rdk_31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17" w:date="2026-09-22T06:56:59Z">
                <w:del w:author="Animefor Me" w:id="15" w:date="2026-09-29T09:36:34Z"/>
              </w:ins>
            </w:sdtContent>
          </w:sdt>
        </w:p>
      </w:sdtContent>
    </w:sdt>
    <w:sdt>
      <w:sdtPr>
        <w:id w:val="-1884826397"/>
        <w:tag w:val="goog_rdk_3153"/>
      </w:sdtPr>
      <w:sdtContent>
        <w:p w:rsidR="00000000" w:rsidDel="00000000" w:rsidP="00000000" w:rsidRDefault="00000000" w:rsidRPr="00000000" w14:paraId="0000029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73058400"/>
              <w:tag w:val="goog_rdk_3150"/>
            </w:sdtPr>
            <w:sdtContent>
              <w:ins w:author="Rossi Rossi" w:id="117" w:date="2026-09-22T06:56:59Z">
                <w:sdt>
                  <w:sdtPr>
                    <w:id w:val="869399100"/>
                    <w:tag w:val="goog_rdk_3151"/>
                  </w:sdtPr>
                  <w:sdtContent>
                    <w:del w:author="Animefor Me" w:id="15" w:date="2026-09-29T09:36:34Z"/>
                  </w:sdtContent>
                </w:sdt>
              </w:ins>
              <w:sdt>
                <w:sdtPr>
                  <w:id w:val="-1170878623"/>
                  <w:tag w:val="goog_rdk_31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17" w:date="2026-09-22T06:56:59Z">
                <w:del w:author="Animefor Me" w:id="15" w:date="2026-09-29T09:36:34Z"/>
              </w:ins>
            </w:sdtContent>
          </w:sdt>
        </w:p>
      </w:sdtContent>
    </w:sdt>
    <w:sdt>
      <w:sdtPr>
        <w:id w:val="-1765174950"/>
        <w:tag w:val="goog_rdk_3157"/>
      </w:sdtPr>
      <w:sdtContent>
        <w:p w:rsidR="00000000" w:rsidDel="00000000" w:rsidP="00000000" w:rsidRDefault="00000000" w:rsidRPr="00000000" w14:paraId="0000029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93486872"/>
              <w:tag w:val="goog_rdk_3154"/>
            </w:sdtPr>
            <w:sdtContent>
              <w:ins w:author="Rossi Rossi" w:id="117" w:date="2026-09-22T06:56:59Z">
                <w:sdt>
                  <w:sdtPr>
                    <w:id w:val="-886535173"/>
                    <w:tag w:val="goog_rdk_3155"/>
                  </w:sdtPr>
                  <w:sdtContent>
                    <w:del w:author="Animefor Me" w:id="15" w:date="2026-09-29T09:36:34Z"/>
                  </w:sdtContent>
                </w:sdt>
              </w:ins>
              <w:sdt>
                <w:sdtPr>
                  <w:id w:val="1487855948"/>
                  <w:tag w:val="goog_rdk_315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81938660"/>
        <w:tag w:val="goog_rdk_3161"/>
      </w:sdtPr>
      <w:sdtContent>
        <w:p w:rsidR="00000000" w:rsidDel="00000000" w:rsidP="00000000" w:rsidRDefault="00000000" w:rsidRPr="00000000" w14:paraId="000002A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07115387"/>
              <w:tag w:val="goog_rdk_3158"/>
            </w:sdtPr>
            <w:sdtContent>
              <w:ins w:author="Rossi Rossi" w:id="117" w:date="2026-09-22T06:56:59Z">
                <w:sdt>
                  <w:sdtPr>
                    <w:id w:val="-650673218"/>
                    <w:tag w:val="goog_rdk_3159"/>
                  </w:sdtPr>
                  <w:sdtContent>
                    <w:del w:author="Animefor Me" w:id="15" w:date="2026-09-29T09:36:34Z"/>
                  </w:sdtContent>
                </w:sdt>
              </w:ins>
              <w:sdt>
                <w:sdtPr>
                  <w:id w:val="1326671732"/>
                  <w:tag w:val="goog_rdk_31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7" w:date="2026-09-22T06:56:59Z">
                <w:del w:author="Animefor Me" w:id="15" w:date="2026-09-29T09:36:34Z"/>
              </w:ins>
            </w:sdtContent>
          </w:sdt>
        </w:p>
      </w:sdtContent>
    </w:sdt>
    <w:sdt>
      <w:sdtPr>
        <w:id w:val="-1578245365"/>
        <w:tag w:val="goog_rdk_3165"/>
      </w:sdtPr>
      <w:sdtContent>
        <w:p w:rsidR="00000000" w:rsidDel="00000000" w:rsidP="00000000" w:rsidRDefault="00000000" w:rsidRPr="00000000" w14:paraId="000002A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93480460"/>
              <w:tag w:val="goog_rdk_3162"/>
            </w:sdtPr>
            <w:sdtContent>
              <w:ins w:author="Rossi Rossi" w:id="117" w:date="2026-09-22T06:56:59Z">
                <w:sdt>
                  <w:sdtPr>
                    <w:id w:val="1894844348"/>
                    <w:tag w:val="goog_rdk_3163"/>
                  </w:sdtPr>
                  <w:sdtContent>
                    <w:del w:author="Animefor Me" w:id="15" w:date="2026-09-29T09:36:34Z"/>
                  </w:sdtContent>
                </w:sdt>
              </w:ins>
              <w:sdt>
                <w:sdtPr>
                  <w:id w:val="-896953509"/>
                  <w:tag w:val="goog_rdk_31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17" w:date="2026-09-22T06:56:59Z">
                <w:del w:author="Animefor Me" w:id="15" w:date="2026-09-29T09:36:34Z"/>
              </w:ins>
            </w:sdtContent>
          </w:sdt>
        </w:p>
      </w:sdtContent>
    </w:sdt>
    <w:sdt>
      <w:sdtPr>
        <w:id w:val="-2054892553"/>
        <w:tag w:val="goog_rdk_3169"/>
      </w:sdtPr>
      <w:sdtContent>
        <w:p w:rsidR="00000000" w:rsidDel="00000000" w:rsidP="00000000" w:rsidRDefault="00000000" w:rsidRPr="00000000" w14:paraId="000002A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86272885"/>
              <w:tag w:val="goog_rdk_3166"/>
            </w:sdtPr>
            <w:sdtContent>
              <w:ins w:author="Rossi Rossi" w:id="117" w:date="2026-09-22T06:56:59Z">
                <w:sdt>
                  <w:sdtPr>
                    <w:id w:val="-1030018323"/>
                    <w:tag w:val="goog_rdk_3167"/>
                  </w:sdtPr>
                  <w:sdtContent>
                    <w:del w:author="Animefor Me" w:id="15" w:date="2026-09-29T09:36:34Z"/>
                  </w:sdtContent>
                </w:sdt>
              </w:ins>
              <w:sdt>
                <w:sdtPr>
                  <w:id w:val="1589289714"/>
                  <w:tag w:val="goog_rdk_316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53273127"/>
        <w:tag w:val="goog_rdk_3173"/>
      </w:sdtPr>
      <w:sdtContent>
        <w:p w:rsidR="00000000" w:rsidDel="00000000" w:rsidP="00000000" w:rsidRDefault="00000000" w:rsidRPr="00000000" w14:paraId="000002A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29368720"/>
              <w:tag w:val="goog_rdk_3170"/>
            </w:sdtPr>
            <w:sdtContent>
              <w:ins w:author="Rossi Rossi" w:id="117" w:date="2026-09-22T06:56:59Z">
                <w:sdt>
                  <w:sdtPr>
                    <w:id w:val="-1864686929"/>
                    <w:tag w:val="goog_rdk_3171"/>
                  </w:sdtPr>
                  <w:sdtContent>
                    <w:del w:author="Animefor Me" w:id="15" w:date="2026-09-29T09:36:34Z"/>
                  </w:sdtContent>
                </w:sdt>
              </w:ins>
              <w:sdt>
                <w:sdtPr>
                  <w:id w:val="1879179316"/>
                  <w:tag w:val="goog_rdk_31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17" w:date="2026-09-22T06:56:59Z">
                <w:del w:author="Animefor Me" w:id="15" w:date="2026-09-29T09:36:34Z"/>
              </w:ins>
            </w:sdtContent>
          </w:sdt>
        </w:p>
      </w:sdtContent>
    </w:sdt>
    <w:sdt>
      <w:sdtPr>
        <w:id w:val="396691935"/>
        <w:tag w:val="goog_rdk_3177"/>
      </w:sdtPr>
      <w:sdtContent>
        <w:p w:rsidR="00000000" w:rsidDel="00000000" w:rsidP="00000000" w:rsidRDefault="00000000" w:rsidRPr="00000000" w14:paraId="000002A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2177234"/>
              <w:tag w:val="goog_rdk_3174"/>
            </w:sdtPr>
            <w:sdtContent>
              <w:ins w:author="Rossi Rossi" w:id="117" w:date="2026-09-22T06:56:59Z">
                <w:sdt>
                  <w:sdtPr>
                    <w:id w:val="48381983"/>
                    <w:tag w:val="goog_rdk_3175"/>
                  </w:sdtPr>
                  <w:sdtContent>
                    <w:del w:author="Animefor Me" w:id="15" w:date="2026-09-29T09:36:34Z"/>
                  </w:sdtContent>
                </w:sdt>
              </w:ins>
              <w:sdt>
                <w:sdtPr>
                  <w:id w:val="-1172282871"/>
                  <w:tag w:val="goog_rdk_317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38317731"/>
        <w:tag w:val="goog_rdk_3181"/>
      </w:sdtPr>
      <w:sdtContent>
        <w:p w:rsidR="00000000" w:rsidDel="00000000" w:rsidP="00000000" w:rsidRDefault="00000000" w:rsidRPr="00000000" w14:paraId="000002A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7828421"/>
              <w:tag w:val="goog_rdk_3178"/>
            </w:sdtPr>
            <w:sdtContent>
              <w:ins w:author="Rossi Rossi" w:id="117" w:date="2026-09-22T06:56:59Z">
                <w:sdt>
                  <w:sdtPr>
                    <w:id w:val="-1484424786"/>
                    <w:tag w:val="goog_rdk_3179"/>
                  </w:sdtPr>
                  <w:sdtContent>
                    <w:del w:author="Animefor Me" w:id="15" w:date="2026-09-29T09:36:34Z"/>
                  </w:sdtContent>
                </w:sdt>
              </w:ins>
              <w:sdt>
                <w:sdtPr>
                  <w:id w:val="684103160"/>
                  <w:tag w:val="goog_rdk_31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17" w:date="2026-09-22T06:56:59Z">
                <w:del w:author="Animefor Me" w:id="15" w:date="2026-09-29T09:36:34Z"/>
              </w:ins>
            </w:sdtContent>
          </w:sdt>
        </w:p>
      </w:sdtContent>
    </w:sdt>
    <w:sdt>
      <w:sdtPr>
        <w:id w:val="-1511524763"/>
        <w:tag w:val="goog_rdk_3185"/>
      </w:sdtPr>
      <w:sdtContent>
        <w:p w:rsidR="00000000" w:rsidDel="00000000" w:rsidP="00000000" w:rsidRDefault="00000000" w:rsidRPr="00000000" w14:paraId="000002A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34938149"/>
              <w:tag w:val="goog_rdk_3182"/>
            </w:sdtPr>
            <w:sdtContent>
              <w:ins w:author="Rossi Rossi" w:id="117" w:date="2026-09-22T06:56:59Z">
                <w:sdt>
                  <w:sdtPr>
                    <w:id w:val="-126971287"/>
                    <w:tag w:val="goog_rdk_3183"/>
                  </w:sdtPr>
                  <w:sdtContent>
                    <w:del w:author="Animefor Me" w:id="15" w:date="2026-09-29T09:36:34Z"/>
                  </w:sdtContent>
                </w:sdt>
              </w:ins>
              <w:sdt>
                <w:sdtPr>
                  <w:id w:val="-759439599"/>
                  <w:tag w:val="goog_rdk_318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78602192"/>
        <w:tag w:val="goog_rdk_3189"/>
      </w:sdtPr>
      <w:sdtContent>
        <w:p w:rsidR="00000000" w:rsidDel="00000000" w:rsidP="00000000" w:rsidRDefault="00000000" w:rsidRPr="00000000" w14:paraId="000002A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23481694"/>
              <w:tag w:val="goog_rdk_3186"/>
            </w:sdtPr>
            <w:sdtContent>
              <w:ins w:author="Rossi Rossi" w:id="117" w:date="2026-09-22T06:56:59Z">
                <w:sdt>
                  <w:sdtPr>
                    <w:id w:val="1596466818"/>
                    <w:tag w:val="goog_rdk_3187"/>
                  </w:sdtPr>
                  <w:sdtContent>
                    <w:del w:author="Animefor Me" w:id="15" w:date="2026-09-29T09:36:34Z"/>
                  </w:sdtContent>
                </w:sdt>
              </w:ins>
              <w:sdt>
                <w:sdtPr>
                  <w:id w:val="-589293154"/>
                  <w:tag w:val="goog_rdk_31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Google Cloud projects</w:delText>
                      </w:r>
                    </w:del>
                  </w:ins>
                </w:sdtContent>
              </w:sdt>
              <w:ins w:author="Rossi Rossi" w:id="117" w:date="2026-09-22T06:56:59Z">
                <w:del w:author="Animefor Me" w:id="15" w:date="2026-09-29T09:36:34Z"/>
              </w:ins>
            </w:sdtContent>
          </w:sdt>
        </w:p>
      </w:sdtContent>
    </w:sdt>
    <w:sdt>
      <w:sdtPr>
        <w:id w:val="421360518"/>
        <w:tag w:val="goog_rdk_3193"/>
      </w:sdtPr>
      <w:sdtContent>
        <w:p w:rsidR="00000000" w:rsidDel="00000000" w:rsidP="00000000" w:rsidRDefault="00000000" w:rsidRPr="00000000" w14:paraId="000002A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39416566"/>
              <w:tag w:val="goog_rdk_3190"/>
            </w:sdtPr>
            <w:sdtContent>
              <w:ins w:author="Rossi Rossi" w:id="117" w:date="2026-09-22T06:56:59Z">
                <w:sdt>
                  <w:sdtPr>
                    <w:id w:val="-1077661600"/>
                    <w:tag w:val="goog_rdk_3191"/>
                  </w:sdtPr>
                  <w:sdtContent>
                    <w:del w:author="Animefor Me" w:id="15" w:date="2026-09-29T09:36:34Z"/>
                  </w:sdtContent>
                </w:sdt>
              </w:ins>
              <w:sdt>
                <w:sdtPr>
                  <w:id w:val="-904787241"/>
                  <w:tag w:val="goog_rdk_319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08382149"/>
        <w:tag w:val="goog_rdk_3197"/>
      </w:sdtPr>
      <w:sdtContent>
        <w:p w:rsidR="00000000" w:rsidDel="00000000" w:rsidP="00000000" w:rsidRDefault="00000000" w:rsidRPr="00000000" w14:paraId="000002A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50252523"/>
              <w:tag w:val="goog_rdk_3194"/>
            </w:sdtPr>
            <w:sdtContent>
              <w:ins w:author="Rossi Rossi" w:id="117" w:date="2026-09-22T06:56:59Z">
                <w:sdt>
                  <w:sdtPr>
                    <w:id w:val="-2105095734"/>
                    <w:tag w:val="goog_rdk_3195"/>
                  </w:sdtPr>
                  <w:sdtContent>
                    <w:del w:author="Animefor Me" w:id="15" w:date="2026-09-29T09:36:34Z"/>
                  </w:sdtContent>
                </w:sdt>
              </w:ins>
              <w:sdt>
                <w:sdtPr>
                  <w:id w:val="643206070"/>
                  <w:tag w:val="goog_rdk_31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17" w:date="2026-09-22T06:56:59Z">
                <w:del w:author="Animefor Me" w:id="15" w:date="2026-09-29T09:36:34Z"/>
              </w:ins>
            </w:sdtContent>
          </w:sdt>
        </w:p>
      </w:sdtContent>
    </w:sdt>
    <w:sdt>
      <w:sdtPr>
        <w:id w:val="-1615954493"/>
        <w:tag w:val="goog_rdk_3201"/>
      </w:sdtPr>
      <w:sdtContent>
        <w:p w:rsidR="00000000" w:rsidDel="00000000" w:rsidP="00000000" w:rsidRDefault="00000000" w:rsidRPr="00000000" w14:paraId="000002A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63467534"/>
              <w:tag w:val="goog_rdk_3198"/>
            </w:sdtPr>
            <w:sdtContent>
              <w:ins w:author="Rossi Rossi" w:id="117" w:date="2026-09-22T06:56:59Z">
                <w:sdt>
                  <w:sdtPr>
                    <w:id w:val="1872051058"/>
                    <w:tag w:val="goog_rdk_3199"/>
                  </w:sdtPr>
                  <w:sdtContent>
                    <w:del w:author="Animefor Me" w:id="15" w:date="2026-09-29T09:36:34Z"/>
                  </w:sdtContent>
                </w:sdt>
              </w:ins>
              <w:sdt>
                <w:sdtPr>
                  <w:id w:val="415070685"/>
                  <w:tag w:val="goog_rdk_320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17" w:date="2026-09-22T06:56:59Z">
                <w:del w:author="Animefor Me" w:id="15" w:date="2026-09-29T09:36:34Z"/>
              </w:ins>
            </w:sdtContent>
          </w:sdt>
        </w:p>
      </w:sdtContent>
    </w:sdt>
    <w:sdt>
      <w:sdtPr>
        <w:id w:val="1424720089"/>
        <w:tag w:val="goog_rdk_3205"/>
      </w:sdtPr>
      <w:sdtContent>
        <w:p w:rsidR="00000000" w:rsidDel="00000000" w:rsidP="00000000" w:rsidRDefault="00000000" w:rsidRPr="00000000" w14:paraId="000002A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30955033"/>
              <w:tag w:val="goog_rdk_3202"/>
            </w:sdtPr>
            <w:sdtContent>
              <w:ins w:author="Rossi Rossi" w:id="117" w:date="2026-09-22T06:56:59Z">
                <w:sdt>
                  <w:sdtPr>
                    <w:id w:val="-378821473"/>
                    <w:tag w:val="goog_rdk_3203"/>
                  </w:sdtPr>
                  <w:sdtContent>
                    <w:del w:author="Animefor Me" w:id="15" w:date="2026-09-29T09:36:34Z"/>
                  </w:sdtContent>
                </w:sdt>
              </w:ins>
              <w:sdt>
                <w:sdtPr>
                  <w:id w:val="-1364353932"/>
                  <w:tag w:val="goog_rdk_32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17" w:date="2026-09-22T06:56:59Z">
                <w:del w:author="Animefor Me" w:id="15" w:date="2026-09-29T09:36:34Z"/>
              </w:ins>
            </w:sdtContent>
          </w:sdt>
        </w:p>
      </w:sdtContent>
    </w:sdt>
    <w:sdt>
      <w:sdtPr>
        <w:id w:val="-814758595"/>
        <w:tag w:val="goog_rdk_3209"/>
      </w:sdtPr>
      <w:sdtContent>
        <w:p w:rsidR="00000000" w:rsidDel="00000000" w:rsidP="00000000" w:rsidRDefault="00000000" w:rsidRPr="00000000" w14:paraId="000002A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79106233"/>
              <w:tag w:val="goog_rdk_3206"/>
            </w:sdtPr>
            <w:sdtContent>
              <w:ins w:author="Rossi Rossi" w:id="117" w:date="2026-09-22T06:56:59Z">
                <w:sdt>
                  <w:sdtPr>
                    <w:id w:val="-183908609"/>
                    <w:tag w:val="goog_rdk_3207"/>
                  </w:sdtPr>
                  <w:sdtContent>
                    <w:del w:author="Animefor Me" w:id="15" w:date="2026-09-29T09:36:34Z"/>
                  </w:sdtContent>
                </w:sdt>
              </w:ins>
              <w:sdt>
                <w:sdtPr>
                  <w:id w:val="1186521966"/>
                  <w:tag w:val="goog_rdk_320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27700499"/>
        <w:tag w:val="goog_rdk_3213"/>
      </w:sdtPr>
      <w:sdtContent>
        <w:p w:rsidR="00000000" w:rsidDel="00000000" w:rsidP="00000000" w:rsidRDefault="00000000" w:rsidRPr="00000000" w14:paraId="000002A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0048140"/>
              <w:tag w:val="goog_rdk_3210"/>
            </w:sdtPr>
            <w:sdtContent>
              <w:ins w:author="Rossi Rossi" w:id="117" w:date="2026-09-22T06:56:59Z">
                <w:sdt>
                  <w:sdtPr>
                    <w:id w:val="1570881990"/>
                    <w:tag w:val="goog_rdk_3211"/>
                  </w:sdtPr>
                  <w:sdtContent>
                    <w:del w:author="Animefor Me" w:id="15" w:date="2026-09-29T09:36:34Z"/>
                  </w:sdtContent>
                </w:sdt>
              </w:ins>
              <w:sdt>
                <w:sdtPr>
                  <w:id w:val="1864283193"/>
                  <w:tag w:val="goog_rdk_32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17" w:date="2026-09-22T06:56:59Z">
                <w:del w:author="Animefor Me" w:id="15" w:date="2026-09-29T09:36:34Z"/>
              </w:ins>
            </w:sdtContent>
          </w:sdt>
        </w:p>
      </w:sdtContent>
    </w:sdt>
    <w:sdt>
      <w:sdtPr>
        <w:id w:val="116936265"/>
        <w:tag w:val="goog_rdk_3217"/>
      </w:sdtPr>
      <w:sdtContent>
        <w:p w:rsidR="00000000" w:rsidDel="00000000" w:rsidP="00000000" w:rsidRDefault="00000000" w:rsidRPr="00000000" w14:paraId="000002A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1950511"/>
              <w:tag w:val="goog_rdk_3214"/>
            </w:sdtPr>
            <w:sdtContent>
              <w:ins w:author="Rossi Rossi" w:id="117" w:date="2026-09-22T06:56:59Z">
                <w:sdt>
                  <w:sdtPr>
                    <w:id w:val="1029295023"/>
                    <w:tag w:val="goog_rdk_3215"/>
                  </w:sdtPr>
                  <w:sdtContent>
                    <w:del w:author="Animefor Me" w:id="15" w:date="2026-09-29T09:36:34Z"/>
                  </w:sdtContent>
                </w:sdt>
              </w:ins>
              <w:sdt>
                <w:sdtPr>
                  <w:id w:val="-1896731426"/>
                  <w:tag w:val="goog_rdk_32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17" w:date="2026-09-22T06:56:59Z">
                <w:del w:author="Animefor Me" w:id="15" w:date="2026-09-29T09:36:34Z"/>
              </w:ins>
            </w:sdtContent>
          </w:sdt>
        </w:p>
      </w:sdtContent>
    </w:sdt>
    <w:sdt>
      <w:sdtPr>
        <w:id w:val="1813118509"/>
        <w:tag w:val="goog_rdk_3221"/>
      </w:sdtPr>
      <w:sdtContent>
        <w:p w:rsidR="00000000" w:rsidDel="00000000" w:rsidP="00000000" w:rsidRDefault="00000000" w:rsidRPr="00000000" w14:paraId="000002A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6971891"/>
              <w:tag w:val="goog_rdk_3218"/>
            </w:sdtPr>
            <w:sdtContent>
              <w:ins w:author="Rossi Rossi" w:id="117" w:date="2026-09-22T06:56:59Z">
                <w:sdt>
                  <w:sdtPr>
                    <w:id w:val="2040803389"/>
                    <w:tag w:val="goog_rdk_3219"/>
                  </w:sdtPr>
                  <w:sdtContent>
                    <w:del w:author="Animefor Me" w:id="15" w:date="2026-09-29T09:36:34Z"/>
                  </w:sdtContent>
                </w:sdt>
              </w:ins>
              <w:sdt>
                <w:sdtPr>
                  <w:id w:val="1857455746"/>
                  <w:tag w:val="goog_rdk_322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3976678"/>
        <w:tag w:val="goog_rdk_3225"/>
      </w:sdtPr>
      <w:sdtContent>
        <w:p w:rsidR="00000000" w:rsidDel="00000000" w:rsidP="00000000" w:rsidRDefault="00000000" w:rsidRPr="00000000" w14:paraId="000002B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51523361"/>
              <w:tag w:val="goog_rdk_3222"/>
            </w:sdtPr>
            <w:sdtContent>
              <w:ins w:author="Rossi Rossi" w:id="117" w:date="2026-09-22T06:56:59Z">
                <w:sdt>
                  <w:sdtPr>
                    <w:id w:val="-938530877"/>
                    <w:tag w:val="goog_rdk_3223"/>
                  </w:sdtPr>
                  <w:sdtContent>
                    <w:del w:author="Animefor Me" w:id="15" w:date="2026-09-29T09:36:34Z"/>
                  </w:sdtContent>
                </w:sdt>
              </w:ins>
              <w:sdt>
                <w:sdtPr>
                  <w:id w:val="7080299"/>
                  <w:tag w:val="goog_rdk_32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Importing projects</w:delText>
                      </w:r>
                    </w:del>
                  </w:ins>
                </w:sdtContent>
              </w:sdt>
              <w:ins w:author="Rossi Rossi" w:id="117" w:date="2026-09-22T06:56:59Z">
                <w:del w:author="Animefor Me" w:id="15" w:date="2026-09-29T09:36:34Z"/>
              </w:ins>
            </w:sdtContent>
          </w:sdt>
        </w:p>
      </w:sdtContent>
    </w:sdt>
    <w:sdt>
      <w:sdtPr>
        <w:id w:val="736992040"/>
        <w:tag w:val="goog_rdk_3229"/>
      </w:sdtPr>
      <w:sdtContent>
        <w:p w:rsidR="00000000" w:rsidDel="00000000" w:rsidP="00000000" w:rsidRDefault="00000000" w:rsidRPr="00000000" w14:paraId="000002B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23494134"/>
              <w:tag w:val="goog_rdk_3226"/>
            </w:sdtPr>
            <w:sdtContent>
              <w:ins w:author="Rossi Rossi" w:id="117" w:date="2026-09-22T06:56:59Z">
                <w:sdt>
                  <w:sdtPr>
                    <w:id w:val="-1669838176"/>
                    <w:tag w:val="goog_rdk_3227"/>
                  </w:sdtPr>
                  <w:sdtContent>
                    <w:del w:author="Animefor Me" w:id="15" w:date="2026-09-29T09:36:34Z"/>
                  </w:sdtContent>
                </w:sdt>
              </w:ins>
              <w:sdt>
                <w:sdtPr>
                  <w:id w:val="-574867308"/>
                  <w:tag w:val="goog_rdk_322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9217527"/>
        <w:tag w:val="goog_rdk_3233"/>
      </w:sdtPr>
      <w:sdtContent>
        <w:p w:rsidR="00000000" w:rsidDel="00000000" w:rsidP="00000000" w:rsidRDefault="00000000" w:rsidRPr="00000000" w14:paraId="000002B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82714756"/>
              <w:tag w:val="goog_rdk_3230"/>
            </w:sdtPr>
            <w:sdtContent>
              <w:ins w:author="Rossi Rossi" w:id="117" w:date="2026-09-22T06:56:59Z">
                <w:sdt>
                  <w:sdtPr>
                    <w:id w:val="-1014648291"/>
                    <w:tag w:val="goog_rdk_3231"/>
                  </w:sdtPr>
                  <w:sdtContent>
                    <w:del w:author="Animefor Me" w:id="15" w:date="2026-09-29T09:36:34Z"/>
                  </w:sdtContent>
                </w:sdt>
              </w:ins>
              <w:sdt>
                <w:sdtPr>
                  <w:id w:val="-1082907164"/>
                  <w:tag w:val="goog_rdk_323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17" w:date="2026-09-22T06:56:59Z">
                <w:del w:author="Animefor Me" w:id="15" w:date="2026-09-29T09:36:34Z"/>
              </w:ins>
            </w:sdtContent>
          </w:sdt>
        </w:p>
      </w:sdtContent>
    </w:sdt>
    <w:sdt>
      <w:sdtPr>
        <w:id w:val="-870340282"/>
        <w:tag w:val="goog_rdk_3237"/>
      </w:sdtPr>
      <w:sdtContent>
        <w:p w:rsidR="00000000" w:rsidDel="00000000" w:rsidP="00000000" w:rsidRDefault="00000000" w:rsidRPr="00000000" w14:paraId="000002B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45742364"/>
              <w:tag w:val="goog_rdk_3234"/>
            </w:sdtPr>
            <w:sdtContent>
              <w:ins w:author="Rossi Rossi" w:id="117" w:date="2026-09-22T06:56:59Z">
                <w:sdt>
                  <w:sdtPr>
                    <w:id w:val="1080627930"/>
                    <w:tag w:val="goog_rdk_3235"/>
                  </w:sdtPr>
                  <w:sdtContent>
                    <w:del w:author="Animefor Me" w:id="15" w:date="2026-09-29T09:36:34Z"/>
                  </w:sdtContent>
                </w:sdt>
              </w:ins>
              <w:sdt>
                <w:sdtPr>
                  <w:id w:val="-1979181396"/>
                  <w:tag w:val="goog_rdk_32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17" w:date="2026-09-22T06:56:59Z">
                <w:del w:author="Animefor Me" w:id="15" w:date="2026-09-29T09:36:34Z"/>
              </w:ins>
            </w:sdtContent>
          </w:sdt>
        </w:p>
      </w:sdtContent>
    </w:sdt>
    <w:sdt>
      <w:sdtPr>
        <w:id w:val="-1687444313"/>
        <w:tag w:val="goog_rdk_3241"/>
      </w:sdtPr>
      <w:sdtContent>
        <w:p w:rsidR="00000000" w:rsidDel="00000000" w:rsidP="00000000" w:rsidRDefault="00000000" w:rsidRPr="00000000" w14:paraId="000002B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38262351"/>
              <w:tag w:val="goog_rdk_3238"/>
            </w:sdtPr>
            <w:sdtContent>
              <w:ins w:author="Rossi Rossi" w:id="117" w:date="2026-09-22T06:56:59Z">
                <w:sdt>
                  <w:sdtPr>
                    <w:id w:val="1937725934"/>
                    <w:tag w:val="goog_rdk_3239"/>
                  </w:sdtPr>
                  <w:sdtContent>
                    <w:del w:author="Animefor Me" w:id="15" w:date="2026-09-29T09:36:34Z"/>
                  </w:sdtContent>
                </w:sdt>
              </w:ins>
              <w:sdt>
                <w:sdtPr>
                  <w:id w:val="1907615494"/>
                  <w:tag w:val="goog_rdk_324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941824710"/>
        <w:tag w:val="goog_rdk_3245"/>
      </w:sdtPr>
      <w:sdtContent>
        <w:p w:rsidR="00000000" w:rsidDel="00000000" w:rsidP="00000000" w:rsidRDefault="00000000" w:rsidRPr="00000000" w14:paraId="000002B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99533376"/>
              <w:tag w:val="goog_rdk_3242"/>
            </w:sdtPr>
            <w:sdtContent>
              <w:ins w:author="Rossi Rossi" w:id="117" w:date="2026-09-22T06:56:59Z">
                <w:sdt>
                  <w:sdtPr>
                    <w:id w:val="1285134997"/>
                    <w:tag w:val="goog_rdk_3243"/>
                  </w:sdtPr>
                  <w:sdtContent>
                    <w:del w:author="Animefor Me" w:id="15" w:date="2026-09-29T09:36:34Z"/>
                  </w:sdtContent>
                </w:sdt>
              </w:ins>
              <w:sdt>
                <w:sdtPr>
                  <w:id w:val="-1674585824"/>
                  <w:tag w:val="goog_rdk_32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17" w:date="2026-09-22T06:56:59Z">
                <w:del w:author="Animefor Me" w:id="15" w:date="2026-09-29T09:36:34Z"/>
              </w:ins>
            </w:sdtContent>
          </w:sdt>
        </w:p>
      </w:sdtContent>
    </w:sdt>
    <w:sdt>
      <w:sdtPr>
        <w:id w:val="-1491492053"/>
        <w:tag w:val="goog_rdk_3249"/>
      </w:sdtPr>
      <w:sdtContent>
        <w:p w:rsidR="00000000" w:rsidDel="00000000" w:rsidP="00000000" w:rsidRDefault="00000000" w:rsidRPr="00000000" w14:paraId="000002B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55565789"/>
              <w:tag w:val="goog_rdk_3246"/>
            </w:sdtPr>
            <w:sdtContent>
              <w:ins w:author="Rossi Rossi" w:id="117" w:date="2026-09-22T06:56:59Z">
                <w:sdt>
                  <w:sdtPr>
                    <w:id w:val="-673031907"/>
                    <w:tag w:val="goog_rdk_3247"/>
                  </w:sdtPr>
                  <w:sdtContent>
                    <w:del w:author="Animefor Me" w:id="15" w:date="2026-09-29T09:36:34Z"/>
                  </w:sdtContent>
                </w:sdt>
              </w:ins>
              <w:sdt>
                <w:sdtPr>
                  <w:id w:val="-1608403190"/>
                  <w:tag w:val="goog_rdk_32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17" w:date="2026-09-22T06:56:59Z">
                <w:del w:author="Animefor Me" w:id="15" w:date="2026-09-29T09:36:34Z"/>
              </w:ins>
            </w:sdtContent>
          </w:sdt>
        </w:p>
      </w:sdtContent>
    </w:sdt>
    <w:sdt>
      <w:sdtPr>
        <w:id w:val="-1281051885"/>
        <w:tag w:val="goog_rdk_3253"/>
      </w:sdtPr>
      <w:sdtContent>
        <w:p w:rsidR="00000000" w:rsidDel="00000000" w:rsidP="00000000" w:rsidRDefault="00000000" w:rsidRPr="00000000" w14:paraId="000002B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36250662"/>
              <w:tag w:val="goog_rdk_3250"/>
            </w:sdtPr>
            <w:sdtContent>
              <w:ins w:author="Rossi Rossi" w:id="117" w:date="2026-09-22T06:56:59Z">
                <w:sdt>
                  <w:sdtPr>
                    <w:id w:val="1537506431"/>
                    <w:tag w:val="goog_rdk_3251"/>
                  </w:sdtPr>
                  <w:sdtContent>
                    <w:del w:author="Animefor Me" w:id="15" w:date="2026-09-29T09:36:34Z"/>
                  </w:sdtContent>
                </w:sdt>
              </w:ins>
              <w:sdt>
                <w:sdtPr>
                  <w:id w:val="1504607018"/>
                  <w:tag w:val="goog_rdk_32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17" w:date="2026-09-22T06:56:59Z">
                <w:del w:author="Animefor Me" w:id="15" w:date="2026-09-29T09:36:34Z"/>
              </w:ins>
            </w:sdtContent>
          </w:sdt>
        </w:p>
      </w:sdtContent>
    </w:sdt>
    <w:sdt>
      <w:sdtPr>
        <w:id w:val="1001221785"/>
        <w:tag w:val="goog_rdk_3257"/>
      </w:sdtPr>
      <w:sdtContent>
        <w:p w:rsidR="00000000" w:rsidDel="00000000" w:rsidP="00000000" w:rsidRDefault="00000000" w:rsidRPr="00000000" w14:paraId="000002B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34182709"/>
              <w:tag w:val="goog_rdk_3254"/>
            </w:sdtPr>
            <w:sdtContent>
              <w:ins w:author="Rossi Rossi" w:id="117" w:date="2026-09-22T06:56:59Z">
                <w:sdt>
                  <w:sdtPr>
                    <w:id w:val="1475835396"/>
                    <w:tag w:val="goog_rdk_3255"/>
                  </w:sdtPr>
                  <w:sdtContent>
                    <w:del w:author="Animefor Me" w:id="15" w:date="2026-09-29T09:36:34Z"/>
                  </w:sdtContent>
                </w:sdt>
              </w:ins>
              <w:sdt>
                <w:sdtPr>
                  <w:id w:val="-233250043"/>
                  <w:tag w:val="goog_rdk_32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17" w:date="2026-09-22T06:56:59Z">
                <w:del w:author="Animefor Me" w:id="15" w:date="2026-09-29T09:36:34Z"/>
              </w:ins>
            </w:sdtContent>
          </w:sdt>
        </w:p>
      </w:sdtContent>
    </w:sdt>
    <w:sdt>
      <w:sdtPr>
        <w:id w:val="1641890139"/>
        <w:tag w:val="goog_rdk_3261"/>
      </w:sdtPr>
      <w:sdtContent>
        <w:p w:rsidR="00000000" w:rsidDel="00000000" w:rsidP="00000000" w:rsidRDefault="00000000" w:rsidRPr="00000000" w14:paraId="000002B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59805843"/>
              <w:tag w:val="goog_rdk_3258"/>
            </w:sdtPr>
            <w:sdtContent>
              <w:ins w:author="Rossi Rossi" w:id="117" w:date="2026-09-22T06:56:59Z">
                <w:sdt>
                  <w:sdtPr>
                    <w:id w:val="1807640264"/>
                    <w:tag w:val="goog_rdk_3259"/>
                  </w:sdtPr>
                  <w:sdtContent>
                    <w:del w:author="Animefor Me" w:id="15" w:date="2026-09-29T09:36:34Z"/>
                  </w:sdtContent>
                </w:sdt>
              </w:ins>
              <w:sdt>
                <w:sdtPr>
                  <w:id w:val="1282252584"/>
                  <w:tag w:val="goog_rdk_32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17" w:date="2026-09-22T06:56:59Z">
                <w:del w:author="Animefor Me" w:id="15" w:date="2026-09-29T09:36:34Z"/>
              </w:ins>
            </w:sdtContent>
          </w:sdt>
        </w:p>
      </w:sdtContent>
    </w:sdt>
    <w:sdt>
      <w:sdtPr>
        <w:id w:val="1537133162"/>
        <w:tag w:val="goog_rdk_3265"/>
      </w:sdtPr>
      <w:sdtContent>
        <w:p w:rsidR="00000000" w:rsidDel="00000000" w:rsidP="00000000" w:rsidRDefault="00000000" w:rsidRPr="00000000" w14:paraId="000002B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98955058"/>
              <w:tag w:val="goog_rdk_3262"/>
            </w:sdtPr>
            <w:sdtContent>
              <w:ins w:author="Rossi Rossi" w:id="117" w:date="2026-09-22T06:56:59Z">
                <w:sdt>
                  <w:sdtPr>
                    <w:id w:val="-1665248129"/>
                    <w:tag w:val="goog_rdk_3263"/>
                  </w:sdtPr>
                  <w:sdtContent>
                    <w:del w:author="Animefor Me" w:id="15" w:date="2026-09-29T09:36:34Z"/>
                  </w:sdtContent>
                </w:sdt>
              </w:ins>
              <w:sdt>
                <w:sdtPr>
                  <w:id w:val="-1793194078"/>
                  <w:tag w:val="goog_rdk_326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7484827"/>
        <w:tag w:val="goog_rdk_3269"/>
      </w:sdtPr>
      <w:sdtContent>
        <w:p w:rsidR="00000000" w:rsidDel="00000000" w:rsidP="00000000" w:rsidRDefault="00000000" w:rsidRPr="00000000" w14:paraId="000002B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6602976"/>
              <w:tag w:val="goog_rdk_3266"/>
            </w:sdtPr>
            <w:sdtContent>
              <w:ins w:author="Rossi Rossi" w:id="117" w:date="2026-09-22T06:56:59Z">
                <w:sdt>
                  <w:sdtPr>
                    <w:id w:val="-15617214"/>
                    <w:tag w:val="goog_rdk_3267"/>
                  </w:sdtPr>
                  <w:sdtContent>
                    <w:del w:author="Animefor Me" w:id="15" w:date="2026-09-29T09:36:34Z"/>
                  </w:sdtContent>
                </w:sdt>
              </w:ins>
              <w:sdt>
                <w:sdtPr>
                  <w:id w:val="-1403616274"/>
                  <w:tag w:val="goog_rdk_32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17" w:date="2026-09-22T06:56:59Z">
                <w:del w:author="Animefor Me" w:id="15" w:date="2026-09-29T09:36:34Z"/>
              </w:ins>
            </w:sdtContent>
          </w:sdt>
        </w:p>
      </w:sdtContent>
    </w:sdt>
    <w:sdt>
      <w:sdtPr>
        <w:id w:val="145750322"/>
        <w:tag w:val="goog_rdk_3273"/>
      </w:sdtPr>
      <w:sdtContent>
        <w:p w:rsidR="00000000" w:rsidDel="00000000" w:rsidP="00000000" w:rsidRDefault="00000000" w:rsidRPr="00000000" w14:paraId="000002B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0351968"/>
              <w:tag w:val="goog_rdk_3270"/>
            </w:sdtPr>
            <w:sdtContent>
              <w:ins w:author="Rossi Rossi" w:id="117" w:date="2026-09-22T06:56:59Z">
                <w:sdt>
                  <w:sdtPr>
                    <w:id w:val="-1020405928"/>
                    <w:tag w:val="goog_rdk_3271"/>
                  </w:sdtPr>
                  <w:sdtContent>
                    <w:del w:author="Animefor Me" w:id="15" w:date="2026-09-29T09:36:34Z"/>
                  </w:sdtContent>
                </w:sdt>
              </w:ins>
              <w:sdt>
                <w:sdtPr>
                  <w:id w:val="-317321315"/>
                  <w:tag w:val="goog_rdk_327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63090610"/>
        <w:tag w:val="goog_rdk_3277"/>
      </w:sdtPr>
      <w:sdtContent>
        <w:p w:rsidR="00000000" w:rsidDel="00000000" w:rsidP="00000000" w:rsidRDefault="00000000" w:rsidRPr="00000000" w14:paraId="000002B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67388721"/>
              <w:tag w:val="goog_rdk_3274"/>
            </w:sdtPr>
            <w:sdtContent>
              <w:ins w:author="Rossi Rossi" w:id="117" w:date="2026-09-22T06:56:59Z">
                <w:sdt>
                  <w:sdtPr>
                    <w:id w:val="1565069967"/>
                    <w:tag w:val="goog_rdk_3275"/>
                  </w:sdtPr>
                  <w:sdtContent>
                    <w:del w:author="Animefor Me" w:id="15" w:date="2026-09-29T09:36:34Z"/>
                  </w:sdtContent>
                </w:sdt>
              </w:ins>
              <w:sdt>
                <w:sdtPr>
                  <w:id w:val="1003522930"/>
                  <w:tag w:val="goog_rdk_32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17" w:date="2026-09-22T06:56:59Z">
                <w:del w:author="Animefor Me" w:id="15" w:date="2026-09-29T09:36:34Z"/>
              </w:ins>
            </w:sdtContent>
          </w:sdt>
        </w:p>
      </w:sdtContent>
    </w:sdt>
    <w:sdt>
      <w:sdtPr>
        <w:id w:val="-511910067"/>
        <w:tag w:val="goog_rdk_3281"/>
      </w:sdtPr>
      <w:sdtContent>
        <w:p w:rsidR="00000000" w:rsidDel="00000000" w:rsidP="00000000" w:rsidRDefault="00000000" w:rsidRPr="00000000" w14:paraId="000002B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35259049"/>
              <w:tag w:val="goog_rdk_3278"/>
            </w:sdtPr>
            <w:sdtContent>
              <w:ins w:author="Rossi Rossi" w:id="117" w:date="2026-09-22T06:56:59Z">
                <w:sdt>
                  <w:sdtPr>
                    <w:id w:val="-1518955904"/>
                    <w:tag w:val="goog_rdk_3279"/>
                  </w:sdtPr>
                  <w:sdtContent>
                    <w:del w:author="Animefor Me" w:id="15" w:date="2026-09-29T09:36:34Z"/>
                  </w:sdtContent>
                </w:sdt>
              </w:ins>
              <w:sdt>
                <w:sdtPr>
                  <w:id w:val="-923418193"/>
                  <w:tag w:val="goog_rdk_32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17" w:date="2026-09-22T06:56:59Z">
                <w:del w:author="Animefor Me" w:id="15" w:date="2026-09-29T09:36:34Z"/>
              </w:ins>
            </w:sdtContent>
          </w:sdt>
        </w:p>
      </w:sdtContent>
    </w:sdt>
    <w:sdt>
      <w:sdtPr>
        <w:id w:val="-255202916"/>
        <w:tag w:val="goog_rdk_3285"/>
      </w:sdtPr>
      <w:sdtContent>
        <w:p w:rsidR="00000000" w:rsidDel="00000000" w:rsidP="00000000" w:rsidRDefault="00000000" w:rsidRPr="00000000" w14:paraId="000002B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75204283"/>
              <w:tag w:val="goog_rdk_3282"/>
            </w:sdtPr>
            <w:sdtContent>
              <w:ins w:author="Rossi Rossi" w:id="117" w:date="2026-09-22T06:56:59Z">
                <w:sdt>
                  <w:sdtPr>
                    <w:id w:val="1769948103"/>
                    <w:tag w:val="goog_rdk_3283"/>
                  </w:sdtPr>
                  <w:sdtContent>
                    <w:del w:author="Animefor Me" w:id="15" w:date="2026-09-29T09:36:34Z"/>
                  </w:sdtContent>
                </w:sdt>
              </w:ins>
              <w:sdt>
                <w:sdtPr>
                  <w:id w:val="-195866690"/>
                  <w:tag w:val="goog_rdk_328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required IAM permissions.</w:delText>
                      </w:r>
                    </w:del>
                  </w:ins>
                </w:sdtContent>
              </w:sdt>
              <w:ins w:author="Rossi Rossi" w:id="117" w:date="2026-09-22T06:56:59Z">
                <w:del w:author="Animefor Me" w:id="15" w:date="2026-09-29T09:36:34Z"/>
              </w:ins>
            </w:sdtContent>
          </w:sdt>
        </w:p>
      </w:sdtContent>
    </w:sdt>
    <w:sdt>
      <w:sdtPr>
        <w:id w:val="1347695558"/>
        <w:tag w:val="goog_rdk_3289"/>
      </w:sdtPr>
      <w:sdtContent>
        <w:p w:rsidR="00000000" w:rsidDel="00000000" w:rsidP="00000000" w:rsidRDefault="00000000" w:rsidRPr="00000000" w14:paraId="000002C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21717524"/>
              <w:tag w:val="goog_rdk_3286"/>
            </w:sdtPr>
            <w:sdtContent>
              <w:ins w:author="Rossi Rossi" w:id="117" w:date="2026-09-22T06:56:59Z">
                <w:sdt>
                  <w:sdtPr>
                    <w:id w:val="681397070"/>
                    <w:tag w:val="goog_rdk_3287"/>
                  </w:sdtPr>
                  <w:sdtContent>
                    <w:del w:author="Animefor Me" w:id="15" w:date="2026-09-29T09:36:34Z"/>
                  </w:sdtContent>
                </w:sdt>
              </w:ins>
              <w:sdt>
                <w:sdtPr>
                  <w:id w:val="-802169861"/>
                  <w:tag w:val="goog_rdk_328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86645650"/>
        <w:tag w:val="goog_rdk_3293"/>
      </w:sdtPr>
      <w:sdtContent>
        <w:p w:rsidR="00000000" w:rsidDel="00000000" w:rsidP="00000000" w:rsidRDefault="00000000" w:rsidRPr="00000000" w14:paraId="000002C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29381292"/>
              <w:tag w:val="goog_rdk_3290"/>
            </w:sdtPr>
            <w:sdtContent>
              <w:ins w:author="Rossi Rossi" w:id="117" w:date="2026-09-22T06:56:59Z">
                <w:sdt>
                  <w:sdtPr>
                    <w:id w:val="1510596478"/>
                    <w:tag w:val="goog_rdk_3291"/>
                  </w:sdtPr>
                  <w:sdtContent>
                    <w:del w:author="Animefor Me" w:id="15" w:date="2026-09-29T09:36:34Z"/>
                  </w:sdtContent>
                </w:sdt>
              </w:ins>
              <w:sdt>
                <w:sdtPr>
                  <w:id w:val="-462272579"/>
                  <w:tag w:val="goog_rdk_329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17" w:date="2026-09-22T06:56:59Z">
                <w:del w:author="Animefor Me" w:id="15" w:date="2026-09-29T09:36:34Z"/>
              </w:ins>
            </w:sdtContent>
          </w:sdt>
        </w:p>
      </w:sdtContent>
    </w:sdt>
    <w:sdt>
      <w:sdtPr>
        <w:id w:val="-1682914951"/>
        <w:tag w:val="goog_rdk_3297"/>
      </w:sdtPr>
      <w:sdtContent>
        <w:p w:rsidR="00000000" w:rsidDel="00000000" w:rsidP="00000000" w:rsidRDefault="00000000" w:rsidRPr="00000000" w14:paraId="000002C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84764618"/>
              <w:tag w:val="goog_rdk_3294"/>
            </w:sdtPr>
            <w:sdtContent>
              <w:ins w:author="Rossi Rossi" w:id="117" w:date="2026-09-22T06:56:59Z">
                <w:sdt>
                  <w:sdtPr>
                    <w:id w:val="1107528602"/>
                    <w:tag w:val="goog_rdk_3295"/>
                  </w:sdtPr>
                  <w:sdtContent>
                    <w:del w:author="Animefor Me" w:id="15" w:date="2026-09-29T09:36:34Z"/>
                  </w:sdtContent>
                </w:sdt>
              </w:ins>
              <w:sdt>
                <w:sdtPr>
                  <w:id w:val="-1385708488"/>
                  <w:tag w:val="goog_rdk_32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17" w:date="2026-09-22T06:56:59Z">
                <w:del w:author="Animefor Me" w:id="15" w:date="2026-09-29T09:36:34Z"/>
              </w:ins>
            </w:sdtContent>
          </w:sdt>
        </w:p>
      </w:sdtContent>
    </w:sdt>
    <w:sdt>
      <w:sdtPr>
        <w:id w:val="155930231"/>
        <w:tag w:val="goog_rdk_3301"/>
      </w:sdtPr>
      <w:sdtContent>
        <w:p w:rsidR="00000000" w:rsidDel="00000000" w:rsidP="00000000" w:rsidRDefault="00000000" w:rsidRPr="00000000" w14:paraId="000002C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24543087"/>
              <w:tag w:val="goog_rdk_3298"/>
            </w:sdtPr>
            <w:sdtContent>
              <w:ins w:author="Rossi Rossi" w:id="117" w:date="2026-09-22T06:56:59Z">
                <w:sdt>
                  <w:sdtPr>
                    <w:id w:val="-1848299476"/>
                    <w:tag w:val="goog_rdk_3299"/>
                  </w:sdtPr>
                  <w:sdtContent>
                    <w:del w:author="Animefor Me" w:id="15" w:date="2026-09-29T09:36:34Z"/>
                  </w:sdtContent>
                </w:sdt>
              </w:ins>
              <w:sdt>
                <w:sdtPr>
                  <w:id w:val="2097675722"/>
                  <w:tag w:val="goog_rdk_33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50132668"/>
        <w:tag w:val="goog_rdk_3305"/>
      </w:sdtPr>
      <w:sdtContent>
        <w:p w:rsidR="00000000" w:rsidDel="00000000" w:rsidP="00000000" w:rsidRDefault="00000000" w:rsidRPr="00000000" w14:paraId="000002C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66821981"/>
              <w:tag w:val="goog_rdk_3302"/>
            </w:sdtPr>
            <w:sdtContent>
              <w:ins w:author="Rossi Rossi" w:id="117" w:date="2026-09-22T06:56:59Z">
                <w:sdt>
                  <w:sdtPr>
                    <w:id w:val="-961265169"/>
                    <w:tag w:val="goog_rdk_3303"/>
                  </w:sdtPr>
                  <w:sdtContent>
                    <w:del w:author="Animefor Me" w:id="15" w:date="2026-09-29T09:36:34Z"/>
                  </w:sdtContent>
                </w:sdt>
              </w:ins>
              <w:sdt>
                <w:sdtPr>
                  <w:id w:val="-1557216461"/>
                  <w:tag w:val="goog_rdk_33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17" w:date="2026-09-22T06:56:59Z">
                <w:del w:author="Animefor Me" w:id="15" w:date="2026-09-29T09:36:34Z"/>
              </w:ins>
            </w:sdtContent>
          </w:sdt>
        </w:p>
      </w:sdtContent>
    </w:sdt>
    <w:sdt>
      <w:sdtPr>
        <w:id w:val="-676255442"/>
        <w:tag w:val="goog_rdk_3309"/>
      </w:sdtPr>
      <w:sdtContent>
        <w:p w:rsidR="00000000" w:rsidDel="00000000" w:rsidP="00000000" w:rsidRDefault="00000000" w:rsidRPr="00000000" w14:paraId="000002C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79861041"/>
              <w:tag w:val="goog_rdk_3306"/>
            </w:sdtPr>
            <w:sdtContent>
              <w:ins w:author="Rossi Rossi" w:id="117" w:date="2026-09-22T06:56:59Z">
                <w:sdt>
                  <w:sdtPr>
                    <w:id w:val="-448324411"/>
                    <w:tag w:val="goog_rdk_3307"/>
                  </w:sdtPr>
                  <w:sdtContent>
                    <w:del w:author="Animefor Me" w:id="15" w:date="2026-09-29T09:36:34Z"/>
                  </w:sdtContent>
                </w:sdt>
              </w:ins>
              <w:sdt>
                <w:sdtPr>
                  <w:id w:val="1063703928"/>
                  <w:tag w:val="goog_rdk_33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17" w:date="2026-09-22T06:56:59Z">
                <w:del w:author="Animefor Me" w:id="15" w:date="2026-09-29T09:36:34Z"/>
              </w:ins>
            </w:sdtContent>
          </w:sdt>
        </w:p>
      </w:sdtContent>
    </w:sdt>
    <w:sdt>
      <w:sdtPr>
        <w:id w:val="-269938384"/>
        <w:tag w:val="goog_rdk_3313"/>
      </w:sdtPr>
      <w:sdtContent>
        <w:p w:rsidR="00000000" w:rsidDel="00000000" w:rsidP="00000000" w:rsidRDefault="00000000" w:rsidRPr="00000000" w14:paraId="000002C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23755053"/>
              <w:tag w:val="goog_rdk_3310"/>
            </w:sdtPr>
            <w:sdtContent>
              <w:ins w:author="Rossi Rossi" w:id="117" w:date="2026-09-22T06:56:59Z">
                <w:sdt>
                  <w:sdtPr>
                    <w:id w:val="210399948"/>
                    <w:tag w:val="goog_rdk_3311"/>
                  </w:sdtPr>
                  <w:sdtContent>
                    <w:del w:author="Animefor Me" w:id="15" w:date="2026-09-29T09:36:34Z"/>
                  </w:sdtContent>
                </w:sdt>
              </w:ins>
              <w:sdt>
                <w:sdtPr>
                  <w:id w:val="-1210985775"/>
                  <w:tag w:val="goog_rdk_33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17" w:date="2026-09-22T06:56:59Z">
                <w:del w:author="Animefor Me" w:id="15" w:date="2026-09-29T09:36:34Z"/>
              </w:ins>
            </w:sdtContent>
          </w:sdt>
        </w:p>
      </w:sdtContent>
    </w:sdt>
    <w:sdt>
      <w:sdtPr>
        <w:id w:val="1367531718"/>
        <w:tag w:val="goog_rdk_3317"/>
      </w:sdtPr>
      <w:sdtContent>
        <w:p w:rsidR="00000000" w:rsidDel="00000000" w:rsidP="00000000" w:rsidRDefault="00000000" w:rsidRPr="00000000" w14:paraId="000002C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57823779"/>
              <w:tag w:val="goog_rdk_3314"/>
            </w:sdtPr>
            <w:sdtContent>
              <w:ins w:author="Rossi Rossi" w:id="117" w:date="2026-09-22T06:56:59Z">
                <w:sdt>
                  <w:sdtPr>
                    <w:id w:val="-1226890881"/>
                    <w:tag w:val="goog_rdk_3315"/>
                  </w:sdtPr>
                  <w:sdtContent>
                    <w:del w:author="Animefor Me" w:id="15" w:date="2026-09-29T09:36:34Z"/>
                  </w:sdtContent>
                </w:sdt>
              </w:ins>
              <w:sdt>
                <w:sdtPr>
                  <w:id w:val="1253400317"/>
                  <w:tag w:val="goog_rdk_33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17" w:date="2026-09-22T06:56:59Z">
                <w:del w:author="Animefor Me" w:id="15" w:date="2026-09-29T09:36:34Z"/>
              </w:ins>
            </w:sdtContent>
          </w:sdt>
        </w:p>
      </w:sdtContent>
    </w:sdt>
    <w:sdt>
      <w:sdtPr>
        <w:id w:val="219347880"/>
        <w:tag w:val="goog_rdk_3321"/>
      </w:sdtPr>
      <w:sdtContent>
        <w:p w:rsidR="00000000" w:rsidDel="00000000" w:rsidP="00000000" w:rsidRDefault="00000000" w:rsidRPr="00000000" w14:paraId="000002C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45990764"/>
              <w:tag w:val="goog_rdk_3318"/>
            </w:sdtPr>
            <w:sdtContent>
              <w:ins w:author="Rossi Rossi" w:id="117" w:date="2026-09-22T06:56:59Z">
                <w:sdt>
                  <w:sdtPr>
                    <w:id w:val="-209191863"/>
                    <w:tag w:val="goog_rdk_3319"/>
                  </w:sdtPr>
                  <w:sdtContent>
                    <w:del w:author="Animefor Me" w:id="15" w:date="2026-09-29T09:36:34Z"/>
                  </w:sdtContent>
                </w:sdt>
              </w:ins>
              <w:sdt>
                <w:sdtPr>
                  <w:id w:val="2105408592"/>
                  <w:tag w:val="goog_rdk_33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17" w:date="2026-09-22T06:56:59Z">
                <w:del w:author="Animefor Me" w:id="15" w:date="2026-09-29T09:36:34Z"/>
              </w:ins>
            </w:sdtContent>
          </w:sdt>
        </w:p>
      </w:sdtContent>
    </w:sdt>
    <w:sdt>
      <w:sdtPr>
        <w:id w:val="-528140886"/>
        <w:tag w:val="goog_rdk_3325"/>
      </w:sdtPr>
      <w:sdtContent>
        <w:p w:rsidR="00000000" w:rsidDel="00000000" w:rsidP="00000000" w:rsidRDefault="00000000" w:rsidRPr="00000000" w14:paraId="000002C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21235483"/>
              <w:tag w:val="goog_rdk_3322"/>
            </w:sdtPr>
            <w:sdtContent>
              <w:ins w:author="Rossi Rossi" w:id="117" w:date="2026-09-22T06:56:59Z">
                <w:sdt>
                  <w:sdtPr>
                    <w:id w:val="-1844881191"/>
                    <w:tag w:val="goog_rdk_3323"/>
                  </w:sdtPr>
                  <w:sdtContent>
                    <w:del w:author="Animefor Me" w:id="15" w:date="2026-09-29T09:36:34Z"/>
                  </w:sdtContent>
                </w:sdt>
              </w:ins>
              <w:sdt>
                <w:sdtPr>
                  <w:id w:val="-1428406592"/>
                  <w:tag w:val="goog_rdk_332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53031870"/>
        <w:tag w:val="goog_rdk_3329"/>
      </w:sdtPr>
      <w:sdtContent>
        <w:p w:rsidR="00000000" w:rsidDel="00000000" w:rsidP="00000000" w:rsidRDefault="00000000" w:rsidRPr="00000000" w14:paraId="000002C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42474644"/>
              <w:tag w:val="goog_rdk_3326"/>
            </w:sdtPr>
            <w:sdtContent>
              <w:ins w:author="Rossi Rossi" w:id="117" w:date="2026-09-22T06:56:59Z">
                <w:sdt>
                  <w:sdtPr>
                    <w:id w:val="334652712"/>
                    <w:tag w:val="goog_rdk_3327"/>
                  </w:sdtPr>
                  <w:sdtContent>
                    <w:del w:author="Animefor Me" w:id="15" w:date="2026-09-29T09:36:34Z"/>
                  </w:sdtContent>
                </w:sdt>
              </w:ins>
              <w:sdt>
                <w:sdtPr>
                  <w:id w:val="-1405008663"/>
                  <w:tag w:val="goog_rdk_33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17" w:date="2026-09-22T06:56:59Z">
                <w:del w:author="Animefor Me" w:id="15" w:date="2026-09-29T09:36:34Z"/>
              </w:ins>
            </w:sdtContent>
          </w:sdt>
        </w:p>
      </w:sdtContent>
    </w:sdt>
    <w:sdt>
      <w:sdtPr>
        <w:id w:val="188139661"/>
        <w:tag w:val="goog_rdk_3333"/>
      </w:sdtPr>
      <w:sdtContent>
        <w:p w:rsidR="00000000" w:rsidDel="00000000" w:rsidP="00000000" w:rsidRDefault="00000000" w:rsidRPr="00000000" w14:paraId="000002C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0339719"/>
              <w:tag w:val="goog_rdk_3330"/>
            </w:sdtPr>
            <w:sdtContent>
              <w:ins w:author="Rossi Rossi" w:id="117" w:date="2026-09-22T06:56:59Z">
                <w:sdt>
                  <w:sdtPr>
                    <w:id w:val="1020958370"/>
                    <w:tag w:val="goog_rdk_3331"/>
                  </w:sdtPr>
                  <w:sdtContent>
                    <w:del w:author="Animefor Me" w:id="15" w:date="2026-09-29T09:36:34Z"/>
                  </w:sdtContent>
                </w:sdt>
              </w:ins>
              <w:sdt>
                <w:sdtPr>
                  <w:id w:val="-2018794867"/>
                  <w:tag w:val="goog_rdk_333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17" w:date="2026-09-22T06:56:59Z">
                <w:del w:author="Animefor Me" w:id="15" w:date="2026-09-29T09:36:34Z"/>
              </w:ins>
            </w:sdtContent>
          </w:sdt>
        </w:p>
      </w:sdtContent>
    </w:sdt>
    <w:sdt>
      <w:sdtPr>
        <w:id w:val="1824291814"/>
        <w:tag w:val="goog_rdk_3337"/>
      </w:sdtPr>
      <w:sdtContent>
        <w:p w:rsidR="00000000" w:rsidDel="00000000" w:rsidP="00000000" w:rsidRDefault="00000000" w:rsidRPr="00000000" w14:paraId="000002C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10817815"/>
              <w:tag w:val="goog_rdk_3334"/>
            </w:sdtPr>
            <w:sdtContent>
              <w:ins w:author="Rossi Rossi" w:id="117" w:date="2026-09-22T06:56:59Z">
                <w:sdt>
                  <w:sdtPr>
                    <w:id w:val="-1945387183"/>
                    <w:tag w:val="goog_rdk_3335"/>
                  </w:sdtPr>
                  <w:sdtContent>
                    <w:del w:author="Animefor Me" w:id="15" w:date="2026-09-29T09:36:34Z"/>
                  </w:sdtContent>
                </w:sdt>
              </w:ins>
              <w:sdt>
                <w:sdtPr>
                  <w:id w:val="1269705550"/>
                  <w:tag w:val="goog_rdk_333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07118257"/>
        <w:tag w:val="goog_rdk_3341"/>
      </w:sdtPr>
      <w:sdtContent>
        <w:p w:rsidR="00000000" w:rsidDel="00000000" w:rsidP="00000000" w:rsidRDefault="00000000" w:rsidRPr="00000000" w14:paraId="000002C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79233070"/>
              <w:tag w:val="goog_rdk_3338"/>
            </w:sdtPr>
            <w:sdtContent>
              <w:ins w:author="Rossi Rossi" w:id="117" w:date="2026-09-22T06:56:59Z">
                <w:sdt>
                  <w:sdtPr>
                    <w:id w:val="-1549037568"/>
                    <w:tag w:val="goog_rdk_3339"/>
                  </w:sdtPr>
                  <w:sdtContent>
                    <w:del w:author="Animefor Me" w:id="15" w:date="2026-09-29T09:36:34Z"/>
                  </w:sdtContent>
                </w:sdt>
              </w:ins>
              <w:sdt>
                <w:sdtPr>
                  <w:id w:val="1730037309"/>
                  <w:tag w:val="goog_rdk_334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Setting up your environment</w:delText>
                      </w:r>
                    </w:del>
                  </w:ins>
                </w:sdtContent>
              </w:sdt>
              <w:ins w:author="Rossi Rossi" w:id="117" w:date="2026-09-22T06:56:59Z">
                <w:del w:author="Animefor Me" w:id="15" w:date="2026-09-29T09:36:34Z"/>
              </w:ins>
            </w:sdtContent>
          </w:sdt>
        </w:p>
      </w:sdtContent>
    </w:sdt>
    <w:sdt>
      <w:sdtPr>
        <w:id w:val="1130457793"/>
        <w:tag w:val="goog_rdk_3345"/>
      </w:sdtPr>
      <w:sdtContent>
        <w:p w:rsidR="00000000" w:rsidDel="00000000" w:rsidP="00000000" w:rsidRDefault="00000000" w:rsidRPr="00000000" w14:paraId="000002C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93556774"/>
              <w:tag w:val="goog_rdk_3342"/>
            </w:sdtPr>
            <w:sdtContent>
              <w:ins w:author="Rossi Rossi" w:id="117" w:date="2026-09-22T06:56:59Z">
                <w:sdt>
                  <w:sdtPr>
                    <w:id w:val="1048418703"/>
                    <w:tag w:val="goog_rdk_3343"/>
                  </w:sdtPr>
                  <w:sdtContent>
                    <w:del w:author="Animefor Me" w:id="15" w:date="2026-09-29T09:36:34Z"/>
                  </w:sdtContent>
                </w:sdt>
              </w:ins>
              <w:sdt>
                <w:sdtPr>
                  <w:id w:val="170374657"/>
                  <w:tag w:val="goog_rdk_334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02190623"/>
        <w:tag w:val="goog_rdk_3349"/>
      </w:sdtPr>
      <w:sdtContent>
        <w:p w:rsidR="00000000" w:rsidDel="00000000" w:rsidP="00000000" w:rsidRDefault="00000000" w:rsidRPr="00000000" w14:paraId="000002C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16343693"/>
              <w:tag w:val="goog_rdk_3346"/>
            </w:sdtPr>
            <w:sdtContent>
              <w:ins w:author="Rossi Rossi" w:id="117" w:date="2026-09-22T06:56:59Z">
                <w:sdt>
                  <w:sdtPr>
                    <w:id w:val="-2083973793"/>
                    <w:tag w:val="goog_rdk_3347"/>
                  </w:sdtPr>
                  <w:sdtContent>
                    <w:del w:author="Animefor Me" w:id="15" w:date="2026-09-29T09:36:34Z"/>
                  </w:sdtContent>
                </w:sdt>
              </w:ins>
              <w:sdt>
                <w:sdtPr>
                  <w:id w:val="-1579153134"/>
                  <w:tag w:val="goog_rdk_33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17" w:date="2026-09-22T06:56:59Z">
                <w:del w:author="Animefor Me" w:id="15" w:date="2026-09-29T09:36:34Z"/>
              </w:ins>
            </w:sdtContent>
          </w:sdt>
        </w:p>
      </w:sdtContent>
    </w:sdt>
    <w:sdt>
      <w:sdtPr>
        <w:id w:val="-1073483325"/>
        <w:tag w:val="goog_rdk_3353"/>
      </w:sdtPr>
      <w:sdtContent>
        <w:p w:rsidR="00000000" w:rsidDel="00000000" w:rsidP="00000000" w:rsidRDefault="00000000" w:rsidRPr="00000000" w14:paraId="000002D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28102380"/>
              <w:tag w:val="goog_rdk_3350"/>
            </w:sdtPr>
            <w:sdtContent>
              <w:ins w:author="Rossi Rossi" w:id="117" w:date="2026-09-22T06:56:59Z">
                <w:sdt>
                  <w:sdtPr>
                    <w:id w:val="1087111448"/>
                    <w:tag w:val="goog_rdk_3351"/>
                  </w:sdtPr>
                  <w:sdtContent>
                    <w:del w:author="Animefor Me" w:id="15" w:date="2026-09-29T09:36:34Z"/>
                  </w:sdtContent>
                </w:sdt>
              </w:ins>
              <w:sdt>
                <w:sdtPr>
                  <w:id w:val="-1742991316"/>
                  <w:tag w:val="goog_rdk_33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applications.</w:delText>
                      </w:r>
                    </w:del>
                  </w:ins>
                </w:sdtContent>
              </w:sdt>
              <w:ins w:author="Rossi Rossi" w:id="117" w:date="2026-09-22T06:56:59Z">
                <w:del w:author="Animefor Me" w:id="15" w:date="2026-09-29T09:36:34Z"/>
              </w:ins>
            </w:sdtContent>
          </w:sdt>
        </w:p>
      </w:sdtContent>
    </w:sdt>
    <w:sdt>
      <w:sdtPr>
        <w:id w:val="248821563"/>
        <w:tag w:val="goog_rdk_3357"/>
      </w:sdtPr>
      <w:sdtContent>
        <w:p w:rsidR="00000000" w:rsidDel="00000000" w:rsidP="00000000" w:rsidRDefault="00000000" w:rsidRPr="00000000" w14:paraId="000002D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12375528"/>
              <w:tag w:val="goog_rdk_3354"/>
            </w:sdtPr>
            <w:sdtContent>
              <w:ins w:author="Rossi Rossi" w:id="117" w:date="2026-09-22T06:56:59Z">
                <w:sdt>
                  <w:sdtPr>
                    <w:id w:val="1420778580"/>
                    <w:tag w:val="goog_rdk_3355"/>
                  </w:sdtPr>
                  <w:sdtContent>
                    <w:del w:author="Animefor Me" w:id="15" w:date="2026-09-29T09:36:34Z"/>
                  </w:sdtContent>
                </w:sdt>
              </w:ins>
              <w:sdt>
                <w:sdtPr>
                  <w:id w:val="-310504113"/>
                  <w:tag w:val="goog_rdk_335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52928176"/>
        <w:tag w:val="goog_rdk_3361"/>
      </w:sdtPr>
      <w:sdtContent>
        <w:p w:rsidR="00000000" w:rsidDel="00000000" w:rsidP="00000000" w:rsidRDefault="00000000" w:rsidRPr="00000000" w14:paraId="000002D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80819664"/>
              <w:tag w:val="goog_rdk_3358"/>
            </w:sdtPr>
            <w:sdtContent>
              <w:ins w:author="Rossi Rossi" w:id="117" w:date="2026-09-22T06:56:59Z">
                <w:sdt>
                  <w:sdtPr>
                    <w:id w:val="-1083796966"/>
                    <w:tag w:val="goog_rdk_3359"/>
                  </w:sdtPr>
                  <w:sdtContent>
                    <w:del w:author="Animefor Me" w:id="15" w:date="2026-09-29T09:36:34Z"/>
                  </w:sdtContent>
                </w:sdt>
              </w:ins>
              <w:sdt>
                <w:sdtPr>
                  <w:id w:val="1840494215"/>
                  <w:tag w:val="goog_rdk_33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17" w:date="2026-09-22T06:56:59Z">
                <w:del w:author="Animefor Me" w:id="15" w:date="2026-09-29T09:36:34Z"/>
              </w:ins>
            </w:sdtContent>
          </w:sdt>
        </w:p>
      </w:sdtContent>
    </w:sdt>
    <w:sdt>
      <w:sdtPr>
        <w:id w:val="-673633067"/>
        <w:tag w:val="goog_rdk_3365"/>
      </w:sdtPr>
      <w:sdtContent>
        <w:p w:rsidR="00000000" w:rsidDel="00000000" w:rsidP="00000000" w:rsidRDefault="00000000" w:rsidRPr="00000000" w14:paraId="000002D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39819643"/>
              <w:tag w:val="goog_rdk_3362"/>
            </w:sdtPr>
            <w:sdtContent>
              <w:ins w:author="Rossi Rossi" w:id="117" w:date="2026-09-22T06:56:59Z">
                <w:sdt>
                  <w:sdtPr>
                    <w:id w:val="-1585030857"/>
                    <w:tag w:val="goog_rdk_3363"/>
                  </w:sdtPr>
                  <w:sdtContent>
                    <w:del w:author="Animefor Me" w:id="15" w:date="2026-09-29T09:36:34Z"/>
                  </w:sdtContent>
                </w:sdt>
              </w:ins>
              <w:sdt>
                <w:sdtPr>
                  <w:id w:val="2078708521"/>
                  <w:tag w:val="goog_rdk_336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7195826"/>
        <w:tag w:val="goog_rdk_3369"/>
      </w:sdtPr>
      <w:sdtContent>
        <w:p w:rsidR="00000000" w:rsidDel="00000000" w:rsidP="00000000" w:rsidRDefault="00000000" w:rsidRPr="00000000" w14:paraId="000002D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20138700"/>
              <w:tag w:val="goog_rdk_3366"/>
            </w:sdtPr>
            <w:sdtContent>
              <w:ins w:author="Rossi Rossi" w:id="117" w:date="2026-09-22T06:56:59Z">
                <w:sdt>
                  <w:sdtPr>
                    <w:id w:val="-1154639277"/>
                    <w:tag w:val="goog_rdk_3367"/>
                  </w:sdtPr>
                  <w:sdtContent>
                    <w:del w:author="Animefor Me" w:id="15" w:date="2026-09-29T09:36:34Z"/>
                  </w:sdtContent>
                </w:sdt>
              </w:ins>
              <w:sdt>
                <w:sdtPr>
                  <w:id w:val="1237006033"/>
                  <w:tag w:val="goog_rdk_33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17" w:date="2026-09-22T06:56:59Z">
                <w:del w:author="Animefor Me" w:id="15" w:date="2026-09-29T09:36:34Z"/>
              </w:ins>
            </w:sdtContent>
          </w:sdt>
        </w:p>
      </w:sdtContent>
    </w:sdt>
    <w:sdt>
      <w:sdtPr>
        <w:id w:val="564076639"/>
        <w:tag w:val="goog_rdk_3373"/>
      </w:sdtPr>
      <w:sdtContent>
        <w:p w:rsidR="00000000" w:rsidDel="00000000" w:rsidP="00000000" w:rsidRDefault="00000000" w:rsidRPr="00000000" w14:paraId="000002D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31811635"/>
              <w:tag w:val="goog_rdk_3370"/>
            </w:sdtPr>
            <w:sdtContent>
              <w:ins w:author="Rossi Rossi" w:id="117" w:date="2026-09-22T06:56:59Z">
                <w:sdt>
                  <w:sdtPr>
                    <w:id w:val="-824891597"/>
                    <w:tag w:val="goog_rdk_3371"/>
                  </w:sdtPr>
                  <w:sdtContent>
                    <w:del w:author="Animefor Me" w:id="15" w:date="2026-09-29T09:36:34Z"/>
                  </w:sdtContent>
                </w:sdt>
              </w:ins>
              <w:sdt>
                <w:sdtPr>
                  <w:id w:val="-1541541965"/>
                  <w:tag w:val="goog_rdk_33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17" w:date="2026-09-22T06:56:59Z">
                <w:del w:author="Animefor Me" w:id="15" w:date="2026-09-29T09:36:34Z"/>
              </w:ins>
            </w:sdtContent>
          </w:sdt>
        </w:p>
      </w:sdtContent>
    </w:sdt>
    <w:sdt>
      <w:sdtPr>
        <w:id w:val="1036731178"/>
        <w:tag w:val="goog_rdk_3377"/>
      </w:sdtPr>
      <w:sdtContent>
        <w:p w:rsidR="00000000" w:rsidDel="00000000" w:rsidP="00000000" w:rsidRDefault="00000000" w:rsidRPr="00000000" w14:paraId="000002D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43605041"/>
              <w:tag w:val="goog_rdk_3374"/>
            </w:sdtPr>
            <w:sdtContent>
              <w:ins w:author="Rossi Rossi" w:id="117" w:date="2026-09-22T06:56:59Z">
                <w:sdt>
                  <w:sdtPr>
                    <w:id w:val="-1165931971"/>
                    <w:tag w:val="goog_rdk_3375"/>
                  </w:sdtPr>
                  <w:sdtContent>
                    <w:del w:author="Animefor Me" w:id="15" w:date="2026-09-29T09:36:34Z"/>
                  </w:sdtContent>
                </w:sdt>
              </w:ins>
              <w:sdt>
                <w:sdtPr>
                  <w:id w:val="-120751470"/>
                  <w:tag w:val="goog_rdk_33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17" w:date="2026-09-22T06:56:59Z">
                <w:del w:author="Animefor Me" w:id="15" w:date="2026-09-29T09:36:34Z"/>
              </w:ins>
            </w:sdtContent>
          </w:sdt>
        </w:p>
      </w:sdtContent>
    </w:sdt>
    <w:sdt>
      <w:sdtPr>
        <w:id w:val="759791524"/>
        <w:tag w:val="goog_rdk_3381"/>
      </w:sdtPr>
      <w:sdtContent>
        <w:p w:rsidR="00000000" w:rsidDel="00000000" w:rsidP="00000000" w:rsidRDefault="00000000" w:rsidRPr="00000000" w14:paraId="000002D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15280622"/>
              <w:tag w:val="goog_rdk_3378"/>
            </w:sdtPr>
            <w:sdtContent>
              <w:ins w:author="Rossi Rossi" w:id="117" w:date="2026-09-22T06:56:59Z">
                <w:sdt>
                  <w:sdtPr>
                    <w:id w:val="715293602"/>
                    <w:tag w:val="goog_rdk_3379"/>
                  </w:sdtPr>
                  <w:sdtContent>
                    <w:del w:author="Animefor Me" w:id="15" w:date="2026-09-29T09:36:34Z"/>
                  </w:sdtContent>
                </w:sdt>
              </w:ins>
              <w:sdt>
                <w:sdtPr>
                  <w:id w:val="1414508976"/>
                  <w:tag w:val="goog_rdk_338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82280523"/>
        <w:tag w:val="goog_rdk_3385"/>
      </w:sdtPr>
      <w:sdtContent>
        <w:p w:rsidR="00000000" w:rsidDel="00000000" w:rsidP="00000000" w:rsidRDefault="00000000" w:rsidRPr="00000000" w14:paraId="000002D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39463191"/>
              <w:tag w:val="goog_rdk_3382"/>
            </w:sdtPr>
            <w:sdtContent>
              <w:ins w:author="Rossi Rossi" w:id="117" w:date="2026-09-22T06:56:59Z">
                <w:sdt>
                  <w:sdtPr>
                    <w:id w:val="-701434306"/>
                    <w:tag w:val="goog_rdk_3383"/>
                  </w:sdtPr>
                  <w:sdtContent>
                    <w:del w:author="Animefor Me" w:id="15" w:date="2026-09-29T09:36:34Z"/>
                  </w:sdtContent>
                </w:sdt>
              </w:ins>
              <w:sdt>
                <w:sdtPr>
                  <w:id w:val="-1945851975"/>
                  <w:tag w:val="goog_rdk_338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17" w:date="2026-09-22T06:56:59Z">
                <w:del w:author="Animefor Me" w:id="15" w:date="2026-09-29T09:36:34Z"/>
              </w:ins>
            </w:sdtContent>
          </w:sdt>
        </w:p>
      </w:sdtContent>
    </w:sdt>
    <w:sdt>
      <w:sdtPr>
        <w:id w:val="796613684"/>
        <w:tag w:val="goog_rdk_3389"/>
      </w:sdtPr>
      <w:sdtContent>
        <w:p w:rsidR="00000000" w:rsidDel="00000000" w:rsidP="00000000" w:rsidRDefault="00000000" w:rsidRPr="00000000" w14:paraId="000002D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2100945"/>
              <w:tag w:val="goog_rdk_3386"/>
            </w:sdtPr>
            <w:sdtContent>
              <w:ins w:author="Rossi Rossi" w:id="117" w:date="2026-09-22T06:56:59Z">
                <w:sdt>
                  <w:sdtPr>
                    <w:id w:val="527980207"/>
                    <w:tag w:val="goog_rdk_3387"/>
                  </w:sdtPr>
                  <w:sdtContent>
                    <w:del w:author="Animefor Me" w:id="15" w:date="2026-09-29T09:36:34Z"/>
                  </w:sdtContent>
                </w:sdt>
              </w:ins>
              <w:sdt>
                <w:sdtPr>
                  <w:id w:val="-1314857000"/>
                  <w:tag w:val="goog_rdk_338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44089780"/>
        <w:tag w:val="goog_rdk_3393"/>
      </w:sdtPr>
      <w:sdtContent>
        <w:p w:rsidR="00000000" w:rsidDel="00000000" w:rsidP="00000000" w:rsidRDefault="00000000" w:rsidRPr="00000000" w14:paraId="000002D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1094696"/>
              <w:tag w:val="goog_rdk_3390"/>
            </w:sdtPr>
            <w:sdtContent>
              <w:ins w:author="Rossi Rossi" w:id="117" w:date="2026-09-22T06:56:59Z">
                <w:sdt>
                  <w:sdtPr>
                    <w:id w:val="1893754876"/>
                    <w:tag w:val="goog_rdk_3391"/>
                  </w:sdtPr>
                  <w:sdtContent>
                    <w:del w:author="Animefor Me" w:id="15" w:date="2026-09-29T09:36:34Z"/>
                  </w:sdtContent>
                </w:sdt>
              </w:ins>
              <w:sdt>
                <w:sdtPr>
                  <w:id w:val="381127319"/>
                  <w:tag w:val="goog_rdk_339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Linux/macOS - Bash</w:delText>
                      </w:r>
                    </w:del>
                  </w:ins>
                </w:sdtContent>
              </w:sdt>
              <w:ins w:author="Rossi Rossi" w:id="117" w:date="2026-09-22T06:56:59Z">
                <w:del w:author="Animefor Me" w:id="15" w:date="2026-09-29T09:36:34Z"/>
              </w:ins>
            </w:sdtContent>
          </w:sdt>
        </w:p>
      </w:sdtContent>
    </w:sdt>
    <w:sdt>
      <w:sdtPr>
        <w:id w:val="-1755433965"/>
        <w:tag w:val="goog_rdk_3397"/>
      </w:sdtPr>
      <w:sdtContent>
        <w:p w:rsidR="00000000" w:rsidDel="00000000" w:rsidP="00000000" w:rsidRDefault="00000000" w:rsidRPr="00000000" w14:paraId="000002D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95812218"/>
              <w:tag w:val="goog_rdk_3394"/>
            </w:sdtPr>
            <w:sdtContent>
              <w:ins w:author="Rossi Rossi" w:id="117" w:date="2026-09-22T06:56:59Z">
                <w:sdt>
                  <w:sdtPr>
                    <w:id w:val="1962953980"/>
                    <w:tag w:val="goog_rdk_3395"/>
                  </w:sdtPr>
                  <w:sdtContent>
                    <w:del w:author="Animefor Me" w:id="15" w:date="2026-09-29T09:36:34Z"/>
                  </w:sdtContent>
                </w:sdt>
              </w:ins>
              <w:sdt>
                <w:sdtPr>
                  <w:id w:val="1181349247"/>
                  <w:tag w:val="goog_rdk_339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05680424"/>
        <w:tag w:val="goog_rdk_3401"/>
      </w:sdtPr>
      <w:sdtContent>
        <w:p w:rsidR="00000000" w:rsidDel="00000000" w:rsidP="00000000" w:rsidRDefault="00000000" w:rsidRPr="00000000" w14:paraId="000002D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86997533"/>
              <w:tag w:val="goog_rdk_3398"/>
            </w:sdtPr>
            <w:sdtContent>
              <w:ins w:author="Rossi Rossi" w:id="117" w:date="2026-09-22T06:56:59Z">
                <w:sdt>
                  <w:sdtPr>
                    <w:id w:val="1706639719"/>
                    <w:tag w:val="goog_rdk_3399"/>
                  </w:sdtPr>
                  <w:sdtContent>
                    <w:del w:author="Animefor Me" w:id="15" w:date="2026-09-29T09:36:34Z"/>
                  </w:sdtContent>
                </w:sdt>
              </w:ins>
              <w:sdt>
                <w:sdtPr>
                  <w:id w:val="1393137518"/>
                  <w:tag w:val="goog_rdk_340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17" w:date="2026-09-22T06:56:59Z">
                <w:del w:author="Animefor Me" w:id="15" w:date="2026-09-29T09:36:34Z"/>
              </w:ins>
            </w:sdtContent>
          </w:sdt>
        </w:p>
      </w:sdtContent>
    </w:sdt>
    <w:sdt>
      <w:sdtPr>
        <w:id w:val="-183940015"/>
        <w:tag w:val="goog_rdk_3405"/>
      </w:sdtPr>
      <w:sdtContent>
        <w:p w:rsidR="00000000" w:rsidDel="00000000" w:rsidP="00000000" w:rsidRDefault="00000000" w:rsidRPr="00000000" w14:paraId="000002D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69916589"/>
              <w:tag w:val="goog_rdk_3402"/>
            </w:sdtPr>
            <w:sdtContent>
              <w:ins w:author="Rossi Rossi" w:id="117" w:date="2026-09-22T06:56:59Z">
                <w:sdt>
                  <w:sdtPr>
                    <w:id w:val="-1288732514"/>
                    <w:tag w:val="goog_rdk_3403"/>
                  </w:sdtPr>
                  <w:sdtContent>
                    <w:del w:author="Animefor Me" w:id="15" w:date="2026-09-29T09:36:34Z"/>
                  </w:sdtContent>
                </w:sdt>
              </w:ins>
              <w:sdt>
                <w:sdtPr>
                  <w:id w:val="-205625124"/>
                  <w:tag w:val="goog_rdk_340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62710834"/>
        <w:tag w:val="goog_rdk_3409"/>
      </w:sdtPr>
      <w:sdtContent>
        <w:p w:rsidR="00000000" w:rsidDel="00000000" w:rsidP="00000000" w:rsidRDefault="00000000" w:rsidRPr="00000000" w14:paraId="000002D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12467102"/>
              <w:tag w:val="goog_rdk_3406"/>
            </w:sdtPr>
            <w:sdtContent>
              <w:ins w:author="Rossi Rossi" w:id="117" w:date="2026-09-22T06:56:59Z">
                <w:sdt>
                  <w:sdtPr>
                    <w:id w:val="-1853985836"/>
                    <w:tag w:val="goog_rdk_3407"/>
                  </w:sdtPr>
                  <w:sdtContent>
                    <w:del w:author="Animefor Me" w:id="15" w:date="2026-09-29T09:36:34Z"/>
                  </w:sdtContent>
                </w:sdt>
              </w:ins>
              <w:sdt>
                <w:sdtPr>
                  <w:id w:val="760443795"/>
                  <w:tag w:val="goog_rdk_34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~/.bashrc</w:delText>
                      </w:r>
                    </w:del>
                  </w:ins>
                </w:sdtContent>
              </w:sdt>
              <w:ins w:author="Rossi Rossi" w:id="117" w:date="2026-09-22T06:56:59Z">
                <w:del w:author="Animefor Me" w:id="15" w:date="2026-09-29T09:36:34Z"/>
              </w:ins>
            </w:sdtContent>
          </w:sdt>
        </w:p>
      </w:sdtContent>
    </w:sdt>
    <w:sdt>
      <w:sdtPr>
        <w:id w:val="1195383088"/>
        <w:tag w:val="goog_rdk_3413"/>
      </w:sdtPr>
      <w:sdtContent>
        <w:p w:rsidR="00000000" w:rsidDel="00000000" w:rsidP="00000000" w:rsidRDefault="00000000" w:rsidRPr="00000000" w14:paraId="000002D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35813493"/>
              <w:tag w:val="goog_rdk_3410"/>
            </w:sdtPr>
            <w:sdtContent>
              <w:ins w:author="Rossi Rossi" w:id="117" w:date="2026-09-22T06:56:59Z">
                <w:sdt>
                  <w:sdtPr>
                    <w:id w:val="-13159519"/>
                    <w:tag w:val="goog_rdk_3411"/>
                  </w:sdtPr>
                  <w:sdtContent>
                    <w:del w:author="Animefor Me" w:id="15" w:date="2026-09-29T09:36:34Z"/>
                  </w:sdtContent>
                </w:sdt>
              </w:ins>
              <w:sdt>
                <w:sdtPr>
                  <w:id w:val="-2023243712"/>
                  <w:tag w:val="goog_rdk_341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95617831"/>
        <w:tag w:val="goog_rdk_3417"/>
      </w:sdtPr>
      <w:sdtContent>
        <w:p w:rsidR="00000000" w:rsidDel="00000000" w:rsidP="00000000" w:rsidRDefault="00000000" w:rsidRPr="00000000" w14:paraId="000002E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69860354"/>
              <w:tag w:val="goog_rdk_3414"/>
            </w:sdtPr>
            <w:sdtContent>
              <w:ins w:author="Rossi Rossi" w:id="117" w:date="2026-09-22T06:56:59Z">
                <w:sdt>
                  <w:sdtPr>
                    <w:id w:val="1196923825"/>
                    <w:tag w:val="goog_rdk_3415"/>
                  </w:sdtPr>
                  <w:sdtContent>
                    <w:del w:author="Animefor Me" w:id="15" w:date="2026-09-29T09:36:34Z"/>
                  </w:sdtContent>
                </w:sdt>
              </w:ins>
              <w:sdt>
                <w:sdtPr>
                  <w:id w:val="782898867"/>
                  <w:tag w:val="goog_rdk_34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7" w:date="2026-09-22T06:56:59Z">
                <w:del w:author="Animefor Me" w:id="15" w:date="2026-09-29T09:36:34Z"/>
              </w:ins>
            </w:sdtContent>
          </w:sdt>
        </w:p>
      </w:sdtContent>
    </w:sdt>
    <w:sdt>
      <w:sdtPr>
        <w:id w:val="-625100648"/>
        <w:tag w:val="goog_rdk_3421"/>
      </w:sdtPr>
      <w:sdtContent>
        <w:p w:rsidR="00000000" w:rsidDel="00000000" w:rsidP="00000000" w:rsidRDefault="00000000" w:rsidRPr="00000000" w14:paraId="000002E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69902061"/>
              <w:tag w:val="goog_rdk_3418"/>
            </w:sdtPr>
            <w:sdtContent>
              <w:ins w:author="Rossi Rossi" w:id="117" w:date="2026-09-22T06:56:59Z">
                <w:sdt>
                  <w:sdtPr>
                    <w:id w:val="598775998"/>
                    <w:tag w:val="goog_rdk_3419"/>
                  </w:sdtPr>
                  <w:sdtContent>
                    <w:del w:author="Animefor Me" w:id="15" w:date="2026-09-29T09:36:34Z"/>
                  </w:sdtContent>
                </w:sdt>
              </w:ins>
              <w:sdt>
                <w:sdtPr>
                  <w:id w:val="1538930321"/>
                  <w:tag w:val="goog_rdk_342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55855171"/>
        <w:tag w:val="goog_rdk_3425"/>
      </w:sdtPr>
      <w:sdtContent>
        <w:p w:rsidR="00000000" w:rsidDel="00000000" w:rsidP="00000000" w:rsidRDefault="00000000" w:rsidRPr="00000000" w14:paraId="000002E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89479359"/>
              <w:tag w:val="goog_rdk_3422"/>
            </w:sdtPr>
            <w:sdtContent>
              <w:ins w:author="Rossi Rossi" w:id="117" w:date="2026-09-22T06:56:59Z">
                <w:sdt>
                  <w:sdtPr>
                    <w:id w:val="-1997873124"/>
                    <w:tag w:val="goog_rdk_3423"/>
                  </w:sdtPr>
                  <w:sdtContent>
                    <w:del w:author="Animefor Me" w:id="15" w:date="2026-09-29T09:36:34Z"/>
                  </w:sdtContent>
                </w:sdt>
              </w:ins>
              <w:sdt>
                <w:sdtPr>
                  <w:id w:val="252343855"/>
                  <w:tag w:val="goog_rdk_34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17" w:date="2026-09-22T06:56:59Z">
                <w:del w:author="Animefor Me" w:id="15" w:date="2026-09-29T09:36:34Z"/>
              </w:ins>
            </w:sdtContent>
          </w:sdt>
        </w:p>
      </w:sdtContent>
    </w:sdt>
    <w:sdt>
      <w:sdtPr>
        <w:id w:val="1602452391"/>
        <w:tag w:val="goog_rdk_3429"/>
      </w:sdtPr>
      <w:sdtContent>
        <w:p w:rsidR="00000000" w:rsidDel="00000000" w:rsidP="00000000" w:rsidRDefault="00000000" w:rsidRPr="00000000" w14:paraId="000002E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35401401"/>
              <w:tag w:val="goog_rdk_3426"/>
            </w:sdtPr>
            <w:sdtContent>
              <w:ins w:author="Rossi Rossi" w:id="117" w:date="2026-09-22T06:56:59Z">
                <w:sdt>
                  <w:sdtPr>
                    <w:id w:val="-407262087"/>
                    <w:tag w:val="goog_rdk_3427"/>
                  </w:sdtPr>
                  <w:sdtContent>
                    <w:del w:author="Animefor Me" w:id="15" w:date="2026-09-29T09:36:34Z"/>
                  </w:sdtContent>
                </w:sdt>
              </w:ins>
              <w:sdt>
                <w:sdtPr>
                  <w:id w:val="-1024920776"/>
                  <w:tag w:val="goog_rdk_342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00747379"/>
        <w:tag w:val="goog_rdk_3433"/>
      </w:sdtPr>
      <w:sdtContent>
        <w:p w:rsidR="00000000" w:rsidDel="00000000" w:rsidP="00000000" w:rsidRDefault="00000000" w:rsidRPr="00000000" w14:paraId="000002E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50233888"/>
              <w:tag w:val="goog_rdk_3430"/>
            </w:sdtPr>
            <w:sdtContent>
              <w:ins w:author="Rossi Rossi" w:id="117" w:date="2026-09-22T06:56:59Z">
                <w:sdt>
                  <w:sdtPr>
                    <w:id w:val="-1214626187"/>
                    <w:tag w:val="goog_rdk_3431"/>
                  </w:sdtPr>
                  <w:sdtContent>
                    <w:del w:author="Animefor Me" w:id="15" w:date="2026-09-29T09:36:34Z"/>
                  </w:sdtContent>
                </w:sdt>
              </w:ins>
              <w:sdt>
                <w:sdtPr>
                  <w:id w:val="1609548523"/>
                  <w:tag w:val="goog_rdk_343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17" w:date="2026-09-22T06:56:59Z">
                <w:del w:author="Animefor Me" w:id="15" w:date="2026-09-29T09:36:34Z"/>
              </w:ins>
            </w:sdtContent>
          </w:sdt>
        </w:p>
      </w:sdtContent>
    </w:sdt>
    <w:sdt>
      <w:sdtPr>
        <w:id w:val="1793097519"/>
        <w:tag w:val="goog_rdk_3437"/>
      </w:sdtPr>
      <w:sdtContent>
        <w:p w:rsidR="00000000" w:rsidDel="00000000" w:rsidP="00000000" w:rsidRDefault="00000000" w:rsidRPr="00000000" w14:paraId="000002E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775080"/>
              <w:tag w:val="goog_rdk_3434"/>
            </w:sdtPr>
            <w:sdtContent>
              <w:ins w:author="Rossi Rossi" w:id="117" w:date="2026-09-22T06:56:59Z">
                <w:sdt>
                  <w:sdtPr>
                    <w:id w:val="1660493878"/>
                    <w:tag w:val="goog_rdk_3435"/>
                  </w:sdtPr>
                  <w:sdtContent>
                    <w:del w:author="Animefor Me" w:id="15" w:date="2026-09-29T09:36:34Z"/>
                  </w:sdtContent>
                </w:sdt>
              </w:ins>
              <w:sdt>
                <w:sdtPr>
                  <w:id w:val="868207695"/>
                  <w:tag w:val="goog_rdk_343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83454875"/>
        <w:tag w:val="goog_rdk_3441"/>
      </w:sdtPr>
      <w:sdtContent>
        <w:p w:rsidR="00000000" w:rsidDel="00000000" w:rsidP="00000000" w:rsidRDefault="00000000" w:rsidRPr="00000000" w14:paraId="000002E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37974707"/>
              <w:tag w:val="goog_rdk_3438"/>
            </w:sdtPr>
            <w:sdtContent>
              <w:ins w:author="Rossi Rossi" w:id="117" w:date="2026-09-22T06:56:59Z">
                <w:sdt>
                  <w:sdtPr>
                    <w:id w:val="-352613901"/>
                    <w:tag w:val="goog_rdk_3439"/>
                  </w:sdtPr>
                  <w:sdtContent>
                    <w:del w:author="Animefor Me" w:id="15" w:date="2026-09-29T09:36:34Z"/>
                  </w:sdtContent>
                </w:sdt>
              </w:ins>
              <w:sdt>
                <w:sdtPr>
                  <w:id w:val="1079654301"/>
                  <w:tag w:val="goog_rdk_344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7" w:date="2026-09-22T06:56:59Z">
                <w:del w:author="Animefor Me" w:id="15" w:date="2026-09-29T09:36:34Z"/>
              </w:ins>
            </w:sdtContent>
          </w:sdt>
        </w:p>
      </w:sdtContent>
    </w:sdt>
    <w:sdt>
      <w:sdtPr>
        <w:id w:val="1193825884"/>
        <w:tag w:val="goog_rdk_3445"/>
      </w:sdtPr>
      <w:sdtContent>
        <w:p w:rsidR="00000000" w:rsidDel="00000000" w:rsidP="00000000" w:rsidRDefault="00000000" w:rsidRPr="00000000" w14:paraId="000002E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28309815"/>
              <w:tag w:val="goog_rdk_3442"/>
            </w:sdtPr>
            <w:sdtContent>
              <w:ins w:author="Rossi Rossi" w:id="117" w:date="2026-09-22T06:56:59Z">
                <w:sdt>
                  <w:sdtPr>
                    <w:id w:val="-1631628832"/>
                    <w:tag w:val="goog_rdk_3443"/>
                  </w:sdtPr>
                  <w:sdtContent>
                    <w:del w:author="Animefor Me" w:id="15" w:date="2026-09-29T09:36:34Z"/>
                  </w:sdtContent>
                </w:sdt>
              </w:ins>
              <w:sdt>
                <w:sdtPr>
                  <w:id w:val="971546642"/>
                  <w:tag w:val="goog_rdk_344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85107317"/>
        <w:tag w:val="goog_rdk_3449"/>
      </w:sdtPr>
      <w:sdtContent>
        <w:p w:rsidR="00000000" w:rsidDel="00000000" w:rsidP="00000000" w:rsidRDefault="00000000" w:rsidRPr="00000000" w14:paraId="000002E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89839106"/>
              <w:tag w:val="goog_rdk_3446"/>
            </w:sdtPr>
            <w:sdtContent>
              <w:ins w:author="Rossi Rossi" w:id="117" w:date="2026-09-22T06:56:59Z">
                <w:sdt>
                  <w:sdtPr>
                    <w:id w:val="652203503"/>
                    <w:tag w:val="goog_rdk_3447"/>
                  </w:sdtPr>
                  <w:sdtContent>
                    <w:del w:author="Animefor Me" w:id="15" w:date="2026-09-29T09:36:34Z"/>
                  </w:sdtContent>
                </w:sdt>
              </w:ins>
              <w:sdt>
                <w:sdtPr>
                  <w:id w:val="1670149468"/>
                  <w:tag w:val="goog_rdk_34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7" w:date="2026-09-22T06:56:59Z">
                <w:del w:author="Animefor Me" w:id="15" w:date="2026-09-29T09:36:34Z"/>
              </w:ins>
            </w:sdtContent>
          </w:sdt>
        </w:p>
      </w:sdtContent>
    </w:sdt>
    <w:sdt>
      <w:sdtPr>
        <w:id w:val="-1269906377"/>
        <w:tag w:val="goog_rdk_3453"/>
      </w:sdtPr>
      <w:sdtContent>
        <w:p w:rsidR="00000000" w:rsidDel="00000000" w:rsidP="00000000" w:rsidRDefault="00000000" w:rsidRPr="00000000" w14:paraId="000002E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78061665"/>
              <w:tag w:val="goog_rdk_3450"/>
            </w:sdtPr>
            <w:sdtContent>
              <w:ins w:author="Rossi Rossi" w:id="117" w:date="2026-09-22T06:56:59Z">
                <w:sdt>
                  <w:sdtPr>
                    <w:id w:val="-1900390678"/>
                    <w:tag w:val="goog_rdk_3451"/>
                  </w:sdtPr>
                  <w:sdtContent>
                    <w:del w:author="Animefor Me" w:id="15" w:date="2026-09-29T09:36:34Z"/>
                  </w:sdtContent>
                </w:sdt>
              </w:ins>
              <w:sdt>
                <w:sdtPr>
                  <w:id w:val="270677684"/>
                  <w:tag w:val="goog_rdk_345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89323173"/>
        <w:tag w:val="goog_rdk_3457"/>
      </w:sdtPr>
      <w:sdtContent>
        <w:p w:rsidR="00000000" w:rsidDel="00000000" w:rsidP="00000000" w:rsidRDefault="00000000" w:rsidRPr="00000000" w14:paraId="000002E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14246689"/>
              <w:tag w:val="goog_rdk_3454"/>
            </w:sdtPr>
            <w:sdtContent>
              <w:ins w:author="Rossi Rossi" w:id="117" w:date="2026-09-22T06:56:59Z">
                <w:sdt>
                  <w:sdtPr>
                    <w:id w:val="1367447535"/>
                    <w:tag w:val="goog_rdk_3455"/>
                  </w:sdtPr>
                  <w:sdtContent>
                    <w:del w:author="Animefor Me" w:id="15" w:date="2026-09-29T09:36:34Z"/>
                  </w:sdtContent>
                </w:sdt>
              </w:ins>
              <w:sdt>
                <w:sdtPr>
                  <w:id w:val="1678078419"/>
                  <w:tag w:val="goog_rdk_34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~/.bashrc</w:delText>
                      </w:r>
                    </w:del>
                  </w:ins>
                </w:sdtContent>
              </w:sdt>
              <w:ins w:author="Rossi Rossi" w:id="117" w:date="2026-09-22T06:56:59Z">
                <w:del w:author="Animefor Me" w:id="15" w:date="2026-09-29T09:36:34Z"/>
              </w:ins>
            </w:sdtContent>
          </w:sdt>
        </w:p>
      </w:sdtContent>
    </w:sdt>
    <w:sdt>
      <w:sdtPr>
        <w:id w:val="383681466"/>
        <w:tag w:val="goog_rdk_3461"/>
      </w:sdtPr>
      <w:sdtContent>
        <w:p w:rsidR="00000000" w:rsidDel="00000000" w:rsidP="00000000" w:rsidRDefault="00000000" w:rsidRPr="00000000" w14:paraId="000002E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0720817"/>
              <w:tag w:val="goog_rdk_3458"/>
            </w:sdtPr>
            <w:sdtContent>
              <w:ins w:author="Rossi Rossi" w:id="117" w:date="2026-09-22T06:56:59Z">
                <w:sdt>
                  <w:sdtPr>
                    <w:id w:val="1039340834"/>
                    <w:tag w:val="goog_rdk_3459"/>
                  </w:sdtPr>
                  <w:sdtContent>
                    <w:del w:author="Animefor Me" w:id="15" w:date="2026-09-29T09:36:34Z"/>
                  </w:sdtContent>
                </w:sdt>
              </w:ins>
              <w:sdt>
                <w:sdtPr>
                  <w:id w:val="-2029078166"/>
                  <w:tag w:val="goog_rdk_346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6432200"/>
        <w:tag w:val="goog_rdk_3465"/>
      </w:sdtPr>
      <w:sdtContent>
        <w:p w:rsidR="00000000" w:rsidDel="00000000" w:rsidP="00000000" w:rsidRDefault="00000000" w:rsidRPr="00000000" w14:paraId="000002E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41847621"/>
              <w:tag w:val="goog_rdk_3462"/>
            </w:sdtPr>
            <w:sdtContent>
              <w:ins w:author="Rossi Rossi" w:id="117" w:date="2026-09-22T06:56:59Z">
                <w:sdt>
                  <w:sdtPr>
                    <w:id w:val="145645625"/>
                    <w:tag w:val="goog_rdk_3463"/>
                  </w:sdtPr>
                  <w:sdtContent>
                    <w:del w:author="Animefor Me" w:id="15" w:date="2026-09-29T09:36:34Z"/>
                  </w:sdtContent>
                </w:sdt>
              </w:ins>
              <w:sdt>
                <w:sdtPr>
                  <w:id w:val="1685910469"/>
                  <w:tag w:val="goog_rdk_34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macOS - Zsh</w:delText>
                      </w:r>
                    </w:del>
                  </w:ins>
                </w:sdtContent>
              </w:sdt>
              <w:ins w:author="Rossi Rossi" w:id="117" w:date="2026-09-22T06:56:59Z">
                <w:del w:author="Animefor Me" w:id="15" w:date="2026-09-29T09:36:34Z"/>
              </w:ins>
            </w:sdtContent>
          </w:sdt>
        </w:p>
      </w:sdtContent>
    </w:sdt>
    <w:sdt>
      <w:sdtPr>
        <w:id w:val="-2063523221"/>
        <w:tag w:val="goog_rdk_3469"/>
      </w:sdtPr>
      <w:sdtContent>
        <w:p w:rsidR="00000000" w:rsidDel="00000000" w:rsidP="00000000" w:rsidRDefault="00000000" w:rsidRPr="00000000" w14:paraId="000002E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68128072"/>
              <w:tag w:val="goog_rdk_3466"/>
            </w:sdtPr>
            <w:sdtContent>
              <w:ins w:author="Rossi Rossi" w:id="117" w:date="2026-09-22T06:56:59Z">
                <w:sdt>
                  <w:sdtPr>
                    <w:id w:val="-150377585"/>
                    <w:tag w:val="goog_rdk_3467"/>
                  </w:sdtPr>
                  <w:sdtContent>
                    <w:del w:author="Animefor Me" w:id="15" w:date="2026-09-29T09:36:34Z"/>
                  </w:sdtContent>
                </w:sdt>
              </w:ins>
              <w:sdt>
                <w:sdtPr>
                  <w:id w:val="1870641356"/>
                  <w:tag w:val="goog_rdk_346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78470762"/>
        <w:tag w:val="goog_rdk_3473"/>
      </w:sdtPr>
      <w:sdtContent>
        <w:p w:rsidR="00000000" w:rsidDel="00000000" w:rsidP="00000000" w:rsidRDefault="00000000" w:rsidRPr="00000000" w14:paraId="000002E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87286371"/>
              <w:tag w:val="goog_rdk_3470"/>
            </w:sdtPr>
            <w:sdtContent>
              <w:ins w:author="Rossi Rossi" w:id="117" w:date="2026-09-22T06:56:59Z">
                <w:sdt>
                  <w:sdtPr>
                    <w:id w:val="1258476465"/>
                    <w:tag w:val="goog_rdk_3471"/>
                  </w:sdtPr>
                  <w:sdtContent>
                    <w:del w:author="Animefor Me" w:id="15" w:date="2026-09-29T09:36:34Z"/>
                  </w:sdtContent>
                </w:sdt>
              </w:ins>
              <w:sdt>
                <w:sdtPr>
                  <w:id w:val="1625858670"/>
                  <w:tag w:val="goog_rdk_34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17" w:date="2026-09-22T06:56:59Z">
                <w:del w:author="Animefor Me" w:id="15" w:date="2026-09-29T09:36:34Z"/>
              </w:ins>
            </w:sdtContent>
          </w:sdt>
        </w:p>
      </w:sdtContent>
    </w:sdt>
    <w:sdt>
      <w:sdtPr>
        <w:id w:val="730720877"/>
        <w:tag w:val="goog_rdk_3477"/>
      </w:sdtPr>
      <w:sdtContent>
        <w:p w:rsidR="00000000" w:rsidDel="00000000" w:rsidP="00000000" w:rsidRDefault="00000000" w:rsidRPr="00000000" w14:paraId="000002E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64741058"/>
              <w:tag w:val="goog_rdk_3474"/>
            </w:sdtPr>
            <w:sdtContent>
              <w:ins w:author="Rossi Rossi" w:id="117" w:date="2026-09-22T06:56:59Z">
                <w:sdt>
                  <w:sdtPr>
                    <w:id w:val="820342179"/>
                    <w:tag w:val="goog_rdk_3475"/>
                  </w:sdtPr>
                  <w:sdtContent>
                    <w:del w:author="Animefor Me" w:id="15" w:date="2026-09-29T09:36:34Z"/>
                  </w:sdtContent>
                </w:sdt>
              </w:ins>
              <w:sdt>
                <w:sdtPr>
                  <w:id w:val="728088857"/>
                  <w:tag w:val="goog_rdk_347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04179726"/>
        <w:tag w:val="goog_rdk_3481"/>
      </w:sdtPr>
      <w:sdtContent>
        <w:p w:rsidR="00000000" w:rsidDel="00000000" w:rsidP="00000000" w:rsidRDefault="00000000" w:rsidRPr="00000000" w14:paraId="000002F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59540159"/>
              <w:tag w:val="goog_rdk_3478"/>
            </w:sdtPr>
            <w:sdtContent>
              <w:ins w:author="Rossi Rossi" w:id="117" w:date="2026-09-22T06:56:59Z">
                <w:sdt>
                  <w:sdtPr>
                    <w:id w:val="1485745589"/>
                    <w:tag w:val="goog_rdk_3479"/>
                  </w:sdtPr>
                  <w:sdtContent>
                    <w:del w:author="Animefor Me" w:id="15" w:date="2026-09-29T09:36:34Z"/>
                  </w:sdtContent>
                </w:sdt>
              </w:ins>
              <w:sdt>
                <w:sdtPr>
                  <w:id w:val="1238343679"/>
                  <w:tag w:val="goog_rdk_34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~/.zshrc</w:delText>
                      </w:r>
                    </w:del>
                  </w:ins>
                </w:sdtContent>
              </w:sdt>
              <w:ins w:author="Rossi Rossi" w:id="117" w:date="2026-09-22T06:56:59Z">
                <w:del w:author="Animefor Me" w:id="15" w:date="2026-09-29T09:36:34Z"/>
              </w:ins>
            </w:sdtContent>
          </w:sdt>
        </w:p>
      </w:sdtContent>
    </w:sdt>
    <w:sdt>
      <w:sdtPr>
        <w:id w:val="-1487545681"/>
        <w:tag w:val="goog_rdk_3485"/>
      </w:sdtPr>
      <w:sdtContent>
        <w:p w:rsidR="00000000" w:rsidDel="00000000" w:rsidP="00000000" w:rsidRDefault="00000000" w:rsidRPr="00000000" w14:paraId="000002F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87198875"/>
              <w:tag w:val="goog_rdk_3482"/>
            </w:sdtPr>
            <w:sdtContent>
              <w:ins w:author="Rossi Rossi" w:id="117" w:date="2026-09-22T06:56:59Z">
                <w:sdt>
                  <w:sdtPr>
                    <w:id w:val="592685737"/>
                    <w:tag w:val="goog_rdk_3483"/>
                  </w:sdtPr>
                  <w:sdtContent>
                    <w:del w:author="Animefor Me" w:id="15" w:date="2026-09-29T09:36:34Z"/>
                  </w:sdtContent>
                </w:sdt>
              </w:ins>
              <w:sdt>
                <w:sdtPr>
                  <w:id w:val="1288273959"/>
                  <w:tag w:val="goog_rdk_348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6646151"/>
        <w:tag w:val="goog_rdk_3489"/>
      </w:sdtPr>
      <w:sdtContent>
        <w:p w:rsidR="00000000" w:rsidDel="00000000" w:rsidP="00000000" w:rsidRDefault="00000000" w:rsidRPr="00000000" w14:paraId="000002F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97652261"/>
              <w:tag w:val="goog_rdk_3486"/>
            </w:sdtPr>
            <w:sdtContent>
              <w:ins w:author="Rossi Rossi" w:id="117" w:date="2026-09-22T06:56:59Z">
                <w:sdt>
                  <w:sdtPr>
                    <w:id w:val="880201883"/>
                    <w:tag w:val="goog_rdk_3487"/>
                  </w:sdtPr>
                  <w:sdtContent>
                    <w:del w:author="Animefor Me" w:id="15" w:date="2026-09-29T09:36:34Z"/>
                  </w:sdtContent>
                </w:sdt>
              </w:ins>
              <w:sdt>
                <w:sdtPr>
                  <w:id w:val="343063320"/>
                  <w:tag w:val="goog_rdk_34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7" w:date="2026-09-22T06:56:59Z">
                <w:del w:author="Animefor Me" w:id="15" w:date="2026-09-29T09:36:34Z"/>
              </w:ins>
            </w:sdtContent>
          </w:sdt>
        </w:p>
      </w:sdtContent>
    </w:sdt>
    <w:sdt>
      <w:sdtPr>
        <w:id w:val="690139422"/>
        <w:tag w:val="goog_rdk_3493"/>
      </w:sdtPr>
      <w:sdtContent>
        <w:p w:rsidR="00000000" w:rsidDel="00000000" w:rsidP="00000000" w:rsidRDefault="00000000" w:rsidRPr="00000000" w14:paraId="000002F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1005712"/>
              <w:tag w:val="goog_rdk_3490"/>
            </w:sdtPr>
            <w:sdtContent>
              <w:ins w:author="Rossi Rossi" w:id="117" w:date="2026-09-22T06:56:59Z">
                <w:sdt>
                  <w:sdtPr>
                    <w:id w:val="423790817"/>
                    <w:tag w:val="goog_rdk_3491"/>
                  </w:sdtPr>
                  <w:sdtContent>
                    <w:del w:author="Animefor Me" w:id="15" w:date="2026-09-29T09:36:34Z"/>
                  </w:sdtContent>
                </w:sdt>
              </w:ins>
              <w:sdt>
                <w:sdtPr>
                  <w:id w:val="1182038587"/>
                  <w:tag w:val="goog_rdk_349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95752617"/>
        <w:tag w:val="goog_rdk_3497"/>
      </w:sdtPr>
      <w:sdtContent>
        <w:p w:rsidR="00000000" w:rsidDel="00000000" w:rsidP="00000000" w:rsidRDefault="00000000" w:rsidRPr="00000000" w14:paraId="000002F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44302094"/>
              <w:tag w:val="goog_rdk_3494"/>
            </w:sdtPr>
            <w:sdtContent>
              <w:ins w:author="Rossi Rossi" w:id="117" w:date="2026-09-22T06:56:59Z">
                <w:sdt>
                  <w:sdtPr>
                    <w:id w:val="-815044430"/>
                    <w:tag w:val="goog_rdk_3495"/>
                  </w:sdtPr>
                  <w:sdtContent>
                    <w:del w:author="Animefor Me" w:id="15" w:date="2026-09-29T09:36:34Z"/>
                  </w:sdtContent>
                </w:sdt>
              </w:ins>
              <w:sdt>
                <w:sdtPr>
                  <w:id w:val="1385113693"/>
                  <w:tag w:val="goog_rdk_34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~/.zshrc &amp;&amp; open ~/.zshrc</w:delText>
                      </w:r>
                    </w:del>
                  </w:ins>
                </w:sdtContent>
              </w:sdt>
              <w:ins w:author="Rossi Rossi" w:id="117" w:date="2026-09-22T06:56:59Z">
                <w:del w:author="Animefor Me" w:id="15" w:date="2026-09-29T09:36:34Z"/>
              </w:ins>
            </w:sdtContent>
          </w:sdt>
        </w:p>
      </w:sdtContent>
    </w:sdt>
    <w:sdt>
      <w:sdtPr>
        <w:id w:val="-1927347136"/>
        <w:tag w:val="goog_rdk_3501"/>
      </w:sdtPr>
      <w:sdtContent>
        <w:p w:rsidR="00000000" w:rsidDel="00000000" w:rsidP="00000000" w:rsidRDefault="00000000" w:rsidRPr="00000000" w14:paraId="000002F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54986819"/>
              <w:tag w:val="goog_rdk_3498"/>
            </w:sdtPr>
            <w:sdtContent>
              <w:ins w:author="Rossi Rossi" w:id="117" w:date="2026-09-22T06:56:59Z">
                <w:sdt>
                  <w:sdtPr>
                    <w:id w:val="-526995786"/>
                    <w:tag w:val="goog_rdk_3499"/>
                  </w:sdtPr>
                  <w:sdtContent>
                    <w:del w:author="Animefor Me" w:id="15" w:date="2026-09-29T09:36:34Z"/>
                  </w:sdtContent>
                </w:sdt>
              </w:ins>
              <w:sdt>
                <w:sdtPr>
                  <w:id w:val="640635027"/>
                  <w:tag w:val="goog_rdk_35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08148373"/>
        <w:tag w:val="goog_rdk_3505"/>
      </w:sdtPr>
      <w:sdtContent>
        <w:p w:rsidR="00000000" w:rsidDel="00000000" w:rsidP="00000000" w:rsidRDefault="00000000" w:rsidRPr="00000000" w14:paraId="000002F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06749156"/>
              <w:tag w:val="goog_rdk_3502"/>
            </w:sdtPr>
            <w:sdtContent>
              <w:ins w:author="Rossi Rossi" w:id="117" w:date="2026-09-22T06:56:59Z">
                <w:sdt>
                  <w:sdtPr>
                    <w:id w:val="419962014"/>
                    <w:tag w:val="goog_rdk_3503"/>
                  </w:sdtPr>
                  <w:sdtContent>
                    <w:del w:author="Animefor Me" w:id="15" w:date="2026-09-29T09:36:34Z"/>
                  </w:sdtContent>
                </w:sdt>
              </w:ins>
              <w:sdt>
                <w:sdtPr>
                  <w:id w:val="-1530801589"/>
                  <w:tag w:val="goog_rdk_35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w:delText>
                      </w:r>
                    </w:del>
                  </w:ins>
                </w:sdtContent>
              </w:sdt>
              <w:ins w:author="Rossi Rossi" w:id="117" w:date="2026-09-22T06:56:59Z">
                <w:del w:author="Animefor Me" w:id="15" w:date="2026-09-29T09:36:34Z"/>
              </w:ins>
            </w:sdtContent>
          </w:sdt>
        </w:p>
      </w:sdtContent>
    </w:sdt>
    <w:sdt>
      <w:sdtPr>
        <w:id w:val="-123900942"/>
        <w:tag w:val="goog_rdk_3509"/>
      </w:sdtPr>
      <w:sdtContent>
        <w:p w:rsidR="00000000" w:rsidDel="00000000" w:rsidP="00000000" w:rsidRDefault="00000000" w:rsidRPr="00000000" w14:paraId="000002F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45007255"/>
              <w:tag w:val="goog_rdk_3506"/>
            </w:sdtPr>
            <w:sdtContent>
              <w:ins w:author="Rossi Rossi" w:id="117" w:date="2026-09-22T06:56:59Z">
                <w:sdt>
                  <w:sdtPr>
                    <w:id w:val="432831221"/>
                    <w:tag w:val="goog_rdk_3507"/>
                  </w:sdtPr>
                  <w:sdtContent>
                    <w:del w:author="Animefor Me" w:id="15" w:date="2026-09-29T09:36:34Z"/>
                  </w:sdtContent>
                </w:sdt>
              </w:ins>
              <w:sdt>
                <w:sdtPr>
                  <w:id w:val="482055990"/>
                  <w:tag w:val="goog_rdk_350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422328881"/>
        <w:tag w:val="goog_rdk_3513"/>
      </w:sdtPr>
      <w:sdtContent>
        <w:p w:rsidR="00000000" w:rsidDel="00000000" w:rsidP="00000000" w:rsidRDefault="00000000" w:rsidRPr="00000000" w14:paraId="000002F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34045909"/>
              <w:tag w:val="goog_rdk_3510"/>
            </w:sdtPr>
            <w:sdtContent>
              <w:ins w:author="Rossi Rossi" w:id="117" w:date="2026-09-22T06:56:59Z">
                <w:sdt>
                  <w:sdtPr>
                    <w:id w:val="74731192"/>
                    <w:tag w:val="goog_rdk_3511"/>
                  </w:sdtPr>
                  <w:sdtContent>
                    <w:del w:author="Animefor Me" w:id="15" w:date="2026-09-29T09:36:34Z"/>
                  </w:sdtContent>
                </w:sdt>
              </w:ins>
              <w:sdt>
                <w:sdtPr>
                  <w:id w:val="1926313716"/>
                  <w:tag w:val="goog_rdk_35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7" w:date="2026-09-22T06:56:59Z">
                <w:del w:author="Animefor Me" w:id="15" w:date="2026-09-29T09:36:34Z"/>
              </w:ins>
            </w:sdtContent>
          </w:sdt>
        </w:p>
      </w:sdtContent>
    </w:sdt>
    <w:sdt>
      <w:sdtPr>
        <w:id w:val="326417421"/>
        <w:tag w:val="goog_rdk_3517"/>
      </w:sdtPr>
      <w:sdtContent>
        <w:p w:rsidR="00000000" w:rsidDel="00000000" w:rsidP="00000000" w:rsidRDefault="00000000" w:rsidRPr="00000000" w14:paraId="000002F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09952148"/>
              <w:tag w:val="goog_rdk_3514"/>
            </w:sdtPr>
            <w:sdtContent>
              <w:ins w:author="Rossi Rossi" w:id="117" w:date="2026-09-22T06:56:59Z">
                <w:sdt>
                  <w:sdtPr>
                    <w:id w:val="-1545826213"/>
                    <w:tag w:val="goog_rdk_3515"/>
                  </w:sdtPr>
                  <w:sdtContent>
                    <w:del w:author="Animefor Me" w:id="15" w:date="2026-09-29T09:36:34Z"/>
                  </w:sdtContent>
                </w:sdt>
              </w:ins>
              <w:sdt>
                <w:sdtPr>
                  <w:id w:val="1005533182"/>
                  <w:tag w:val="goog_rdk_351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91785282"/>
        <w:tag w:val="goog_rdk_3521"/>
      </w:sdtPr>
      <w:sdtContent>
        <w:p w:rsidR="00000000" w:rsidDel="00000000" w:rsidP="00000000" w:rsidRDefault="00000000" w:rsidRPr="00000000" w14:paraId="000002F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10490683"/>
              <w:tag w:val="goog_rdk_3518"/>
            </w:sdtPr>
            <w:sdtContent>
              <w:ins w:author="Rossi Rossi" w:id="117" w:date="2026-09-22T06:56:59Z">
                <w:sdt>
                  <w:sdtPr>
                    <w:id w:val="-220631116"/>
                    <w:tag w:val="goog_rdk_3519"/>
                  </w:sdtPr>
                  <w:sdtContent>
                    <w:del w:author="Animefor Me" w:id="15" w:date="2026-09-29T09:36:34Z"/>
                  </w:sdtContent>
                </w:sdt>
              </w:ins>
              <w:sdt>
                <w:sdtPr>
                  <w:id w:val="-983313676"/>
                  <w:tag w:val="goog_rdk_35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7" w:date="2026-09-22T06:56:59Z">
                <w:del w:author="Animefor Me" w:id="15" w:date="2026-09-29T09:36:34Z"/>
              </w:ins>
            </w:sdtContent>
          </w:sdt>
        </w:p>
      </w:sdtContent>
    </w:sdt>
    <w:sdt>
      <w:sdtPr>
        <w:id w:val="-1939387104"/>
        <w:tag w:val="goog_rdk_3525"/>
      </w:sdtPr>
      <w:sdtContent>
        <w:p w:rsidR="00000000" w:rsidDel="00000000" w:rsidP="00000000" w:rsidRDefault="00000000" w:rsidRPr="00000000" w14:paraId="000002F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84081241"/>
              <w:tag w:val="goog_rdk_3522"/>
            </w:sdtPr>
            <w:sdtContent>
              <w:ins w:author="Rossi Rossi" w:id="117" w:date="2026-09-22T06:56:59Z">
                <w:sdt>
                  <w:sdtPr>
                    <w:id w:val="-216437335"/>
                    <w:tag w:val="goog_rdk_3523"/>
                  </w:sdtPr>
                  <w:sdtContent>
                    <w:del w:author="Animefor Me" w:id="15" w:date="2026-09-29T09:36:34Z"/>
                  </w:sdtContent>
                </w:sdt>
              </w:ins>
              <w:sdt>
                <w:sdtPr>
                  <w:id w:val="1335323384"/>
                  <w:tag w:val="goog_rdk_352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99721071"/>
        <w:tag w:val="goog_rdk_3529"/>
      </w:sdtPr>
      <w:sdtContent>
        <w:p w:rsidR="00000000" w:rsidDel="00000000" w:rsidP="00000000" w:rsidRDefault="00000000" w:rsidRPr="00000000" w14:paraId="000002F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80203069"/>
              <w:tag w:val="goog_rdk_3526"/>
            </w:sdtPr>
            <w:sdtContent>
              <w:ins w:author="Rossi Rossi" w:id="117" w:date="2026-09-22T06:56:59Z">
                <w:sdt>
                  <w:sdtPr>
                    <w:id w:val="-192586110"/>
                    <w:tag w:val="goog_rdk_3527"/>
                  </w:sdtPr>
                  <w:sdtContent>
                    <w:del w:author="Animefor Me" w:id="15" w:date="2026-09-29T09:36:34Z"/>
                  </w:sdtContent>
                </w:sdt>
              </w:ins>
              <w:sdt>
                <w:sdtPr>
                  <w:id w:val="-454483454"/>
                  <w:tag w:val="goog_rdk_35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~/.zshrc</w:delText>
                      </w:r>
                    </w:del>
                  </w:ins>
                </w:sdtContent>
              </w:sdt>
              <w:ins w:author="Rossi Rossi" w:id="117" w:date="2026-09-22T06:56:59Z">
                <w:del w:author="Animefor Me" w:id="15" w:date="2026-09-29T09:36:34Z"/>
              </w:ins>
            </w:sdtContent>
          </w:sdt>
        </w:p>
      </w:sdtContent>
    </w:sdt>
    <w:sdt>
      <w:sdtPr>
        <w:id w:val="1246451213"/>
        <w:tag w:val="goog_rdk_3533"/>
      </w:sdtPr>
      <w:sdtContent>
        <w:p w:rsidR="00000000" w:rsidDel="00000000" w:rsidP="00000000" w:rsidRDefault="00000000" w:rsidRPr="00000000" w14:paraId="000002F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48049687"/>
              <w:tag w:val="goog_rdk_3530"/>
            </w:sdtPr>
            <w:sdtContent>
              <w:ins w:author="Rossi Rossi" w:id="117" w:date="2026-09-22T06:56:59Z">
                <w:sdt>
                  <w:sdtPr>
                    <w:id w:val="-872671391"/>
                    <w:tag w:val="goog_rdk_3531"/>
                  </w:sdtPr>
                  <w:sdtContent>
                    <w:del w:author="Animefor Me" w:id="15" w:date="2026-09-29T09:36:34Z"/>
                  </w:sdtContent>
                </w:sdt>
              </w:ins>
              <w:sdt>
                <w:sdtPr>
                  <w:id w:val="168376993"/>
                  <w:tag w:val="goog_rdk_353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468158526"/>
        <w:tag w:val="goog_rdk_3537"/>
      </w:sdtPr>
      <w:sdtContent>
        <w:p w:rsidR="00000000" w:rsidDel="00000000" w:rsidP="00000000" w:rsidRDefault="00000000" w:rsidRPr="00000000" w14:paraId="000002F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32349765"/>
              <w:tag w:val="goog_rdk_3534"/>
            </w:sdtPr>
            <w:sdtContent>
              <w:ins w:author="Rossi Rossi" w:id="117" w:date="2026-09-22T06:56:59Z">
                <w:sdt>
                  <w:sdtPr>
                    <w:id w:val="-405873705"/>
                    <w:tag w:val="goog_rdk_3535"/>
                  </w:sdtPr>
                  <w:sdtContent>
                    <w:del w:author="Animefor Me" w:id="15" w:date="2026-09-29T09:36:34Z"/>
                  </w:sdtContent>
                </w:sdt>
              </w:ins>
              <w:sdt>
                <w:sdtPr>
                  <w:id w:val="-2118440140"/>
                  <w:tag w:val="goog_rdk_35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Windows</w:delText>
                      </w:r>
                    </w:del>
                  </w:ins>
                </w:sdtContent>
              </w:sdt>
              <w:ins w:author="Rossi Rossi" w:id="117" w:date="2026-09-22T06:56:59Z">
                <w:del w:author="Animefor Me" w:id="15" w:date="2026-09-29T09:36:34Z"/>
              </w:ins>
            </w:sdtContent>
          </w:sdt>
        </w:p>
      </w:sdtContent>
    </w:sdt>
    <w:sdt>
      <w:sdtPr>
        <w:id w:val="1978291624"/>
        <w:tag w:val="goog_rdk_3541"/>
      </w:sdtPr>
      <w:sdtContent>
        <w:p w:rsidR="00000000" w:rsidDel="00000000" w:rsidP="00000000" w:rsidRDefault="00000000" w:rsidRPr="00000000" w14:paraId="000002F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6755381"/>
              <w:tag w:val="goog_rdk_3538"/>
            </w:sdtPr>
            <w:sdtContent>
              <w:ins w:author="Rossi Rossi" w:id="117" w:date="2026-09-22T06:56:59Z">
                <w:sdt>
                  <w:sdtPr>
                    <w:id w:val="-1659514471"/>
                    <w:tag w:val="goog_rdk_3539"/>
                  </w:sdtPr>
                  <w:sdtContent>
                    <w:del w:author="Animefor Me" w:id="15" w:date="2026-09-29T09:36:34Z"/>
                  </w:sdtContent>
                </w:sdt>
              </w:ins>
              <w:sdt>
                <w:sdtPr>
                  <w:id w:val="-377120452"/>
                  <w:tag w:val="goog_rdk_354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53131433"/>
        <w:tag w:val="goog_rdk_3545"/>
      </w:sdtPr>
      <w:sdtContent>
        <w:p w:rsidR="00000000" w:rsidDel="00000000" w:rsidP="00000000" w:rsidRDefault="00000000" w:rsidRPr="00000000" w14:paraId="0000030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17336471"/>
              <w:tag w:val="goog_rdk_3542"/>
            </w:sdtPr>
            <w:sdtContent>
              <w:ins w:author="Rossi Rossi" w:id="117" w:date="2026-09-22T06:56:59Z">
                <w:sdt>
                  <w:sdtPr>
                    <w:id w:val="-1424881207"/>
                    <w:tag w:val="goog_rdk_3543"/>
                  </w:sdtPr>
                  <w:sdtContent>
                    <w:del w:author="Animefor Me" w:id="15" w:date="2026-09-29T09:36:34Z"/>
                  </w:sdtContent>
                </w:sdt>
              </w:ins>
              <w:sdt>
                <w:sdtPr>
                  <w:id w:val="-1581343363"/>
                  <w:tag w:val="goog_rdk_35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17" w:date="2026-09-22T06:56:59Z">
                <w:del w:author="Animefor Me" w:id="15" w:date="2026-09-29T09:36:34Z"/>
              </w:ins>
            </w:sdtContent>
          </w:sdt>
        </w:p>
      </w:sdtContent>
    </w:sdt>
    <w:sdt>
      <w:sdtPr>
        <w:id w:val="1791855675"/>
        <w:tag w:val="goog_rdk_3549"/>
      </w:sdtPr>
      <w:sdtContent>
        <w:p w:rsidR="00000000" w:rsidDel="00000000" w:rsidP="00000000" w:rsidRDefault="00000000" w:rsidRPr="00000000" w14:paraId="0000030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62583164"/>
              <w:tag w:val="goog_rdk_3546"/>
            </w:sdtPr>
            <w:sdtContent>
              <w:ins w:author="Rossi Rossi" w:id="117" w:date="2026-09-22T06:56:59Z">
                <w:sdt>
                  <w:sdtPr>
                    <w:id w:val="-1919096549"/>
                    <w:tag w:val="goog_rdk_3547"/>
                  </w:sdtPr>
                  <w:sdtContent>
                    <w:del w:author="Animefor Me" w:id="15" w:date="2026-09-29T09:36:34Z"/>
                  </w:sdtContent>
                </w:sdt>
              </w:ins>
              <w:sdt>
                <w:sdtPr>
                  <w:id w:val="1071056495"/>
                  <w:tag w:val="goog_rdk_35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17" w:date="2026-09-22T06:56:59Z">
                <w:del w:author="Animefor Me" w:id="15" w:date="2026-09-29T09:36:34Z"/>
              </w:ins>
            </w:sdtContent>
          </w:sdt>
        </w:p>
      </w:sdtContent>
    </w:sdt>
    <w:sdt>
      <w:sdtPr>
        <w:id w:val="-737963904"/>
        <w:tag w:val="goog_rdk_3553"/>
      </w:sdtPr>
      <w:sdtContent>
        <w:p w:rsidR="00000000" w:rsidDel="00000000" w:rsidP="00000000" w:rsidRDefault="00000000" w:rsidRPr="00000000" w14:paraId="0000030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32764979"/>
              <w:tag w:val="goog_rdk_3550"/>
            </w:sdtPr>
            <w:sdtContent>
              <w:ins w:author="Rossi Rossi" w:id="117" w:date="2026-09-22T06:56:59Z">
                <w:sdt>
                  <w:sdtPr>
                    <w:id w:val="1566244360"/>
                    <w:tag w:val="goog_rdk_3551"/>
                  </w:sdtPr>
                  <w:sdtContent>
                    <w:del w:author="Animefor Me" w:id="15" w:date="2026-09-29T09:36:34Z"/>
                  </w:sdtContent>
                </w:sdt>
              </w:ins>
              <w:sdt>
                <w:sdtPr>
                  <w:id w:val="1611103830"/>
                  <w:tag w:val="goog_rdk_35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17" w:date="2026-09-22T06:56:59Z">
                <w:del w:author="Animefor Me" w:id="15" w:date="2026-09-29T09:36:34Z"/>
              </w:ins>
            </w:sdtContent>
          </w:sdt>
        </w:p>
      </w:sdtContent>
    </w:sdt>
    <w:sdt>
      <w:sdtPr>
        <w:id w:val="-1754430330"/>
        <w:tag w:val="goog_rdk_3557"/>
      </w:sdtPr>
      <w:sdtContent>
        <w:p w:rsidR="00000000" w:rsidDel="00000000" w:rsidP="00000000" w:rsidRDefault="00000000" w:rsidRPr="00000000" w14:paraId="0000030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63990339"/>
              <w:tag w:val="goog_rdk_3554"/>
            </w:sdtPr>
            <w:sdtContent>
              <w:ins w:author="Rossi Rossi" w:id="117" w:date="2026-09-22T06:56:59Z">
                <w:sdt>
                  <w:sdtPr>
                    <w:id w:val="1212845424"/>
                    <w:tag w:val="goog_rdk_3555"/>
                  </w:sdtPr>
                  <w:sdtContent>
                    <w:del w:author="Animefor Me" w:id="15" w:date="2026-09-29T09:36:34Z"/>
                  </w:sdtContent>
                </w:sdt>
              </w:ins>
              <w:sdt>
                <w:sdtPr>
                  <w:id w:val="-1580284574"/>
                  <w:tag w:val="goog_rdk_35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17" w:date="2026-09-22T06:56:59Z">
                <w:del w:author="Animefor Me" w:id="15" w:date="2026-09-29T09:36:34Z"/>
              </w:ins>
            </w:sdtContent>
          </w:sdt>
        </w:p>
      </w:sdtContent>
    </w:sdt>
    <w:sdt>
      <w:sdtPr>
        <w:id w:val="-1227613081"/>
        <w:tag w:val="goog_rdk_3561"/>
      </w:sdtPr>
      <w:sdtContent>
        <w:p w:rsidR="00000000" w:rsidDel="00000000" w:rsidP="00000000" w:rsidRDefault="00000000" w:rsidRPr="00000000" w14:paraId="0000030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13758529"/>
              <w:tag w:val="goog_rdk_3558"/>
            </w:sdtPr>
            <w:sdtContent>
              <w:ins w:author="Rossi Rossi" w:id="117" w:date="2026-09-22T06:56:59Z">
                <w:sdt>
                  <w:sdtPr>
                    <w:id w:val="127165468"/>
                    <w:tag w:val="goog_rdk_3559"/>
                  </w:sdtPr>
                  <w:sdtContent>
                    <w:del w:author="Animefor Me" w:id="15" w:date="2026-09-29T09:36:34Z"/>
                  </w:sdtContent>
                </w:sdt>
              </w:ins>
              <w:sdt>
                <w:sdtPr>
                  <w:id w:val="-1287100538"/>
                  <w:tag w:val="goog_rdk_35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17" w:date="2026-09-22T06:56:59Z">
                <w:del w:author="Animefor Me" w:id="15" w:date="2026-09-29T09:36:34Z"/>
              </w:ins>
            </w:sdtContent>
          </w:sdt>
        </w:p>
      </w:sdtContent>
    </w:sdt>
    <w:sdt>
      <w:sdtPr>
        <w:id w:val="1736093267"/>
        <w:tag w:val="goog_rdk_3565"/>
      </w:sdtPr>
      <w:sdtContent>
        <w:p w:rsidR="00000000" w:rsidDel="00000000" w:rsidP="00000000" w:rsidRDefault="00000000" w:rsidRPr="00000000" w14:paraId="0000030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80035902"/>
              <w:tag w:val="goog_rdk_3562"/>
            </w:sdtPr>
            <w:sdtContent>
              <w:ins w:author="Rossi Rossi" w:id="117" w:date="2026-09-22T06:56:59Z">
                <w:sdt>
                  <w:sdtPr>
                    <w:id w:val="-1803568816"/>
                    <w:tag w:val="goog_rdk_3563"/>
                  </w:sdtPr>
                  <w:sdtContent>
                    <w:del w:author="Animefor Me" w:id="15" w:date="2026-09-29T09:36:34Z"/>
                  </w:sdtContent>
                </w:sdt>
              </w:ins>
              <w:sdt>
                <w:sdtPr>
                  <w:id w:val="-1199070928"/>
                  <w:tag w:val="goog_rdk_356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95798192"/>
        <w:tag w:val="goog_rdk_3569"/>
      </w:sdtPr>
      <w:sdtContent>
        <w:p w:rsidR="00000000" w:rsidDel="00000000" w:rsidP="00000000" w:rsidRDefault="00000000" w:rsidRPr="00000000" w14:paraId="0000030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35845190"/>
              <w:tag w:val="goog_rdk_3566"/>
            </w:sdtPr>
            <w:sdtContent>
              <w:ins w:author="Rossi Rossi" w:id="117" w:date="2026-09-22T06:56:59Z">
                <w:sdt>
                  <w:sdtPr>
                    <w:id w:val="-28299971"/>
                    <w:tag w:val="goog_rdk_3567"/>
                  </w:sdtPr>
                  <w:sdtContent>
                    <w:del w:author="Animefor Me" w:id="15" w:date="2026-09-29T09:36:34Z"/>
                  </w:sdtContent>
                </w:sdt>
              </w:ins>
              <w:sdt>
                <w:sdtPr>
                  <w:id w:val="-267234331"/>
                  <w:tag w:val="goog_rdk_35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17" w:date="2026-09-22T06:56:59Z">
                <w:del w:author="Animefor Me" w:id="15" w:date="2026-09-29T09:36:34Z"/>
              </w:ins>
            </w:sdtContent>
          </w:sdt>
        </w:p>
      </w:sdtContent>
    </w:sdt>
    <w:sdt>
      <w:sdtPr>
        <w:id w:val="2100627175"/>
        <w:tag w:val="goog_rdk_3573"/>
      </w:sdtPr>
      <w:sdtContent>
        <w:p w:rsidR="00000000" w:rsidDel="00000000" w:rsidP="00000000" w:rsidRDefault="00000000" w:rsidRPr="00000000" w14:paraId="0000030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43550868"/>
              <w:tag w:val="goog_rdk_3570"/>
            </w:sdtPr>
            <w:sdtContent>
              <w:ins w:author="Rossi Rossi" w:id="117" w:date="2026-09-22T06:56:59Z">
                <w:sdt>
                  <w:sdtPr>
                    <w:id w:val="-236507772"/>
                    <w:tag w:val="goog_rdk_3571"/>
                  </w:sdtPr>
                  <w:sdtContent>
                    <w:del w:author="Animefor Me" w:id="15" w:date="2026-09-29T09:36:34Z"/>
                  </w:sdtContent>
                </w:sdt>
              </w:ins>
              <w:sdt>
                <w:sdtPr>
                  <w:id w:val="-90946798"/>
                  <w:tag w:val="goog_rdk_357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39083660"/>
        <w:tag w:val="goog_rdk_3577"/>
      </w:sdtPr>
      <w:sdtContent>
        <w:p w:rsidR="00000000" w:rsidDel="00000000" w:rsidP="00000000" w:rsidRDefault="00000000" w:rsidRPr="00000000" w14:paraId="0000030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4524446"/>
              <w:tag w:val="goog_rdk_3574"/>
            </w:sdtPr>
            <w:sdtContent>
              <w:ins w:author="Rossi Rossi" w:id="117" w:date="2026-09-22T06:56:59Z">
                <w:sdt>
                  <w:sdtPr>
                    <w:id w:val="-629124312"/>
                    <w:tag w:val="goog_rdk_3575"/>
                  </w:sdtPr>
                  <w:sdtContent>
                    <w:del w:author="Animefor Me" w:id="15" w:date="2026-09-29T09:36:34Z"/>
                  </w:sdtContent>
                </w:sdt>
              </w:ins>
              <w:sdt>
                <w:sdtPr>
                  <w:id w:val="-1809122301"/>
                  <w:tag w:val="goog_rdk_35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17" w:date="2026-09-22T06:56:59Z">
                <w:del w:author="Animefor Me" w:id="15" w:date="2026-09-29T09:36:34Z"/>
              </w:ins>
            </w:sdtContent>
          </w:sdt>
        </w:p>
      </w:sdtContent>
    </w:sdt>
    <w:sdt>
      <w:sdtPr>
        <w:id w:val="-1056386352"/>
        <w:tag w:val="goog_rdk_3581"/>
      </w:sdtPr>
      <w:sdtContent>
        <w:p w:rsidR="00000000" w:rsidDel="00000000" w:rsidP="00000000" w:rsidRDefault="00000000" w:rsidRPr="00000000" w14:paraId="0000030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38523882"/>
              <w:tag w:val="goog_rdk_3578"/>
            </w:sdtPr>
            <w:sdtContent>
              <w:ins w:author="Rossi Rossi" w:id="117" w:date="2026-09-22T06:56:59Z">
                <w:sdt>
                  <w:sdtPr>
                    <w:id w:val="-1526040068"/>
                    <w:tag w:val="goog_rdk_3579"/>
                  </w:sdtPr>
                  <w:sdtContent>
                    <w:del w:author="Animefor Me" w:id="15" w:date="2026-09-29T09:36:34Z"/>
                  </w:sdtContent>
                </w:sdt>
              </w:ins>
              <w:sdt>
                <w:sdtPr>
                  <w:id w:val="931076169"/>
                  <w:tag w:val="goog_rdk_35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17" w:date="2026-09-22T06:56:59Z">
                <w:del w:author="Animefor Me" w:id="15" w:date="2026-09-29T09:36:34Z"/>
              </w:ins>
            </w:sdtContent>
          </w:sdt>
        </w:p>
      </w:sdtContent>
    </w:sdt>
    <w:sdt>
      <w:sdtPr>
        <w:id w:val="-1079250873"/>
        <w:tag w:val="goog_rdk_3585"/>
      </w:sdtPr>
      <w:sdtContent>
        <w:p w:rsidR="00000000" w:rsidDel="00000000" w:rsidP="00000000" w:rsidRDefault="00000000" w:rsidRPr="00000000" w14:paraId="0000030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22455327"/>
              <w:tag w:val="goog_rdk_3582"/>
            </w:sdtPr>
            <w:sdtContent>
              <w:ins w:author="Rossi Rossi" w:id="117" w:date="2026-09-22T06:56:59Z">
                <w:sdt>
                  <w:sdtPr>
                    <w:id w:val="230009234"/>
                    <w:tag w:val="goog_rdk_3583"/>
                  </w:sdtPr>
                  <w:sdtContent>
                    <w:del w:author="Animefor Me" w:id="15" w:date="2026-09-29T09:36:34Z"/>
                  </w:sdtContent>
                </w:sdt>
              </w:ins>
              <w:sdt>
                <w:sdtPr>
                  <w:id w:val="411027074"/>
                  <w:tag w:val="goog_rdk_358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86188543"/>
        <w:tag w:val="goog_rdk_3589"/>
      </w:sdtPr>
      <w:sdtContent>
        <w:p w:rsidR="00000000" w:rsidDel="00000000" w:rsidP="00000000" w:rsidRDefault="00000000" w:rsidRPr="00000000" w14:paraId="0000030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00729146"/>
              <w:tag w:val="goog_rdk_3586"/>
            </w:sdtPr>
            <w:sdtContent>
              <w:ins w:author="Rossi Rossi" w:id="117" w:date="2026-09-22T06:56:59Z">
                <w:sdt>
                  <w:sdtPr>
                    <w:id w:val="-175106639"/>
                    <w:tag w:val="goog_rdk_3587"/>
                  </w:sdtPr>
                  <w:sdtContent>
                    <w:del w:author="Animefor Me" w:id="15" w:date="2026-09-29T09:36:34Z"/>
                  </w:sdtContent>
                </w:sdt>
              </w:ins>
              <w:sdt>
                <w:sdtPr>
                  <w:id w:val="474072809"/>
                  <w:tag w:val="goog_rdk_35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Python</w:delText>
                      </w:r>
                    </w:del>
                  </w:ins>
                </w:sdtContent>
              </w:sdt>
              <w:ins w:author="Rossi Rossi" w:id="117" w:date="2026-09-22T06:56:59Z">
                <w:del w:author="Animefor Me" w:id="15" w:date="2026-09-29T09:36:34Z"/>
              </w:ins>
            </w:sdtContent>
          </w:sdt>
        </w:p>
      </w:sdtContent>
    </w:sdt>
    <w:sdt>
      <w:sdtPr>
        <w:id w:val="434532412"/>
        <w:tag w:val="goog_rdk_3593"/>
      </w:sdtPr>
      <w:sdtContent>
        <w:p w:rsidR="00000000" w:rsidDel="00000000" w:rsidP="00000000" w:rsidRDefault="00000000" w:rsidRPr="00000000" w14:paraId="0000030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66012299"/>
              <w:tag w:val="goog_rdk_3590"/>
            </w:sdtPr>
            <w:sdtContent>
              <w:ins w:author="Rossi Rossi" w:id="117" w:date="2026-09-22T06:56:59Z">
                <w:sdt>
                  <w:sdtPr>
                    <w:id w:val="-725958788"/>
                    <w:tag w:val="goog_rdk_3591"/>
                  </w:sdtPr>
                  <w:sdtContent>
                    <w:del w:author="Animefor Me" w:id="15" w:date="2026-09-29T09:36:34Z"/>
                  </w:sdtContent>
                </w:sdt>
              </w:ins>
              <w:sdt>
                <w:sdtPr>
                  <w:id w:val="259736315"/>
                  <w:tag w:val="goog_rdk_359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62211763"/>
        <w:tag w:val="goog_rdk_3597"/>
      </w:sdtPr>
      <w:sdtContent>
        <w:p w:rsidR="00000000" w:rsidDel="00000000" w:rsidP="00000000" w:rsidRDefault="00000000" w:rsidRPr="00000000" w14:paraId="0000030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5105885"/>
              <w:tag w:val="goog_rdk_3594"/>
            </w:sdtPr>
            <w:sdtContent>
              <w:ins w:author="Rossi Rossi" w:id="117" w:date="2026-09-22T06:56:59Z">
                <w:sdt>
                  <w:sdtPr>
                    <w:id w:val="-921138454"/>
                    <w:tag w:val="goog_rdk_3595"/>
                  </w:sdtPr>
                  <w:sdtContent>
                    <w:del w:author="Animefor Me" w:id="15" w:date="2026-09-29T09:36:34Z"/>
                  </w:sdtContent>
                </w:sdt>
              </w:ins>
              <w:sdt>
                <w:sdtPr>
                  <w:id w:val="-342215984"/>
                  <w:tag w:val="goog_rdk_35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from google import genai</w:delText>
                      </w:r>
                    </w:del>
                  </w:ins>
                </w:sdtContent>
              </w:sdt>
              <w:ins w:author="Rossi Rossi" w:id="117" w:date="2026-09-22T06:56:59Z">
                <w:del w:author="Animefor Me" w:id="15" w:date="2026-09-29T09:36:34Z"/>
              </w:ins>
            </w:sdtContent>
          </w:sdt>
        </w:p>
      </w:sdtContent>
    </w:sdt>
    <w:sdt>
      <w:sdtPr>
        <w:id w:val="930076927"/>
        <w:tag w:val="goog_rdk_3601"/>
      </w:sdtPr>
      <w:sdtContent>
        <w:p w:rsidR="00000000" w:rsidDel="00000000" w:rsidP="00000000" w:rsidRDefault="00000000" w:rsidRPr="00000000" w14:paraId="0000030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31412053"/>
              <w:tag w:val="goog_rdk_3598"/>
            </w:sdtPr>
            <w:sdtContent>
              <w:ins w:author="Rossi Rossi" w:id="117" w:date="2026-09-22T06:56:59Z">
                <w:sdt>
                  <w:sdtPr>
                    <w:id w:val="-1583296703"/>
                    <w:tag w:val="goog_rdk_3599"/>
                  </w:sdtPr>
                  <w:sdtContent>
                    <w:del w:author="Animefor Me" w:id="15" w:date="2026-09-29T09:36:34Z"/>
                  </w:sdtContent>
                </w:sdt>
              </w:ins>
              <w:sdt>
                <w:sdtPr>
                  <w:id w:val="-1245497557"/>
                  <w:tag w:val="goog_rdk_36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13144829"/>
        <w:tag w:val="goog_rdk_3605"/>
      </w:sdtPr>
      <w:sdtContent>
        <w:p w:rsidR="00000000" w:rsidDel="00000000" w:rsidP="00000000" w:rsidRDefault="00000000" w:rsidRPr="00000000" w14:paraId="0000030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99734284"/>
              <w:tag w:val="goog_rdk_3602"/>
            </w:sdtPr>
            <w:sdtContent>
              <w:ins w:author="Rossi Rossi" w:id="117" w:date="2026-09-22T06:56:59Z">
                <w:sdt>
                  <w:sdtPr>
                    <w:id w:val="1206955715"/>
                    <w:tag w:val="goog_rdk_3603"/>
                  </w:sdtPr>
                  <w:sdtContent>
                    <w:del w:author="Animefor Me" w:id="15" w:date="2026-09-29T09:36:34Z"/>
                  </w:sdtContent>
                </w:sdt>
              </w:ins>
              <w:sdt>
                <w:sdtPr>
                  <w:id w:val="-1855777651"/>
                  <w:tag w:val="goog_rdk_36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17" w:date="2026-09-22T06:56:59Z">
                <w:del w:author="Animefor Me" w:id="15" w:date="2026-09-29T09:36:34Z"/>
              </w:ins>
            </w:sdtContent>
          </w:sdt>
        </w:p>
      </w:sdtContent>
    </w:sdt>
    <w:sdt>
      <w:sdtPr>
        <w:id w:val="117692977"/>
        <w:tag w:val="goog_rdk_3609"/>
      </w:sdtPr>
      <w:sdtContent>
        <w:p w:rsidR="00000000" w:rsidDel="00000000" w:rsidP="00000000" w:rsidRDefault="00000000" w:rsidRPr="00000000" w14:paraId="0000031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57839960"/>
              <w:tag w:val="goog_rdk_3606"/>
            </w:sdtPr>
            <w:sdtContent>
              <w:ins w:author="Rossi Rossi" w:id="117" w:date="2026-09-22T06:56:59Z">
                <w:sdt>
                  <w:sdtPr>
                    <w:id w:val="76858142"/>
                    <w:tag w:val="goog_rdk_3607"/>
                  </w:sdtPr>
                  <w:sdtContent>
                    <w:del w:author="Animefor Me" w:id="15" w:date="2026-09-29T09:36:34Z"/>
                  </w:sdtContent>
                </w:sdt>
              </w:ins>
              <w:sdt>
                <w:sdtPr>
                  <w:id w:val="1403338497"/>
                  <w:tag w:val="goog_rdk_360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83196958"/>
        <w:tag w:val="goog_rdk_3613"/>
      </w:sdtPr>
      <w:sdtContent>
        <w:p w:rsidR="00000000" w:rsidDel="00000000" w:rsidP="00000000" w:rsidRDefault="00000000" w:rsidRPr="00000000" w14:paraId="0000031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24711643"/>
              <w:tag w:val="goog_rdk_3610"/>
            </w:sdtPr>
            <w:sdtContent>
              <w:ins w:author="Rossi Rossi" w:id="117" w:date="2026-09-22T06:56:59Z">
                <w:sdt>
                  <w:sdtPr>
                    <w:id w:val="-753996993"/>
                    <w:tag w:val="goog_rdk_3611"/>
                  </w:sdtPr>
                  <w:sdtContent>
                    <w:del w:author="Animefor Me" w:id="15" w:date="2026-09-29T09:36:34Z"/>
                  </w:sdtContent>
                </w:sdt>
              </w:ins>
              <w:sdt>
                <w:sdtPr>
                  <w:id w:val="-61464971"/>
                  <w:tag w:val="goog_rdk_36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17" w:date="2026-09-22T06:56:59Z">
                <w:del w:author="Animefor Me" w:id="15" w:date="2026-09-29T09:36:34Z"/>
              </w:ins>
            </w:sdtContent>
          </w:sdt>
        </w:p>
      </w:sdtContent>
    </w:sdt>
    <w:sdt>
      <w:sdtPr>
        <w:id w:val="1816113587"/>
        <w:tag w:val="goog_rdk_3617"/>
      </w:sdtPr>
      <w:sdtContent>
        <w:p w:rsidR="00000000" w:rsidDel="00000000" w:rsidP="00000000" w:rsidRDefault="00000000" w:rsidRPr="00000000" w14:paraId="0000031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0546707"/>
              <w:tag w:val="goog_rdk_3614"/>
            </w:sdtPr>
            <w:sdtContent>
              <w:ins w:author="Rossi Rossi" w:id="117" w:date="2026-09-22T06:56:59Z">
                <w:sdt>
                  <w:sdtPr>
                    <w:id w:val="-1592638582"/>
                    <w:tag w:val="goog_rdk_3615"/>
                  </w:sdtPr>
                  <w:sdtContent>
                    <w:del w:author="Animefor Me" w:id="15" w:date="2026-09-29T09:36:34Z"/>
                  </w:sdtContent>
                </w:sdt>
              </w:ins>
              <w:sdt>
                <w:sdtPr>
                  <w:id w:val="1572337878"/>
                  <w:tag w:val="goog_rdk_36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model="gemini-3.8-flash",</w:delText>
                      </w:r>
                    </w:del>
                  </w:ins>
                </w:sdtContent>
              </w:sdt>
              <w:ins w:author="Rossi Rossi" w:id="117" w:date="2026-09-22T06:56:59Z">
                <w:del w:author="Animefor Me" w:id="15" w:date="2026-09-29T09:36:34Z"/>
              </w:ins>
            </w:sdtContent>
          </w:sdt>
        </w:p>
      </w:sdtContent>
    </w:sdt>
    <w:sdt>
      <w:sdtPr>
        <w:id w:val="-1615270837"/>
        <w:tag w:val="goog_rdk_3621"/>
      </w:sdtPr>
      <w:sdtContent>
        <w:p w:rsidR="00000000" w:rsidDel="00000000" w:rsidP="00000000" w:rsidRDefault="00000000" w:rsidRPr="00000000" w14:paraId="0000031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6915707"/>
              <w:tag w:val="goog_rdk_3618"/>
            </w:sdtPr>
            <w:sdtContent>
              <w:ins w:author="Rossi Rossi" w:id="117" w:date="2026-09-22T06:56:59Z">
                <w:sdt>
                  <w:sdtPr>
                    <w:id w:val="1158781086"/>
                    <w:tag w:val="goog_rdk_3619"/>
                  </w:sdtPr>
                  <w:sdtContent>
                    <w:del w:author="Animefor Me" w:id="15" w:date="2026-09-29T09:36:34Z"/>
                  </w:sdtContent>
                </w:sdt>
              </w:ins>
              <w:sdt>
                <w:sdtPr>
                  <w:id w:val="1172156684"/>
                  <w:tag w:val="goog_rdk_36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17" w:date="2026-09-22T06:56:59Z">
                <w:del w:author="Animefor Me" w:id="15" w:date="2026-09-29T09:36:34Z"/>
              </w:ins>
            </w:sdtContent>
          </w:sdt>
        </w:p>
      </w:sdtContent>
    </w:sdt>
    <w:sdt>
      <w:sdtPr>
        <w:id w:val="-12845080"/>
        <w:tag w:val="goog_rdk_3625"/>
      </w:sdtPr>
      <w:sdtContent>
        <w:p w:rsidR="00000000" w:rsidDel="00000000" w:rsidP="00000000" w:rsidRDefault="00000000" w:rsidRPr="00000000" w14:paraId="0000031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91232791"/>
              <w:tag w:val="goog_rdk_3622"/>
            </w:sdtPr>
            <w:sdtContent>
              <w:ins w:author="Rossi Rossi" w:id="117" w:date="2026-09-22T06:56:59Z">
                <w:sdt>
                  <w:sdtPr>
                    <w:id w:val="-615851261"/>
                    <w:tag w:val="goog_rdk_3623"/>
                  </w:sdtPr>
                  <w:sdtContent>
                    <w:del w:author="Animefor Me" w:id="15" w:date="2026-09-29T09:36:34Z"/>
                  </w:sdtContent>
                </w:sdt>
              </w:ins>
              <w:sdt>
                <w:sdtPr>
                  <w:id w:val="729203124"/>
                  <w:tag w:val="goog_rdk_36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1622557634"/>
        <w:tag w:val="goog_rdk_3629"/>
      </w:sdtPr>
      <w:sdtContent>
        <w:p w:rsidR="00000000" w:rsidDel="00000000" w:rsidP="00000000" w:rsidRDefault="00000000" w:rsidRPr="00000000" w14:paraId="0000031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29140553"/>
              <w:tag w:val="goog_rdk_3626"/>
            </w:sdtPr>
            <w:sdtContent>
              <w:ins w:author="Rossi Rossi" w:id="117" w:date="2026-09-22T06:56:59Z">
                <w:sdt>
                  <w:sdtPr>
                    <w:id w:val="1110730536"/>
                    <w:tag w:val="goog_rdk_3627"/>
                  </w:sdtPr>
                  <w:sdtContent>
                    <w:del w:author="Animefor Me" w:id="15" w:date="2026-09-29T09:36:34Z"/>
                  </w:sdtContent>
                </w:sdt>
              </w:ins>
              <w:sdt>
                <w:sdtPr>
                  <w:id w:val="-1545854389"/>
                  <w:tag w:val="goog_rdk_36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print(interaction.output_text)</w:delText>
                      </w:r>
                    </w:del>
                  </w:ins>
                </w:sdtContent>
              </w:sdt>
              <w:ins w:author="Rossi Rossi" w:id="117" w:date="2026-09-22T06:56:59Z">
                <w:del w:author="Animefor Me" w:id="15" w:date="2026-09-29T09:36:34Z"/>
              </w:ins>
            </w:sdtContent>
          </w:sdt>
        </w:p>
      </w:sdtContent>
    </w:sdt>
    <w:sdt>
      <w:sdtPr>
        <w:id w:val="2141366278"/>
        <w:tag w:val="goog_rdk_3633"/>
      </w:sdtPr>
      <w:sdtContent>
        <w:p w:rsidR="00000000" w:rsidDel="00000000" w:rsidP="00000000" w:rsidRDefault="00000000" w:rsidRPr="00000000" w14:paraId="0000031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03493549"/>
              <w:tag w:val="goog_rdk_3630"/>
            </w:sdtPr>
            <w:sdtContent>
              <w:ins w:author="Rossi Rossi" w:id="117" w:date="2026-09-22T06:56:59Z">
                <w:sdt>
                  <w:sdtPr>
                    <w:id w:val="-1613289965"/>
                    <w:tag w:val="goog_rdk_3631"/>
                  </w:sdtPr>
                  <w:sdtContent>
                    <w:del w:author="Animefor Me" w:id="15" w:date="2026-09-29T09:36:34Z"/>
                  </w:sdtContent>
                </w:sdt>
              </w:ins>
              <w:sdt>
                <w:sdtPr>
                  <w:id w:val="1524499569"/>
                  <w:tag w:val="goog_rdk_363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52799283"/>
        <w:tag w:val="goog_rdk_3637"/>
      </w:sdtPr>
      <w:sdtContent>
        <w:p w:rsidR="00000000" w:rsidDel="00000000" w:rsidP="00000000" w:rsidRDefault="00000000" w:rsidRPr="00000000" w14:paraId="0000031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09961210"/>
              <w:tag w:val="goog_rdk_3634"/>
            </w:sdtPr>
            <w:sdtContent>
              <w:ins w:author="Rossi Rossi" w:id="117" w:date="2026-09-22T06:56:59Z">
                <w:sdt>
                  <w:sdtPr>
                    <w:id w:val="1030936806"/>
                    <w:tag w:val="goog_rdk_3635"/>
                  </w:sdtPr>
                  <w:sdtContent>
                    <w:del w:author="Animefor Me" w:id="15" w:date="2026-09-29T09:36:34Z"/>
                  </w:sdtContent>
                </w:sdt>
              </w:ins>
              <w:sdt>
                <w:sdtPr>
                  <w:id w:val="1821282659"/>
                  <w:tag w:val="goog_rdk_36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JavaScript</w:delText>
                      </w:r>
                    </w:del>
                  </w:ins>
                </w:sdtContent>
              </w:sdt>
              <w:ins w:author="Rossi Rossi" w:id="117" w:date="2026-09-22T06:56:59Z">
                <w:del w:author="Animefor Me" w:id="15" w:date="2026-09-29T09:36:34Z"/>
              </w:ins>
            </w:sdtContent>
          </w:sdt>
        </w:p>
      </w:sdtContent>
    </w:sdt>
    <w:sdt>
      <w:sdtPr>
        <w:id w:val="542556766"/>
        <w:tag w:val="goog_rdk_3641"/>
      </w:sdtPr>
      <w:sdtContent>
        <w:p w:rsidR="00000000" w:rsidDel="00000000" w:rsidP="00000000" w:rsidRDefault="00000000" w:rsidRPr="00000000" w14:paraId="0000031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34509488"/>
              <w:tag w:val="goog_rdk_3638"/>
            </w:sdtPr>
            <w:sdtContent>
              <w:ins w:author="Rossi Rossi" w:id="117" w:date="2026-09-22T06:56:59Z">
                <w:sdt>
                  <w:sdtPr>
                    <w:id w:val="-167242190"/>
                    <w:tag w:val="goog_rdk_3639"/>
                  </w:sdtPr>
                  <w:sdtContent>
                    <w:del w:author="Animefor Me" w:id="15" w:date="2026-09-29T09:36:34Z"/>
                  </w:sdtContent>
                </w:sdt>
              </w:ins>
              <w:sdt>
                <w:sdtPr>
                  <w:id w:val="-1873930594"/>
                  <w:tag w:val="goog_rdk_364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79299113"/>
        <w:tag w:val="goog_rdk_3645"/>
      </w:sdtPr>
      <w:sdtContent>
        <w:p w:rsidR="00000000" w:rsidDel="00000000" w:rsidP="00000000" w:rsidRDefault="00000000" w:rsidRPr="00000000" w14:paraId="0000031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42846977"/>
              <w:tag w:val="goog_rdk_3642"/>
            </w:sdtPr>
            <w:sdtContent>
              <w:ins w:author="Rossi Rossi" w:id="117" w:date="2026-09-22T06:56:59Z">
                <w:sdt>
                  <w:sdtPr>
                    <w:id w:val="-749876698"/>
                    <w:tag w:val="goog_rdk_3643"/>
                  </w:sdtPr>
                  <w:sdtContent>
                    <w:del w:author="Animefor Me" w:id="15" w:date="2026-09-29T09:36:34Z"/>
                  </w:sdtContent>
                </w:sdt>
              </w:ins>
              <w:sdt>
                <w:sdtPr>
                  <w:id w:val="-1729016536"/>
                  <w:tag w:val="goog_rdk_36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17" w:date="2026-09-22T06:56:59Z">
                <w:del w:author="Animefor Me" w:id="15" w:date="2026-09-29T09:36:34Z"/>
              </w:ins>
            </w:sdtContent>
          </w:sdt>
        </w:p>
      </w:sdtContent>
    </w:sdt>
    <w:sdt>
      <w:sdtPr>
        <w:id w:val="1057266941"/>
        <w:tag w:val="goog_rdk_3649"/>
      </w:sdtPr>
      <w:sdtContent>
        <w:p w:rsidR="00000000" w:rsidDel="00000000" w:rsidP="00000000" w:rsidRDefault="00000000" w:rsidRPr="00000000" w14:paraId="0000031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8809762"/>
              <w:tag w:val="goog_rdk_3646"/>
            </w:sdtPr>
            <w:sdtContent>
              <w:ins w:author="Rossi Rossi" w:id="117" w:date="2026-09-22T06:56:59Z">
                <w:sdt>
                  <w:sdtPr>
                    <w:id w:val="-210878172"/>
                    <w:tag w:val="goog_rdk_3647"/>
                  </w:sdtPr>
                  <w:sdtContent>
                    <w:del w:author="Animefor Me" w:id="15" w:date="2026-09-29T09:36:34Z"/>
                  </w:sdtContent>
                </w:sdt>
              </w:ins>
              <w:sdt>
                <w:sdtPr>
                  <w:id w:val="842704412"/>
                  <w:tag w:val="goog_rdk_364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08692915"/>
        <w:tag w:val="goog_rdk_3653"/>
      </w:sdtPr>
      <w:sdtContent>
        <w:p w:rsidR="00000000" w:rsidDel="00000000" w:rsidP="00000000" w:rsidRDefault="00000000" w:rsidRPr="00000000" w14:paraId="0000031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27068874"/>
              <w:tag w:val="goog_rdk_3650"/>
            </w:sdtPr>
            <w:sdtContent>
              <w:ins w:author="Rossi Rossi" w:id="117" w:date="2026-09-22T06:56:59Z">
                <w:sdt>
                  <w:sdtPr>
                    <w:id w:val="753535930"/>
                    <w:tag w:val="goog_rdk_3651"/>
                  </w:sdtPr>
                  <w:sdtContent>
                    <w:del w:author="Animefor Me" w:id="15" w:date="2026-09-29T09:36:34Z"/>
                  </w:sdtContent>
                </w:sdt>
              </w:ins>
              <w:sdt>
                <w:sdtPr>
                  <w:id w:val="776718840"/>
                  <w:tag w:val="goog_rdk_36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17" w:date="2026-09-22T06:56:59Z">
                <w:del w:author="Animefor Me" w:id="15" w:date="2026-09-29T09:36:34Z"/>
              </w:ins>
            </w:sdtContent>
          </w:sdt>
        </w:p>
      </w:sdtContent>
    </w:sdt>
    <w:sdt>
      <w:sdtPr>
        <w:id w:val="556780816"/>
        <w:tag w:val="goog_rdk_3657"/>
      </w:sdtPr>
      <w:sdtContent>
        <w:p w:rsidR="00000000" w:rsidDel="00000000" w:rsidP="00000000" w:rsidRDefault="00000000" w:rsidRPr="00000000" w14:paraId="0000031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55462237"/>
              <w:tag w:val="goog_rdk_3654"/>
            </w:sdtPr>
            <w:sdtContent>
              <w:ins w:author="Rossi Rossi" w:id="117" w:date="2026-09-22T06:56:59Z">
                <w:sdt>
                  <w:sdtPr>
                    <w:id w:val="627918150"/>
                    <w:tag w:val="goog_rdk_3655"/>
                  </w:sdtPr>
                  <w:sdtContent>
                    <w:del w:author="Animefor Me" w:id="15" w:date="2026-09-29T09:36:34Z"/>
                  </w:sdtContent>
                </w:sdt>
              </w:ins>
              <w:sdt>
                <w:sdtPr>
                  <w:id w:val="141342303"/>
                  <w:tag w:val="goog_rdk_365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72836703"/>
        <w:tag w:val="goog_rdk_3661"/>
      </w:sdtPr>
      <w:sdtContent>
        <w:p w:rsidR="00000000" w:rsidDel="00000000" w:rsidP="00000000" w:rsidRDefault="00000000" w:rsidRPr="00000000" w14:paraId="0000031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44393369"/>
              <w:tag w:val="goog_rdk_3658"/>
            </w:sdtPr>
            <w:sdtContent>
              <w:ins w:author="Rossi Rossi" w:id="117" w:date="2026-09-22T06:56:59Z">
                <w:sdt>
                  <w:sdtPr>
                    <w:id w:val="1216220403"/>
                    <w:tag w:val="goog_rdk_3659"/>
                  </w:sdtPr>
                  <w:sdtContent>
                    <w:del w:author="Animefor Me" w:id="15" w:date="2026-09-29T09:36:34Z"/>
                  </w:sdtContent>
                </w:sdt>
              </w:ins>
              <w:sdt>
                <w:sdtPr>
                  <w:id w:val="-875944413"/>
                  <w:tag w:val="goog_rdk_36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async function main() {</w:delText>
                      </w:r>
                    </w:del>
                  </w:ins>
                </w:sdtContent>
              </w:sdt>
              <w:ins w:author="Rossi Rossi" w:id="117" w:date="2026-09-22T06:56:59Z">
                <w:del w:author="Animefor Me" w:id="15" w:date="2026-09-29T09:36:34Z"/>
              </w:ins>
            </w:sdtContent>
          </w:sdt>
        </w:p>
      </w:sdtContent>
    </w:sdt>
    <w:sdt>
      <w:sdtPr>
        <w:id w:val="-292203964"/>
        <w:tag w:val="goog_rdk_3665"/>
      </w:sdtPr>
      <w:sdtContent>
        <w:p w:rsidR="00000000" w:rsidDel="00000000" w:rsidP="00000000" w:rsidRDefault="00000000" w:rsidRPr="00000000" w14:paraId="0000031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15535933"/>
              <w:tag w:val="goog_rdk_3662"/>
            </w:sdtPr>
            <w:sdtContent>
              <w:ins w:author="Rossi Rossi" w:id="117" w:date="2026-09-22T06:56:59Z">
                <w:sdt>
                  <w:sdtPr>
                    <w:id w:val="-1678690078"/>
                    <w:tag w:val="goog_rdk_3663"/>
                  </w:sdtPr>
                  <w:sdtContent>
                    <w:del w:author="Animefor Me" w:id="15" w:date="2026-09-29T09:36:34Z"/>
                  </w:sdtContent>
                </w:sdt>
              </w:ins>
              <w:sdt>
                <w:sdtPr>
                  <w:id w:val="1188900536"/>
                  <w:tag w:val="goog_rdk_36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17" w:date="2026-09-22T06:56:59Z">
                <w:del w:author="Animefor Me" w:id="15" w:date="2026-09-29T09:36:34Z"/>
              </w:ins>
            </w:sdtContent>
          </w:sdt>
        </w:p>
      </w:sdtContent>
    </w:sdt>
    <w:sdt>
      <w:sdtPr>
        <w:id w:val="-1284844170"/>
        <w:tag w:val="goog_rdk_3669"/>
      </w:sdtPr>
      <w:sdtContent>
        <w:p w:rsidR="00000000" w:rsidDel="00000000" w:rsidP="00000000" w:rsidRDefault="00000000" w:rsidRPr="00000000" w14:paraId="0000031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63851979"/>
              <w:tag w:val="goog_rdk_3666"/>
            </w:sdtPr>
            <w:sdtContent>
              <w:ins w:author="Rossi Rossi" w:id="117" w:date="2026-09-22T06:56:59Z">
                <w:sdt>
                  <w:sdtPr>
                    <w:id w:val="1178899336"/>
                    <w:tag w:val="goog_rdk_3667"/>
                  </w:sdtPr>
                  <w:sdtContent>
                    <w:del w:author="Animefor Me" w:id="15" w:date="2026-09-29T09:36:34Z"/>
                  </w:sdtContent>
                </w:sdt>
              </w:ins>
              <w:sdt>
                <w:sdtPr>
                  <w:id w:val="1162494102"/>
                  <w:tag w:val="goog_rdk_36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7" w:date="2026-09-22T06:56:59Z">
                <w:del w:author="Animefor Me" w:id="15" w:date="2026-09-29T09:36:34Z"/>
              </w:ins>
            </w:sdtContent>
          </w:sdt>
        </w:p>
      </w:sdtContent>
    </w:sdt>
    <w:sdt>
      <w:sdtPr>
        <w:id w:val="1459078707"/>
        <w:tag w:val="goog_rdk_3673"/>
      </w:sdtPr>
      <w:sdtContent>
        <w:p w:rsidR="00000000" w:rsidDel="00000000" w:rsidP="00000000" w:rsidRDefault="00000000" w:rsidRPr="00000000" w14:paraId="0000032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41349069"/>
              <w:tag w:val="goog_rdk_3670"/>
            </w:sdtPr>
            <w:sdtContent>
              <w:ins w:author="Rossi Rossi" w:id="117" w:date="2026-09-22T06:56:59Z">
                <w:sdt>
                  <w:sdtPr>
                    <w:id w:val="1855728735"/>
                    <w:tag w:val="goog_rdk_3671"/>
                  </w:sdtPr>
                  <w:sdtContent>
                    <w:del w:author="Animefor Me" w:id="15" w:date="2026-09-29T09:36:34Z"/>
                  </w:sdtContent>
                </w:sdt>
              </w:ins>
              <w:sdt>
                <w:sdtPr>
                  <w:id w:val="-2073168316"/>
                  <w:tag w:val="goog_rdk_36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7" w:date="2026-09-22T06:56:59Z">
                <w:del w:author="Animefor Me" w:id="15" w:date="2026-09-29T09:36:34Z"/>
              </w:ins>
            </w:sdtContent>
          </w:sdt>
        </w:p>
      </w:sdtContent>
    </w:sdt>
    <w:sdt>
      <w:sdtPr>
        <w:id w:val="268212257"/>
        <w:tag w:val="goog_rdk_3677"/>
      </w:sdtPr>
      <w:sdtContent>
        <w:p w:rsidR="00000000" w:rsidDel="00000000" w:rsidP="00000000" w:rsidRDefault="00000000" w:rsidRPr="00000000" w14:paraId="0000032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4997019"/>
              <w:tag w:val="goog_rdk_3674"/>
            </w:sdtPr>
            <w:sdtContent>
              <w:ins w:author="Rossi Rossi" w:id="117" w:date="2026-09-22T06:56:59Z">
                <w:sdt>
                  <w:sdtPr>
                    <w:id w:val="862619405"/>
                    <w:tag w:val="goog_rdk_3675"/>
                  </w:sdtPr>
                  <w:sdtContent>
                    <w:del w:author="Animefor Me" w:id="15" w:date="2026-09-29T09:36:34Z"/>
                  </w:sdtContent>
                </w:sdt>
              </w:ins>
              <w:sdt>
                <w:sdtPr>
                  <w:id w:val="-1195221715"/>
                  <w:tag w:val="goog_rdk_36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531340758"/>
        <w:tag w:val="goog_rdk_3681"/>
      </w:sdtPr>
      <w:sdtContent>
        <w:p w:rsidR="00000000" w:rsidDel="00000000" w:rsidP="00000000" w:rsidRDefault="00000000" w:rsidRPr="00000000" w14:paraId="0000032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73381610"/>
              <w:tag w:val="goog_rdk_3678"/>
            </w:sdtPr>
            <w:sdtContent>
              <w:ins w:author="Rossi Rossi" w:id="117" w:date="2026-09-22T06:56:59Z">
                <w:sdt>
                  <w:sdtPr>
                    <w:id w:val="-603866223"/>
                    <w:tag w:val="goog_rdk_3679"/>
                  </w:sdtPr>
                  <w:sdtContent>
                    <w:del w:author="Animefor Me" w:id="15" w:date="2026-09-29T09:36:34Z"/>
                  </w:sdtContent>
                </w:sdt>
              </w:ins>
              <w:sdt>
                <w:sdtPr>
                  <w:id w:val="1845994330"/>
                  <w:tag w:val="goog_rdk_36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17" w:date="2026-09-22T06:56:59Z">
                <w:del w:author="Animefor Me" w:id="15" w:date="2026-09-29T09:36:34Z"/>
              </w:ins>
            </w:sdtContent>
          </w:sdt>
        </w:p>
      </w:sdtContent>
    </w:sdt>
    <w:sdt>
      <w:sdtPr>
        <w:id w:val="-1028120734"/>
        <w:tag w:val="goog_rdk_3685"/>
      </w:sdtPr>
      <w:sdtContent>
        <w:p w:rsidR="00000000" w:rsidDel="00000000" w:rsidP="00000000" w:rsidRDefault="00000000" w:rsidRPr="00000000" w14:paraId="0000032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32961924"/>
              <w:tag w:val="goog_rdk_3682"/>
            </w:sdtPr>
            <w:sdtContent>
              <w:ins w:author="Rossi Rossi" w:id="117" w:date="2026-09-22T06:56:59Z">
                <w:sdt>
                  <w:sdtPr>
                    <w:id w:val="1051576605"/>
                    <w:tag w:val="goog_rdk_3683"/>
                  </w:sdtPr>
                  <w:sdtContent>
                    <w:del w:author="Animefor Me" w:id="15" w:date="2026-09-29T09:36:34Z"/>
                  </w:sdtContent>
                </w:sdt>
              </w:ins>
              <w:sdt>
                <w:sdtPr>
                  <w:id w:val="-404268404"/>
                  <w:tag w:val="goog_rdk_368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997817698"/>
        <w:tag w:val="goog_rdk_3689"/>
      </w:sdtPr>
      <w:sdtContent>
        <w:p w:rsidR="00000000" w:rsidDel="00000000" w:rsidP="00000000" w:rsidRDefault="00000000" w:rsidRPr="00000000" w14:paraId="0000032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81644497"/>
              <w:tag w:val="goog_rdk_3686"/>
            </w:sdtPr>
            <w:sdtContent>
              <w:ins w:author="Rossi Rossi" w:id="117" w:date="2026-09-22T06:56:59Z">
                <w:sdt>
                  <w:sdtPr>
                    <w:id w:val="13021367"/>
                    <w:tag w:val="goog_rdk_3687"/>
                  </w:sdtPr>
                  <w:sdtContent>
                    <w:del w:author="Animefor Me" w:id="15" w:date="2026-09-29T09:36:34Z"/>
                  </w:sdtContent>
                </w:sdt>
              </w:ins>
              <w:sdt>
                <w:sdtPr>
                  <w:id w:val="-1360939205"/>
                  <w:tag w:val="goog_rdk_368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96412793"/>
        <w:tag w:val="goog_rdk_3693"/>
      </w:sdtPr>
      <w:sdtContent>
        <w:p w:rsidR="00000000" w:rsidDel="00000000" w:rsidP="00000000" w:rsidRDefault="00000000" w:rsidRPr="00000000" w14:paraId="0000032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57946527"/>
              <w:tag w:val="goog_rdk_3690"/>
            </w:sdtPr>
            <w:sdtContent>
              <w:ins w:author="Rossi Rossi" w:id="117" w:date="2026-09-22T06:56:59Z">
                <w:sdt>
                  <w:sdtPr>
                    <w:id w:val="-861724986"/>
                    <w:tag w:val="goog_rdk_3691"/>
                  </w:sdtPr>
                  <w:sdtContent>
                    <w:del w:author="Animefor Me" w:id="15" w:date="2026-09-29T09:36:34Z"/>
                  </w:sdtContent>
                </w:sdt>
              </w:ins>
              <w:sdt>
                <w:sdtPr>
                  <w:id w:val="-738690796"/>
                  <w:tag w:val="goog_rdk_369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main();</w:delText>
                      </w:r>
                    </w:del>
                  </w:ins>
                </w:sdtContent>
              </w:sdt>
              <w:ins w:author="Rossi Rossi" w:id="117" w:date="2026-09-22T06:56:59Z">
                <w:del w:author="Animefor Me" w:id="15" w:date="2026-09-29T09:36:34Z"/>
              </w:ins>
            </w:sdtContent>
          </w:sdt>
        </w:p>
      </w:sdtContent>
    </w:sdt>
    <w:sdt>
      <w:sdtPr>
        <w:id w:val="229414567"/>
        <w:tag w:val="goog_rdk_3697"/>
      </w:sdtPr>
      <w:sdtContent>
        <w:p w:rsidR="00000000" w:rsidDel="00000000" w:rsidP="00000000" w:rsidRDefault="00000000" w:rsidRPr="00000000" w14:paraId="0000032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40840100"/>
              <w:tag w:val="goog_rdk_3694"/>
            </w:sdtPr>
            <w:sdtContent>
              <w:ins w:author="Rossi Rossi" w:id="117" w:date="2026-09-22T06:56:59Z">
                <w:sdt>
                  <w:sdtPr>
                    <w:id w:val="-1699040640"/>
                    <w:tag w:val="goog_rdk_3695"/>
                  </w:sdtPr>
                  <w:sdtContent>
                    <w:del w:author="Animefor Me" w:id="15" w:date="2026-09-29T09:36:34Z"/>
                  </w:sdtContent>
                </w:sdt>
              </w:ins>
              <w:sdt>
                <w:sdtPr>
                  <w:id w:val="-2030342911"/>
                  <w:tag w:val="goog_rdk_369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87923635"/>
        <w:tag w:val="goog_rdk_3701"/>
      </w:sdtPr>
      <w:sdtContent>
        <w:p w:rsidR="00000000" w:rsidDel="00000000" w:rsidP="00000000" w:rsidRDefault="00000000" w:rsidRPr="00000000" w14:paraId="0000032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28436436"/>
              <w:tag w:val="goog_rdk_3698"/>
            </w:sdtPr>
            <w:sdtContent>
              <w:ins w:author="Rossi Rossi" w:id="117" w:date="2026-09-22T06:56:59Z">
                <w:sdt>
                  <w:sdtPr>
                    <w:id w:val="-2082919634"/>
                    <w:tag w:val="goog_rdk_3699"/>
                  </w:sdtPr>
                  <w:sdtContent>
                    <w:del w:author="Animefor Me" w:id="15" w:date="2026-09-29T09:36:34Z"/>
                  </w:sdtContent>
                </w:sdt>
              </w:ins>
              <w:sdt>
                <w:sdtPr>
                  <w:id w:val="-1512657346"/>
                  <w:tag w:val="goog_rdk_370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w:delText>
                      </w:r>
                    </w:del>
                  </w:ins>
                </w:sdtContent>
              </w:sdt>
              <w:ins w:author="Rossi Rossi" w:id="117" w:date="2026-09-22T06:56:59Z">
                <w:del w:author="Animefor Me" w:id="15" w:date="2026-09-29T09:36:34Z"/>
              </w:ins>
            </w:sdtContent>
          </w:sdt>
        </w:p>
      </w:sdtContent>
    </w:sdt>
    <w:sdt>
      <w:sdtPr>
        <w:id w:val="258153694"/>
        <w:tag w:val="goog_rdk_3705"/>
      </w:sdtPr>
      <w:sdtContent>
        <w:p w:rsidR="00000000" w:rsidDel="00000000" w:rsidP="00000000" w:rsidRDefault="00000000" w:rsidRPr="00000000" w14:paraId="0000032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76437609"/>
              <w:tag w:val="goog_rdk_3702"/>
            </w:sdtPr>
            <w:sdtContent>
              <w:ins w:author="Rossi Rossi" w:id="117" w:date="2026-09-22T06:56:59Z">
                <w:sdt>
                  <w:sdtPr>
                    <w:id w:val="1514277435"/>
                    <w:tag w:val="goog_rdk_3703"/>
                  </w:sdtPr>
                  <w:sdtContent>
                    <w:del w:author="Animefor Me" w:id="15" w:date="2026-09-29T09:36:34Z"/>
                  </w:sdtContent>
                </w:sdt>
              </w:ins>
              <w:sdt>
                <w:sdtPr>
                  <w:id w:val="-519367020"/>
                  <w:tag w:val="goog_rdk_370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8837363"/>
        <w:tag w:val="goog_rdk_3709"/>
      </w:sdtPr>
      <w:sdtContent>
        <w:p w:rsidR="00000000" w:rsidDel="00000000" w:rsidP="00000000" w:rsidRDefault="00000000" w:rsidRPr="00000000" w14:paraId="0000032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93484575"/>
              <w:tag w:val="goog_rdk_3706"/>
            </w:sdtPr>
            <w:sdtContent>
              <w:ins w:author="Rossi Rossi" w:id="117" w:date="2026-09-22T06:56:59Z">
                <w:sdt>
                  <w:sdtPr>
                    <w:id w:val="592344988"/>
                    <w:tag w:val="goog_rdk_3707"/>
                  </w:sdtPr>
                  <w:sdtContent>
                    <w:del w:author="Animefor Me" w:id="15" w:date="2026-09-29T09:36:34Z"/>
                  </w:sdtContent>
                </w:sdt>
              </w:ins>
              <w:sdt>
                <w:sdtPr>
                  <w:id w:val="-791836009"/>
                  <w:tag w:val="goog_rdk_37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com.google.genai.Client;</w:delText>
                      </w:r>
                    </w:del>
                  </w:ins>
                </w:sdtContent>
              </w:sdt>
              <w:ins w:author="Rossi Rossi" w:id="117" w:date="2026-09-22T06:56:59Z">
                <w:del w:author="Animefor Me" w:id="15" w:date="2026-09-29T09:36:34Z"/>
              </w:ins>
            </w:sdtContent>
          </w:sdt>
        </w:p>
      </w:sdtContent>
    </w:sdt>
    <w:sdt>
      <w:sdtPr>
        <w:id w:val="1014416792"/>
        <w:tag w:val="goog_rdk_3713"/>
      </w:sdtPr>
      <w:sdtContent>
        <w:p w:rsidR="00000000" w:rsidDel="00000000" w:rsidP="00000000" w:rsidRDefault="00000000" w:rsidRPr="00000000" w14:paraId="0000032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66673148"/>
              <w:tag w:val="goog_rdk_3710"/>
            </w:sdtPr>
            <w:sdtContent>
              <w:ins w:author="Rossi Rossi" w:id="117" w:date="2026-09-22T06:56:59Z">
                <w:sdt>
                  <w:sdtPr>
                    <w:id w:val="-358256506"/>
                    <w:tag w:val="goog_rdk_3711"/>
                  </w:sdtPr>
                  <w:sdtContent>
                    <w:del w:author="Animefor Me" w:id="15" w:date="2026-09-29T09:36:34Z"/>
                  </w:sdtContent>
                </w:sdt>
              </w:ins>
              <w:sdt>
                <w:sdtPr>
                  <w:id w:val="1768556943"/>
                  <w:tag w:val="goog_rdk_37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17" w:date="2026-09-22T06:56:59Z">
                <w:del w:author="Animefor Me" w:id="15" w:date="2026-09-29T09:36:34Z"/>
              </w:ins>
            </w:sdtContent>
          </w:sdt>
        </w:p>
      </w:sdtContent>
    </w:sdt>
    <w:sdt>
      <w:sdtPr>
        <w:id w:val="-701092940"/>
        <w:tag w:val="goog_rdk_3717"/>
      </w:sdtPr>
      <w:sdtContent>
        <w:p w:rsidR="00000000" w:rsidDel="00000000" w:rsidP="00000000" w:rsidRDefault="00000000" w:rsidRPr="00000000" w14:paraId="0000032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86801060"/>
              <w:tag w:val="goog_rdk_3714"/>
            </w:sdtPr>
            <w:sdtContent>
              <w:ins w:author="Rossi Rossi" w:id="117" w:date="2026-09-22T06:56:59Z">
                <w:sdt>
                  <w:sdtPr>
                    <w:id w:val="-940536178"/>
                    <w:tag w:val="goog_rdk_3715"/>
                  </w:sdtPr>
                  <w:sdtContent>
                    <w:del w:author="Animefor Me" w:id="15" w:date="2026-09-29T09:36:34Z"/>
                  </w:sdtContent>
                </w:sdt>
              </w:ins>
              <w:sdt>
                <w:sdtPr>
                  <w:id w:val="447983867"/>
                  <w:tag w:val="goog_rdk_37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17" w:date="2026-09-22T06:56:59Z">
                <w:del w:author="Animefor Me" w:id="15" w:date="2026-09-29T09:36:34Z"/>
              </w:ins>
            </w:sdtContent>
          </w:sdt>
        </w:p>
      </w:sdtContent>
    </w:sdt>
    <w:sdt>
      <w:sdtPr>
        <w:id w:val="1939036492"/>
        <w:tag w:val="goog_rdk_3721"/>
      </w:sdtPr>
      <w:sdtContent>
        <w:p w:rsidR="00000000" w:rsidDel="00000000" w:rsidP="00000000" w:rsidRDefault="00000000" w:rsidRPr="00000000" w14:paraId="0000032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98575524"/>
              <w:tag w:val="goog_rdk_3718"/>
            </w:sdtPr>
            <w:sdtContent>
              <w:ins w:author="Rossi Rossi" w:id="117" w:date="2026-09-22T06:56:59Z">
                <w:sdt>
                  <w:sdtPr>
                    <w:id w:val="404615974"/>
                    <w:tag w:val="goog_rdk_3719"/>
                  </w:sdtPr>
                  <w:sdtContent>
                    <w:del w:author="Animefor Me" w:id="15" w:date="2026-09-29T09:36:34Z"/>
                  </w:sdtContent>
                </w:sdt>
              </w:ins>
              <w:sdt>
                <w:sdtPr>
                  <w:id w:val="801316310"/>
                  <w:tag w:val="goog_rdk_37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17" w:date="2026-09-22T06:56:59Z">
                <w:del w:author="Animefor Me" w:id="15" w:date="2026-09-29T09:36:34Z"/>
              </w:ins>
            </w:sdtContent>
          </w:sdt>
        </w:p>
      </w:sdtContent>
    </w:sdt>
    <w:sdt>
      <w:sdtPr>
        <w:id w:val="-249129270"/>
        <w:tag w:val="goog_rdk_3725"/>
      </w:sdtPr>
      <w:sdtContent>
        <w:p w:rsidR="00000000" w:rsidDel="00000000" w:rsidP="00000000" w:rsidRDefault="00000000" w:rsidRPr="00000000" w14:paraId="0000032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04514207"/>
              <w:tag w:val="goog_rdk_3722"/>
            </w:sdtPr>
            <w:sdtContent>
              <w:ins w:author="Rossi Rossi" w:id="117" w:date="2026-09-22T06:56:59Z">
                <w:sdt>
                  <w:sdtPr>
                    <w:id w:val="807019459"/>
                    <w:tag w:val="goog_rdk_3723"/>
                  </w:sdtPr>
                  <w:sdtContent>
                    <w:del w:author="Animefor Me" w:id="15" w:date="2026-09-29T09:36:34Z"/>
                  </w:sdtContent>
                </w:sdt>
              </w:ins>
              <w:sdt>
                <w:sdtPr>
                  <w:id w:val="-934749770"/>
                  <w:tag w:val="goog_rdk_37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17" w:date="2026-09-22T06:56:59Z">
                <w:del w:author="Animefor Me" w:id="15" w:date="2026-09-29T09:36:34Z"/>
              </w:ins>
            </w:sdtContent>
          </w:sdt>
        </w:p>
      </w:sdtContent>
    </w:sdt>
    <w:sdt>
      <w:sdtPr>
        <w:id w:val="1397839513"/>
        <w:tag w:val="goog_rdk_3729"/>
      </w:sdtPr>
      <w:sdtContent>
        <w:p w:rsidR="00000000" w:rsidDel="00000000" w:rsidP="00000000" w:rsidRDefault="00000000" w:rsidRPr="00000000" w14:paraId="0000032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50544323"/>
              <w:tag w:val="goog_rdk_3726"/>
            </w:sdtPr>
            <w:sdtContent>
              <w:ins w:author="Rossi Rossi" w:id="117" w:date="2026-09-22T06:56:59Z">
                <w:sdt>
                  <w:sdtPr>
                    <w:id w:val="1353900760"/>
                    <w:tag w:val="goog_rdk_3727"/>
                  </w:sdtPr>
                  <w:sdtContent>
                    <w:del w:author="Animefor Me" w:id="15" w:date="2026-09-29T09:36:34Z"/>
                  </w:sdtContent>
                </w:sdt>
              </w:ins>
              <w:sdt>
                <w:sdtPr>
                  <w:id w:val="-1115047279"/>
                  <w:tag w:val="goog_rdk_37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17" w:date="2026-09-22T06:56:59Z">
                <w:del w:author="Animefor Me" w:id="15" w:date="2026-09-29T09:36:34Z"/>
              </w:ins>
            </w:sdtContent>
          </w:sdt>
        </w:p>
      </w:sdtContent>
    </w:sdt>
    <w:sdt>
      <w:sdtPr>
        <w:id w:val="747665216"/>
        <w:tag w:val="goog_rdk_3733"/>
      </w:sdtPr>
      <w:sdtContent>
        <w:p w:rsidR="00000000" w:rsidDel="00000000" w:rsidP="00000000" w:rsidRDefault="00000000" w:rsidRPr="00000000" w14:paraId="0000032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10893728"/>
              <w:tag w:val="goog_rdk_3730"/>
            </w:sdtPr>
            <w:sdtContent>
              <w:ins w:author="Rossi Rossi" w:id="117" w:date="2026-09-22T06:56:59Z">
                <w:sdt>
                  <w:sdtPr>
                    <w:id w:val="-1907994880"/>
                    <w:tag w:val="goog_rdk_3731"/>
                  </w:sdtPr>
                  <w:sdtContent>
                    <w:del w:author="Animefor Me" w:id="15" w:date="2026-09-29T09:36:34Z"/>
                  </w:sdtContent>
                </w:sdt>
              </w:ins>
              <w:sdt>
                <w:sdtPr>
                  <w:id w:val="-1728616012"/>
                  <w:tag w:val="goog_rdk_373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342532602"/>
        <w:tag w:val="goog_rdk_3737"/>
      </w:sdtPr>
      <w:sdtContent>
        <w:p w:rsidR="00000000" w:rsidDel="00000000" w:rsidP="00000000" w:rsidRDefault="00000000" w:rsidRPr="00000000" w14:paraId="0000033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79418920"/>
              <w:tag w:val="goog_rdk_3734"/>
            </w:sdtPr>
            <w:sdtContent>
              <w:ins w:author="Rossi Rossi" w:id="117" w:date="2026-09-22T06:56:59Z">
                <w:sdt>
                  <w:sdtPr>
                    <w:id w:val="725604307"/>
                    <w:tag w:val="goog_rdk_3735"/>
                  </w:sdtPr>
                  <w:sdtContent>
                    <w:del w:author="Animefor Me" w:id="15" w:date="2026-09-29T09:36:34Z"/>
                  </w:sdtContent>
                </w:sdt>
              </w:ins>
              <w:sdt>
                <w:sdtPr>
                  <w:id w:val="1132426064"/>
                  <w:tag w:val="goog_rdk_37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17" w:date="2026-09-22T06:56:59Z">
                <w:del w:author="Animefor Me" w:id="15" w:date="2026-09-29T09:36:34Z"/>
              </w:ins>
            </w:sdtContent>
          </w:sdt>
        </w:p>
      </w:sdtContent>
    </w:sdt>
    <w:sdt>
      <w:sdtPr>
        <w:id w:val="1362366581"/>
        <w:tag w:val="goog_rdk_3741"/>
      </w:sdtPr>
      <w:sdtContent>
        <w:p w:rsidR="00000000" w:rsidDel="00000000" w:rsidP="00000000" w:rsidRDefault="00000000" w:rsidRPr="00000000" w14:paraId="0000033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69720038"/>
              <w:tag w:val="goog_rdk_3738"/>
            </w:sdtPr>
            <w:sdtContent>
              <w:ins w:author="Rossi Rossi" w:id="117" w:date="2026-09-22T06:56:59Z">
                <w:sdt>
                  <w:sdtPr>
                    <w:id w:val="-1771121602"/>
                    <w:tag w:val="goog_rdk_3739"/>
                  </w:sdtPr>
                  <w:sdtContent>
                    <w:del w:author="Animefor Me" w:id="15" w:date="2026-09-29T09:36:34Z"/>
                  </w:sdtContent>
                </w:sdt>
              </w:ins>
              <w:sdt>
                <w:sdtPr>
                  <w:id w:val="-2124441973"/>
                  <w:tag w:val="goog_rdk_374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68515286"/>
        <w:tag w:val="goog_rdk_3745"/>
      </w:sdtPr>
      <w:sdtContent>
        <w:p w:rsidR="00000000" w:rsidDel="00000000" w:rsidP="00000000" w:rsidRDefault="00000000" w:rsidRPr="00000000" w14:paraId="0000033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61956055"/>
              <w:tag w:val="goog_rdk_3742"/>
            </w:sdtPr>
            <w:sdtContent>
              <w:ins w:author="Rossi Rossi" w:id="117" w:date="2026-09-22T06:56:59Z">
                <w:sdt>
                  <w:sdtPr>
                    <w:id w:val="-1506230002"/>
                    <w:tag w:val="goog_rdk_3743"/>
                  </w:sdtPr>
                  <w:sdtContent>
                    <w:del w:author="Animefor Me" w:id="15" w:date="2026-09-29T09:36:34Z"/>
                  </w:sdtContent>
                </w:sdt>
              </w:ins>
              <w:sdt>
                <w:sdtPr>
                  <w:id w:val="-1865533945"/>
                  <w:tag w:val="goog_rdk_37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w:delText>
                      </w:r>
                    </w:del>
                  </w:ins>
                </w:sdtContent>
              </w:sdt>
              <w:ins w:author="Rossi Rossi" w:id="117" w:date="2026-09-22T06:56:59Z">
                <w:del w:author="Animefor Me" w:id="15" w:date="2026-09-29T09:36:34Z"/>
              </w:ins>
            </w:sdtContent>
          </w:sdt>
        </w:p>
      </w:sdtContent>
    </w:sdt>
    <w:sdt>
      <w:sdtPr>
        <w:id w:val="1161598055"/>
        <w:tag w:val="goog_rdk_3749"/>
      </w:sdtPr>
      <w:sdtContent>
        <w:p w:rsidR="00000000" w:rsidDel="00000000" w:rsidP="00000000" w:rsidRDefault="00000000" w:rsidRPr="00000000" w14:paraId="0000033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85198414"/>
              <w:tag w:val="goog_rdk_3746"/>
            </w:sdtPr>
            <w:sdtContent>
              <w:ins w:author="Rossi Rossi" w:id="117" w:date="2026-09-22T06:56:59Z">
                <w:sdt>
                  <w:sdtPr>
                    <w:id w:val="-1546945054"/>
                    <w:tag w:val="goog_rdk_3747"/>
                  </w:sdtPr>
                  <w:sdtContent>
                    <w:del w:author="Animefor Me" w:id="15" w:date="2026-09-29T09:36:34Z"/>
                  </w:sdtContent>
                </w:sdt>
              </w:ins>
              <w:sdt>
                <w:sdtPr>
                  <w:id w:val="810688070"/>
                  <w:tag w:val="goog_rdk_37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CreateModelInteraction.builder()</w:delText>
                      </w:r>
                    </w:del>
                  </w:ins>
                </w:sdtContent>
              </w:sdt>
              <w:ins w:author="Rossi Rossi" w:id="117" w:date="2026-09-22T06:56:59Z">
                <w:del w:author="Animefor Me" w:id="15" w:date="2026-09-29T09:36:34Z"/>
              </w:ins>
            </w:sdtContent>
          </w:sdt>
        </w:p>
      </w:sdtContent>
    </w:sdt>
    <w:sdt>
      <w:sdtPr>
        <w:id w:val="-1038069975"/>
        <w:tag w:val="goog_rdk_3753"/>
      </w:sdtPr>
      <w:sdtContent>
        <w:p w:rsidR="00000000" w:rsidDel="00000000" w:rsidP="00000000" w:rsidRDefault="00000000" w:rsidRPr="00000000" w14:paraId="0000033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50724565"/>
              <w:tag w:val="goog_rdk_3750"/>
            </w:sdtPr>
            <w:sdtContent>
              <w:ins w:author="Rossi Rossi" w:id="117" w:date="2026-09-22T06:56:59Z">
                <w:sdt>
                  <w:sdtPr>
                    <w:id w:val="1845626748"/>
                    <w:tag w:val="goog_rdk_3751"/>
                  </w:sdtPr>
                  <w:sdtContent>
                    <w:del w:author="Animefor Me" w:id="15" w:date="2026-09-29T09:36:34Z"/>
                  </w:sdtContent>
                </w:sdt>
              </w:ins>
              <w:sdt>
                <w:sdtPr>
                  <w:id w:val="-293795592"/>
                  <w:tag w:val="goog_rdk_37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.model(Model.of("gemini-3.8-flash"))</w:delText>
                      </w:r>
                    </w:del>
                  </w:ins>
                </w:sdtContent>
              </w:sdt>
              <w:ins w:author="Rossi Rossi" w:id="117" w:date="2026-09-22T06:56:59Z">
                <w:del w:author="Animefor Me" w:id="15" w:date="2026-09-29T09:36:34Z"/>
              </w:ins>
            </w:sdtContent>
          </w:sdt>
        </w:p>
      </w:sdtContent>
    </w:sdt>
    <w:sdt>
      <w:sdtPr>
        <w:id w:val="-534102402"/>
        <w:tag w:val="goog_rdk_3757"/>
      </w:sdtPr>
      <w:sdtContent>
        <w:p w:rsidR="00000000" w:rsidDel="00000000" w:rsidP="00000000" w:rsidRDefault="00000000" w:rsidRPr="00000000" w14:paraId="0000033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26170664"/>
              <w:tag w:val="goog_rdk_3754"/>
            </w:sdtPr>
            <w:sdtContent>
              <w:ins w:author="Rossi Rossi" w:id="117" w:date="2026-09-22T06:56:59Z">
                <w:sdt>
                  <w:sdtPr>
                    <w:id w:val="518555370"/>
                    <w:tag w:val="goog_rdk_3755"/>
                  </w:sdtPr>
                  <w:sdtContent>
                    <w:del w:author="Animefor Me" w:id="15" w:date="2026-09-29T09:36:34Z"/>
                  </w:sdtContent>
                </w:sdt>
              </w:ins>
              <w:sdt>
                <w:sdtPr>
                  <w:id w:val="1579190884"/>
                  <w:tag w:val="goog_rdk_37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17" w:date="2026-09-22T06:56:59Z">
                <w:del w:author="Animefor Me" w:id="15" w:date="2026-09-29T09:36:34Z"/>
              </w:ins>
            </w:sdtContent>
          </w:sdt>
        </w:p>
      </w:sdtContent>
    </w:sdt>
    <w:sdt>
      <w:sdtPr>
        <w:id w:val="1754700138"/>
        <w:tag w:val="goog_rdk_3761"/>
      </w:sdtPr>
      <w:sdtContent>
        <w:p w:rsidR="00000000" w:rsidDel="00000000" w:rsidP="00000000" w:rsidRDefault="00000000" w:rsidRPr="00000000" w14:paraId="0000033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43572666"/>
              <w:tag w:val="goog_rdk_3758"/>
            </w:sdtPr>
            <w:sdtContent>
              <w:ins w:author="Rossi Rossi" w:id="117" w:date="2026-09-22T06:56:59Z">
                <w:sdt>
                  <w:sdtPr>
                    <w:id w:val="-1326269165"/>
                    <w:tag w:val="goog_rdk_3759"/>
                  </w:sdtPr>
                  <w:sdtContent>
                    <w:del w:author="Animefor Me" w:id="15" w:date="2026-09-29T09:36:34Z"/>
                  </w:sdtContent>
                </w:sdt>
              </w:ins>
              <w:sdt>
                <w:sdtPr>
                  <w:id w:val="-1169860985"/>
                  <w:tag w:val="goog_rdk_37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Rossi Rossi" w:id="117" w:date="2026-09-22T06:56:59Z">
                <w:del w:author="Animefor Me" w:id="15" w:date="2026-09-29T09:36:34Z"/>
              </w:ins>
            </w:sdtContent>
          </w:sdt>
        </w:p>
      </w:sdtContent>
    </w:sdt>
    <w:sdt>
      <w:sdtPr>
        <w:id w:val="-941917398"/>
        <w:tag w:val="goog_rdk_3765"/>
      </w:sdtPr>
      <w:sdtContent>
        <w:p w:rsidR="00000000" w:rsidDel="00000000" w:rsidP="00000000" w:rsidRDefault="00000000" w:rsidRPr="00000000" w14:paraId="0000033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3974362"/>
              <w:tag w:val="goog_rdk_3762"/>
            </w:sdtPr>
            <w:sdtContent>
              <w:ins w:author="Rossi Rossi" w:id="117" w:date="2026-09-22T06:56:59Z">
                <w:sdt>
                  <w:sdtPr>
                    <w:id w:val="-1370877164"/>
                    <w:tag w:val="goog_rdk_3763"/>
                  </w:sdtPr>
                  <w:sdtContent>
                    <w:del w:author="Animefor Me" w:id="15" w:date="2026-09-29T09:36:34Z"/>
                  </w:sdtContent>
                </w:sdt>
              </w:ins>
              <w:sdt>
                <w:sdtPr>
                  <w:id w:val="-1301739961"/>
                  <w:tag w:val="goog_rdk_376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60447085"/>
        <w:tag w:val="goog_rdk_3769"/>
      </w:sdtPr>
      <w:sdtContent>
        <w:p w:rsidR="00000000" w:rsidDel="00000000" w:rsidP="00000000" w:rsidRDefault="00000000" w:rsidRPr="00000000" w14:paraId="0000033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46750624"/>
              <w:tag w:val="goog_rdk_3766"/>
            </w:sdtPr>
            <w:sdtContent>
              <w:ins w:author="Rossi Rossi" w:id="117" w:date="2026-09-22T06:56:59Z">
                <w:sdt>
                  <w:sdtPr>
                    <w:id w:val="-715726289"/>
                    <w:tag w:val="goog_rdk_3767"/>
                  </w:sdtPr>
                  <w:sdtContent>
                    <w:del w:author="Animefor Me" w:id="15" w:date="2026-09-29T09:36:34Z"/>
                  </w:sdtContent>
                </w:sdt>
              </w:ins>
              <w:sdt>
                <w:sdtPr>
                  <w:id w:val="-1274098482"/>
                  <w:tag w:val="goog_rdk_37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w:delText>
                      </w:r>
                    </w:del>
                  </w:ins>
                </w:sdtContent>
              </w:sdt>
              <w:ins w:author="Rossi Rossi" w:id="117" w:date="2026-09-22T06:56:59Z">
                <w:del w:author="Animefor Me" w:id="15" w:date="2026-09-29T09:36:34Z"/>
              </w:ins>
            </w:sdtContent>
          </w:sdt>
        </w:p>
      </w:sdtContent>
    </w:sdt>
    <w:sdt>
      <w:sdtPr>
        <w:id w:val="871047905"/>
        <w:tag w:val="goog_rdk_3773"/>
      </w:sdtPr>
      <w:sdtContent>
        <w:p w:rsidR="00000000" w:rsidDel="00000000" w:rsidP="00000000" w:rsidRDefault="00000000" w:rsidRPr="00000000" w14:paraId="0000033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40446212"/>
              <w:tag w:val="goog_rdk_3770"/>
            </w:sdtPr>
            <w:sdtContent>
              <w:ins w:author="Rossi Rossi" w:id="117" w:date="2026-09-22T06:56:59Z">
                <w:sdt>
                  <w:sdtPr>
                    <w:id w:val="907196774"/>
                    <w:tag w:val="goog_rdk_3771"/>
                  </w:sdtPr>
                  <w:sdtContent>
                    <w:del w:author="Animefor Me" w:id="15" w:date="2026-09-29T09:36:34Z"/>
                  </w:sdtContent>
                </w:sdt>
              </w:ins>
              <w:sdt>
                <w:sdtPr>
                  <w:id w:val="-1329347145"/>
                  <w:tag w:val="goog_rdk_37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17" w:date="2026-09-22T06:56:59Z">
                <w:del w:author="Animefor Me" w:id="15" w:date="2026-09-29T09:36:34Z"/>
              </w:ins>
            </w:sdtContent>
          </w:sdt>
        </w:p>
      </w:sdtContent>
    </w:sdt>
    <w:sdt>
      <w:sdtPr>
        <w:id w:val="-1002734231"/>
        <w:tag w:val="goog_rdk_3777"/>
      </w:sdtPr>
      <w:sdtContent>
        <w:p w:rsidR="00000000" w:rsidDel="00000000" w:rsidP="00000000" w:rsidRDefault="00000000" w:rsidRPr="00000000" w14:paraId="0000033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25067939"/>
              <w:tag w:val="goog_rdk_3774"/>
            </w:sdtPr>
            <w:sdtContent>
              <w:ins w:author="Rossi Rossi" w:id="117" w:date="2026-09-22T06:56:59Z">
                <w:sdt>
                  <w:sdtPr>
                    <w:id w:val="-871910671"/>
                    <w:tag w:val="goog_rdk_3775"/>
                  </w:sdtPr>
                  <w:sdtContent>
                    <w:del w:author="Animefor Me" w:id="15" w:date="2026-09-29T09:36:34Z"/>
                  </w:sdtContent>
                </w:sdt>
              </w:ins>
              <w:sdt>
                <w:sdtPr>
                  <w:id w:val="1637337611"/>
                  <w:tag w:val="goog_rdk_377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49152096"/>
        <w:tag w:val="goog_rdk_3781"/>
      </w:sdtPr>
      <w:sdtContent>
        <w:p w:rsidR="00000000" w:rsidDel="00000000" w:rsidP="00000000" w:rsidRDefault="00000000" w:rsidRPr="00000000" w14:paraId="0000033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70818562"/>
              <w:tag w:val="goog_rdk_3778"/>
            </w:sdtPr>
            <w:sdtContent>
              <w:ins w:author="Rossi Rossi" w:id="117" w:date="2026-09-22T06:56:59Z">
                <w:sdt>
                  <w:sdtPr>
                    <w:id w:val="1029905635"/>
                    <w:tag w:val="goog_rdk_3779"/>
                  </w:sdtPr>
                  <w:sdtContent>
                    <w:del w:author="Animefor Me" w:id="15" w:date="2026-09-29T09:36:34Z"/>
                  </w:sdtContent>
                </w:sdt>
              </w:ins>
              <w:sdt>
                <w:sdtPr>
                  <w:id w:val="-1728579449"/>
                  <w:tag w:val="goog_rdk_37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17" w:date="2026-09-22T06:56:59Z">
                <w:del w:author="Animefor Me" w:id="15" w:date="2026-09-29T09:36:34Z"/>
              </w:ins>
            </w:sdtContent>
          </w:sdt>
        </w:p>
      </w:sdtContent>
    </w:sdt>
    <w:sdt>
      <w:sdtPr>
        <w:id w:val="-581832818"/>
        <w:tag w:val="goog_rdk_3785"/>
      </w:sdtPr>
      <w:sdtContent>
        <w:p w:rsidR="00000000" w:rsidDel="00000000" w:rsidP="00000000" w:rsidRDefault="00000000" w:rsidRPr="00000000" w14:paraId="0000033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16762875"/>
              <w:tag w:val="goog_rdk_3782"/>
            </w:sdtPr>
            <w:sdtContent>
              <w:ins w:author="Rossi Rossi" w:id="117" w:date="2026-09-22T06:56:59Z">
                <w:sdt>
                  <w:sdtPr>
                    <w:id w:val="-1200616634"/>
                    <w:tag w:val="goog_rdk_3783"/>
                  </w:sdtPr>
                  <w:sdtContent>
                    <w:del w:author="Animefor Me" w:id="15" w:date="2026-09-29T09:36:34Z"/>
                  </w:sdtContent>
                </w:sdt>
              </w:ins>
              <w:sdt>
                <w:sdtPr>
                  <w:id w:val="-1273996795"/>
                  <w:tag w:val="goog_rdk_378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32111369"/>
        <w:tag w:val="goog_rdk_3789"/>
      </w:sdtPr>
      <w:sdtContent>
        <w:p w:rsidR="00000000" w:rsidDel="00000000" w:rsidP="00000000" w:rsidRDefault="00000000" w:rsidRPr="00000000" w14:paraId="0000033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33199455"/>
              <w:tag w:val="goog_rdk_3786"/>
            </w:sdtPr>
            <w:sdtContent>
              <w:ins w:author="Rossi Rossi" w:id="117" w:date="2026-09-22T06:56:59Z">
                <w:sdt>
                  <w:sdtPr>
                    <w:id w:val="-93808930"/>
                    <w:tag w:val="goog_rdk_3787"/>
                  </w:sdtPr>
                  <w:sdtContent>
                    <w:del w:author="Animefor Me" w:id="15" w:date="2026-09-29T09:36:34Z"/>
                  </w:sdtContent>
                </w:sdt>
              </w:ins>
              <w:sdt>
                <w:sdtPr>
                  <w:id w:val="2073973186"/>
                  <w:tag w:val="goog_rdk_37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RESTTo use the Gemini API, you must authenticate your requests. You can</w:delText>
                      </w:r>
                    </w:del>
                  </w:ins>
                </w:sdtContent>
              </w:sdt>
              <w:ins w:author="Rossi Rossi" w:id="117" w:date="2026-09-22T06:56:59Z">
                <w:del w:author="Animefor Me" w:id="15" w:date="2026-09-29T09:36:34Z"/>
              </w:ins>
            </w:sdtContent>
          </w:sdt>
        </w:p>
      </w:sdtContent>
    </w:sdt>
    <w:sdt>
      <w:sdtPr>
        <w:id w:val="1340049592"/>
        <w:tag w:val="goog_rdk_3793"/>
      </w:sdtPr>
      <w:sdtContent>
        <w:p w:rsidR="00000000" w:rsidDel="00000000" w:rsidP="00000000" w:rsidRDefault="00000000" w:rsidRPr="00000000" w14:paraId="0000033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74902256"/>
              <w:tag w:val="goog_rdk_3790"/>
            </w:sdtPr>
            <w:sdtContent>
              <w:ins w:author="Rossi Rossi" w:id="117" w:date="2026-09-22T06:56:59Z">
                <w:sdt>
                  <w:sdtPr>
                    <w:id w:val="1024645297"/>
                    <w:tag w:val="goog_rdk_3791"/>
                  </w:sdtPr>
                  <w:sdtContent>
                    <w:del w:author="Animefor Me" w:id="15" w:date="2026-09-29T09:36:34Z"/>
                  </w:sdtContent>
                </w:sdt>
              </w:ins>
              <w:sdt>
                <w:sdtPr>
                  <w:id w:val="1001243641"/>
                  <w:tag w:val="goog_rdk_379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authenticate using a standard or authorization API key.</w:delText>
                      </w:r>
                    </w:del>
                  </w:ins>
                </w:sdtContent>
              </w:sdt>
              <w:ins w:author="Rossi Rossi" w:id="117" w:date="2026-09-22T06:56:59Z">
                <w:del w:author="Animefor Me" w:id="15" w:date="2026-09-29T09:36:34Z"/>
              </w:ins>
            </w:sdtContent>
          </w:sdt>
        </w:p>
      </w:sdtContent>
    </w:sdt>
    <w:sdt>
      <w:sdtPr>
        <w:id w:val="-1454911878"/>
        <w:tag w:val="goog_rdk_3797"/>
      </w:sdtPr>
      <w:sdtContent>
        <w:p w:rsidR="00000000" w:rsidDel="00000000" w:rsidP="00000000" w:rsidRDefault="00000000" w:rsidRPr="00000000" w14:paraId="0000033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13315147"/>
              <w:tag w:val="goog_rdk_3794"/>
            </w:sdtPr>
            <w:sdtContent>
              <w:ins w:author="Rossi Rossi" w:id="117" w:date="2026-09-22T06:56:59Z">
                <w:sdt>
                  <w:sdtPr>
                    <w:id w:val="139521946"/>
                    <w:tag w:val="goog_rdk_3795"/>
                  </w:sdtPr>
                  <w:sdtContent>
                    <w:del w:author="Animefor Me" w:id="15" w:date="2026-09-29T09:36:34Z"/>
                  </w:sdtContent>
                </w:sdt>
              </w:ins>
              <w:sdt>
                <w:sdtPr>
                  <w:id w:val="-262726540"/>
                  <w:tag w:val="goog_rdk_379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69159948"/>
        <w:tag w:val="goog_rdk_3801"/>
      </w:sdtPr>
      <w:sdtContent>
        <w:p w:rsidR="00000000" w:rsidDel="00000000" w:rsidP="00000000" w:rsidRDefault="00000000" w:rsidRPr="00000000" w14:paraId="0000034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45192531"/>
              <w:tag w:val="goog_rdk_3798"/>
            </w:sdtPr>
            <w:sdtContent>
              <w:ins w:author="Rossi Rossi" w:id="117" w:date="2026-09-22T06:56:59Z">
                <w:sdt>
                  <w:sdtPr>
                    <w:id w:val="-370566947"/>
                    <w:tag w:val="goog_rdk_3799"/>
                  </w:sdtPr>
                  <w:sdtContent>
                    <w:del w:author="Animefor Me" w:id="15" w:date="2026-09-29T09:36:34Z"/>
                  </w:sdtContent>
                </w:sdt>
              </w:ins>
              <w:sdt>
                <w:sdtPr>
                  <w:id w:val="-1384339604"/>
                  <w:tag w:val="goog_rdk_380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[Create or view a Gemini API Key](https://aistudio.google.com/apikey)</w:delText>
                      </w:r>
                    </w:del>
                  </w:ins>
                </w:sdtContent>
              </w:sdt>
              <w:ins w:author="Rossi Rossi" w:id="117" w:date="2026-09-22T06:56:59Z">
                <w:del w:author="Animefor Me" w:id="15" w:date="2026-09-29T09:36:34Z"/>
              </w:ins>
            </w:sdtContent>
          </w:sdt>
        </w:p>
      </w:sdtContent>
    </w:sdt>
    <w:sdt>
      <w:sdtPr>
        <w:id w:val="-372550930"/>
        <w:tag w:val="goog_rdk_3805"/>
      </w:sdtPr>
      <w:sdtContent>
        <w:p w:rsidR="00000000" w:rsidDel="00000000" w:rsidP="00000000" w:rsidRDefault="00000000" w:rsidRPr="00000000" w14:paraId="0000034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03155411"/>
              <w:tag w:val="goog_rdk_3802"/>
            </w:sdtPr>
            <w:sdtContent>
              <w:ins w:author="Rossi Rossi" w:id="117" w:date="2026-09-22T06:56:59Z">
                <w:sdt>
                  <w:sdtPr>
                    <w:id w:val="-1533466495"/>
                    <w:tag w:val="goog_rdk_3803"/>
                  </w:sdtPr>
                  <w:sdtContent>
                    <w:del w:author="Animefor Me" w:id="15" w:date="2026-09-29T09:36:34Z"/>
                  </w:sdtContent>
                </w:sdt>
              </w:ins>
              <w:sdt>
                <w:sdtPr>
                  <w:id w:val="-554049443"/>
                  <w:tag w:val="goog_rdk_380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12389793"/>
        <w:tag w:val="goog_rdk_3809"/>
      </w:sdtPr>
      <w:sdtContent>
        <w:p w:rsidR="00000000" w:rsidDel="00000000" w:rsidP="00000000" w:rsidRDefault="00000000" w:rsidRPr="00000000" w14:paraId="0000034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23264938"/>
              <w:tag w:val="goog_rdk_3806"/>
            </w:sdtPr>
            <w:sdtContent>
              <w:ins w:author="Rossi Rossi" w:id="117" w:date="2026-09-22T06:56:59Z">
                <w:sdt>
                  <w:sdtPr>
                    <w:id w:val="271642329"/>
                    <w:tag w:val="goog_rdk_3807"/>
                  </w:sdtPr>
                  <w:sdtContent>
                    <w:del w:author="Animefor Me" w:id="15" w:date="2026-09-29T09:36:34Z"/>
                  </w:sdtContent>
                </w:sdt>
              </w:ins>
              <w:sdt>
                <w:sdtPr>
                  <w:id w:val="1341631163"/>
                  <w:tag w:val="goog_rdk_38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 key types: standard versus authorization</w:delText>
                      </w:r>
                    </w:del>
                  </w:ins>
                </w:sdtContent>
              </w:sdt>
              <w:ins w:author="Rossi Rossi" w:id="117" w:date="2026-09-22T06:56:59Z">
                <w:del w:author="Animefor Me" w:id="15" w:date="2026-09-29T09:36:34Z"/>
              </w:ins>
            </w:sdtContent>
          </w:sdt>
        </w:p>
      </w:sdtContent>
    </w:sdt>
    <w:sdt>
      <w:sdtPr>
        <w:id w:val="-1460272606"/>
        <w:tag w:val="goog_rdk_3813"/>
      </w:sdtPr>
      <w:sdtContent>
        <w:p w:rsidR="00000000" w:rsidDel="00000000" w:rsidP="00000000" w:rsidRDefault="00000000" w:rsidRPr="00000000" w14:paraId="0000034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75010071"/>
              <w:tag w:val="goog_rdk_3810"/>
            </w:sdtPr>
            <w:sdtContent>
              <w:ins w:author="Rossi Rossi" w:id="117" w:date="2026-09-22T06:56:59Z">
                <w:sdt>
                  <w:sdtPr>
                    <w:id w:val="1131238785"/>
                    <w:tag w:val="goog_rdk_3811"/>
                  </w:sdtPr>
                  <w:sdtContent>
                    <w:del w:author="Animefor Me" w:id="15" w:date="2026-09-29T09:36:34Z"/>
                  </w:sdtContent>
                </w:sdt>
              </w:ins>
              <w:sdt>
                <w:sdtPr>
                  <w:id w:val="-1453025003"/>
                  <w:tag w:val="goog_rdk_381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09120336"/>
        <w:tag w:val="goog_rdk_3817"/>
      </w:sdtPr>
      <w:sdtContent>
        <w:p w:rsidR="00000000" w:rsidDel="00000000" w:rsidP="00000000" w:rsidRDefault="00000000" w:rsidRPr="00000000" w14:paraId="0000034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58874052"/>
              <w:tag w:val="goog_rdk_3814"/>
            </w:sdtPr>
            <w:sdtContent>
              <w:ins w:author="Rossi Rossi" w:id="117" w:date="2026-09-22T06:56:59Z">
                <w:sdt>
                  <w:sdtPr>
                    <w:id w:val="-1652997586"/>
                    <w:tag w:val="goog_rdk_3815"/>
                  </w:sdtPr>
                  <w:sdtContent>
                    <w:del w:author="Animefor Me" w:id="15" w:date="2026-09-29T09:36:34Z"/>
                  </w:sdtContent>
                </w:sdt>
              </w:ins>
              <w:sdt>
                <w:sdtPr>
                  <w:id w:val="187217801"/>
                  <w:tag w:val="goog_rdk_38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keys provide access to the Gemini API, but their security characteristics</w:delText>
                      </w:r>
                    </w:del>
                  </w:ins>
                </w:sdtContent>
              </w:sdt>
              <w:ins w:author="Rossi Rossi" w:id="117" w:date="2026-09-22T06:56:59Z">
                <w:del w:author="Animefor Me" w:id="15" w:date="2026-09-29T09:36:34Z"/>
              </w:ins>
            </w:sdtContent>
          </w:sdt>
        </w:p>
      </w:sdtContent>
    </w:sdt>
    <w:sdt>
      <w:sdtPr>
        <w:id w:val="1505194052"/>
        <w:tag w:val="goog_rdk_3821"/>
      </w:sdtPr>
      <w:sdtContent>
        <w:p w:rsidR="00000000" w:rsidDel="00000000" w:rsidP="00000000" w:rsidRDefault="00000000" w:rsidRPr="00000000" w14:paraId="0000034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76534752"/>
              <w:tag w:val="goog_rdk_3818"/>
            </w:sdtPr>
            <w:sdtContent>
              <w:ins w:author="Rossi Rossi" w:id="117" w:date="2026-09-22T06:56:59Z">
                <w:sdt>
                  <w:sdtPr>
                    <w:id w:val="1427080787"/>
                    <w:tag w:val="goog_rdk_3819"/>
                  </w:sdtPr>
                  <w:sdtContent>
                    <w:del w:author="Animefor Me" w:id="15" w:date="2026-09-29T09:36:34Z"/>
                  </w:sdtContent>
                </w:sdt>
              </w:ins>
              <w:sdt>
                <w:sdtPr>
                  <w:id w:val="-1211073794"/>
                  <w:tag w:val="goog_rdk_38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differ. The Gemini API is transitioning from standard API keys to authorization</w:delText>
                      </w:r>
                    </w:del>
                  </w:ins>
                </w:sdtContent>
              </w:sdt>
              <w:ins w:author="Rossi Rossi" w:id="117" w:date="2026-09-22T06:56:59Z">
                <w:del w:author="Animefor Me" w:id="15" w:date="2026-09-29T09:36:34Z"/>
              </w:ins>
            </w:sdtContent>
          </w:sdt>
        </w:p>
      </w:sdtContent>
    </w:sdt>
    <w:sdt>
      <w:sdtPr>
        <w:id w:val="-326798553"/>
        <w:tag w:val="goog_rdk_3825"/>
      </w:sdtPr>
      <w:sdtContent>
        <w:p w:rsidR="00000000" w:rsidDel="00000000" w:rsidP="00000000" w:rsidRDefault="00000000" w:rsidRPr="00000000" w14:paraId="0000034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79182292"/>
              <w:tag w:val="goog_rdk_3822"/>
            </w:sdtPr>
            <w:sdtContent>
              <w:ins w:author="Rossi Rossi" w:id="117" w:date="2026-09-22T06:56:59Z">
                <w:sdt>
                  <w:sdtPr>
                    <w:id w:val="-1777241929"/>
                    <w:tag w:val="goog_rdk_3823"/>
                  </w:sdtPr>
                  <w:sdtContent>
                    <w:del w:author="Animefor Me" w:id="15" w:date="2026-09-29T09:36:34Z"/>
                  </w:sdtContent>
                </w:sdt>
              </w:ins>
              <w:sdt>
                <w:sdtPr>
                  <w:id w:val="1499122072"/>
                  <w:tag w:val="goog_rdk_38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keys to improve security:</w:delText>
                      </w:r>
                    </w:del>
                  </w:ins>
                </w:sdtContent>
              </w:sdt>
              <w:ins w:author="Rossi Rossi" w:id="117" w:date="2026-09-22T06:56:59Z">
                <w:del w:author="Animefor Me" w:id="15" w:date="2026-09-29T09:36:34Z"/>
              </w:ins>
            </w:sdtContent>
          </w:sdt>
        </w:p>
      </w:sdtContent>
    </w:sdt>
    <w:sdt>
      <w:sdtPr>
        <w:id w:val="1205137166"/>
        <w:tag w:val="goog_rdk_3829"/>
      </w:sdtPr>
      <w:sdtContent>
        <w:p w:rsidR="00000000" w:rsidDel="00000000" w:rsidP="00000000" w:rsidRDefault="00000000" w:rsidRPr="00000000" w14:paraId="0000034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02752418"/>
              <w:tag w:val="goog_rdk_3826"/>
            </w:sdtPr>
            <w:sdtContent>
              <w:ins w:author="Rossi Rossi" w:id="117" w:date="2026-09-22T06:56:59Z">
                <w:sdt>
                  <w:sdtPr>
                    <w:id w:val="947634132"/>
                    <w:tag w:val="goog_rdk_3827"/>
                  </w:sdtPr>
                  <w:sdtContent>
                    <w:del w:author="Animefor Me" w:id="15" w:date="2026-09-29T09:36:34Z"/>
                  </w:sdtContent>
                </w:sdt>
              </w:ins>
              <w:sdt>
                <w:sdtPr>
                  <w:id w:val="-170768670"/>
                  <w:tag w:val="goog_rdk_382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89677013"/>
        <w:tag w:val="goog_rdk_3833"/>
      </w:sdtPr>
      <w:sdtContent>
        <w:p w:rsidR="00000000" w:rsidDel="00000000" w:rsidP="00000000" w:rsidRDefault="00000000" w:rsidRPr="00000000" w14:paraId="0000034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60370955"/>
              <w:tag w:val="goog_rdk_3830"/>
            </w:sdtPr>
            <w:sdtContent>
              <w:ins w:author="Rossi Rossi" w:id="117" w:date="2026-09-22T06:56:59Z">
                <w:sdt>
                  <w:sdtPr>
                    <w:id w:val="1428263130"/>
                    <w:tag w:val="goog_rdk_3831"/>
                  </w:sdtPr>
                  <w:sdtContent>
                    <w:del w:author="Animefor Me" w:id="15" w:date="2026-09-29T09:36:34Z"/>
                  </w:sdtContent>
                </w:sdt>
              </w:ins>
              <w:sdt>
                <w:sdtPr>
                  <w:id w:val="765610574"/>
                  <w:tag w:val="goog_rdk_383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**Standard API keys**: Associate requests with a Google Cloud project for billing and quota purposes. Standard keys don't identify a caller, which limits the granularity of permissions and access control they can support.</w:delText>
                      </w:r>
                    </w:del>
                  </w:ins>
                </w:sdtContent>
              </w:sdt>
              <w:ins w:author="Rossi Rossi" w:id="117" w:date="2026-09-22T06:56:59Z">
                <w:del w:author="Animefor Me" w:id="15" w:date="2026-09-29T09:36:34Z"/>
              </w:ins>
            </w:sdtContent>
          </w:sdt>
        </w:p>
      </w:sdtContent>
    </w:sdt>
    <w:sdt>
      <w:sdtPr>
        <w:id w:val="-1484240880"/>
        <w:tag w:val="goog_rdk_3837"/>
      </w:sdtPr>
      <w:sdtContent>
        <w:p w:rsidR="00000000" w:rsidDel="00000000" w:rsidP="00000000" w:rsidRDefault="00000000" w:rsidRPr="00000000" w14:paraId="0000034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53574765"/>
              <w:tag w:val="goog_rdk_3834"/>
            </w:sdtPr>
            <w:sdtContent>
              <w:ins w:author="Rossi Rossi" w:id="117" w:date="2026-09-22T06:56:59Z">
                <w:sdt>
                  <w:sdtPr>
                    <w:id w:val="-1849751939"/>
                    <w:tag w:val="goog_rdk_3835"/>
                  </w:sdtPr>
                  <w:sdtContent>
                    <w:del w:author="Animefor Me" w:id="15" w:date="2026-09-29T09:36:34Z"/>
                  </w:sdtContent>
                </w:sdt>
              </w:ins>
              <w:sdt>
                <w:sdtPr>
                  <w:id w:val="845951759"/>
                  <w:tag w:val="goog_rdk_38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delText>
                      </w:r>
                    </w:del>
                  </w:ins>
                </w:sdtContent>
              </w:sdt>
              <w:ins w:author="Rossi Rossi" w:id="117" w:date="2026-09-22T06:56:59Z">
                <w:del w:author="Animefor Me" w:id="15" w:date="2026-09-29T09:36:34Z"/>
              </w:ins>
            </w:sdtContent>
          </w:sdt>
        </w:p>
      </w:sdtContent>
    </w:sdt>
    <w:sdt>
      <w:sdtPr>
        <w:id w:val="140383996"/>
        <w:tag w:val="goog_rdk_3841"/>
      </w:sdtPr>
      <w:sdtContent>
        <w:p w:rsidR="00000000" w:rsidDel="00000000" w:rsidP="00000000" w:rsidRDefault="00000000" w:rsidRPr="00000000" w14:paraId="0000034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33903695"/>
              <w:tag w:val="goog_rdk_3838"/>
            </w:sdtPr>
            <w:sdtContent>
              <w:ins w:author="Rossi Rossi" w:id="117" w:date="2026-09-22T06:56:59Z">
                <w:sdt>
                  <w:sdtPr>
                    <w:id w:val="-552877419"/>
                    <w:tag w:val="goog_rdk_3839"/>
                  </w:sdtPr>
                  <w:sdtContent>
                    <w:del w:author="Animefor Me" w:id="15" w:date="2026-09-29T09:36:34Z"/>
                  </w:sdtContent>
                </w:sdt>
              </w:ins>
              <w:sdt>
                <w:sdtPr>
                  <w:id w:val="365035633"/>
                  <w:tag w:val="goog_rdk_384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48893453"/>
        <w:tag w:val="goog_rdk_3845"/>
      </w:sdtPr>
      <w:sdtContent>
        <w:p w:rsidR="00000000" w:rsidDel="00000000" w:rsidP="00000000" w:rsidRDefault="00000000" w:rsidRPr="00000000" w14:paraId="0000034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07028927"/>
              <w:tag w:val="goog_rdk_3842"/>
            </w:sdtPr>
            <w:sdtContent>
              <w:ins w:author="Rossi Rossi" w:id="117" w:date="2026-09-22T06:56:59Z">
                <w:sdt>
                  <w:sdtPr>
                    <w:id w:val="-1934133830"/>
                    <w:tag w:val="goog_rdk_3843"/>
                  </w:sdtPr>
                  <w:sdtContent>
                    <w:del w:author="Animefor Me" w:id="15" w:date="2026-09-29T09:36:34Z"/>
                  </w:sdtContent>
                </w:sdt>
              </w:ins>
              <w:sdt>
                <w:sdtPr>
                  <w:id w:val="-1848156778"/>
                  <w:tag w:val="goog_rdk_38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ensure secure usage, Gemini API will move from standard keys to auth keys:</w:delText>
                      </w:r>
                    </w:del>
                  </w:ins>
                </w:sdtContent>
              </w:sdt>
              <w:ins w:author="Rossi Rossi" w:id="117" w:date="2026-09-22T06:56:59Z">
                <w:del w:author="Animefor Me" w:id="15" w:date="2026-09-29T09:36:34Z"/>
              </w:ins>
            </w:sdtContent>
          </w:sdt>
        </w:p>
      </w:sdtContent>
    </w:sdt>
    <w:sdt>
      <w:sdtPr>
        <w:id w:val="194423478"/>
        <w:tag w:val="goog_rdk_3849"/>
      </w:sdtPr>
      <w:sdtContent>
        <w:p w:rsidR="00000000" w:rsidDel="00000000" w:rsidP="00000000" w:rsidRDefault="00000000" w:rsidRPr="00000000" w14:paraId="0000034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04306384"/>
              <w:tag w:val="goog_rdk_3846"/>
            </w:sdtPr>
            <w:sdtContent>
              <w:ins w:author="Rossi Rossi" w:id="117" w:date="2026-09-22T06:56:59Z">
                <w:sdt>
                  <w:sdtPr>
                    <w:id w:val="1357451536"/>
                    <w:tag w:val="goog_rdk_3847"/>
                  </w:sdtPr>
                  <w:sdtContent>
                    <w:del w:author="Animefor Me" w:id="15" w:date="2026-09-29T09:36:34Z"/>
                  </w:sdtContent>
                </w:sdt>
              </w:ins>
              <w:sdt>
                <w:sdtPr>
                  <w:id w:val="1697811354"/>
                  <w:tag w:val="goog_rdk_384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43184055"/>
        <w:tag w:val="goog_rdk_3853"/>
      </w:sdtPr>
      <w:sdtContent>
        <w:p w:rsidR="00000000" w:rsidDel="00000000" w:rsidP="00000000" w:rsidRDefault="00000000" w:rsidRPr="00000000" w14:paraId="0000034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42367560"/>
              <w:tag w:val="goog_rdk_3850"/>
            </w:sdtPr>
            <w:sdtContent>
              <w:ins w:author="Rossi Rossi" w:id="117" w:date="2026-09-22T06:56:59Z">
                <w:sdt>
                  <w:sdtPr>
                    <w:id w:val="-13407128"/>
                    <w:tag w:val="goog_rdk_3851"/>
                  </w:sdtPr>
                  <w:sdtContent>
                    <w:del w:author="Animefor Me" w:id="15" w:date="2026-09-29T09:36:34Z"/>
                  </w:sdtContent>
                </w:sdt>
              </w:ins>
              <w:sdt>
                <w:sdtPr>
                  <w:id w:val="1407898553"/>
                  <w:tag w:val="goog_rdk_38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**Auth keys default**: Starting May 28, 2026, all new API keys created in Google AI Studio are automatically created as auth keys.</w:delText>
                      </w:r>
                    </w:del>
                  </w:ins>
                </w:sdtContent>
              </w:sdt>
              <w:ins w:author="Rossi Rossi" w:id="117" w:date="2026-09-22T06:56:59Z">
                <w:del w:author="Animefor Me" w:id="15" w:date="2026-09-29T09:36:34Z"/>
              </w:ins>
            </w:sdtContent>
          </w:sdt>
        </w:p>
      </w:sdtContent>
    </w:sdt>
    <w:sdt>
      <w:sdtPr>
        <w:id w:val="1803406093"/>
        <w:tag w:val="goog_rdk_3857"/>
      </w:sdtPr>
      <w:sdtContent>
        <w:p w:rsidR="00000000" w:rsidDel="00000000" w:rsidP="00000000" w:rsidRDefault="00000000" w:rsidRPr="00000000" w14:paraId="0000034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24111354"/>
              <w:tag w:val="goog_rdk_3854"/>
            </w:sdtPr>
            <w:sdtContent>
              <w:ins w:author="Rossi Rossi" w:id="117" w:date="2026-09-22T06:56:59Z">
                <w:sdt>
                  <w:sdtPr>
                    <w:id w:val="-835165064"/>
                    <w:tag w:val="goog_rdk_3855"/>
                  </w:sdtPr>
                  <w:sdtContent>
                    <w:del w:author="Animefor Me" w:id="15" w:date="2026-09-29T09:36:34Z"/>
                  </w:sdtContent>
                </w:sdt>
              </w:ins>
              <w:sdt>
                <w:sdtPr>
                  <w:id w:val="391279344"/>
                  <w:tag w:val="goog_rdk_38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delText>
                      </w:r>
                    </w:del>
                  </w:ins>
                </w:sdtContent>
              </w:sdt>
              <w:ins w:author="Rossi Rossi" w:id="117" w:date="2026-09-22T06:56:59Z">
                <w:del w:author="Animefor Me" w:id="15" w:date="2026-09-29T09:36:34Z"/>
              </w:ins>
            </w:sdtContent>
          </w:sdt>
        </w:p>
      </w:sdtContent>
    </w:sdt>
    <w:sdt>
      <w:sdtPr>
        <w:id w:val="-291159809"/>
        <w:tag w:val="goog_rdk_3861"/>
      </w:sdtPr>
      <w:sdtContent>
        <w:p w:rsidR="00000000" w:rsidDel="00000000" w:rsidP="00000000" w:rsidRDefault="00000000" w:rsidRPr="00000000" w14:paraId="0000034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9450845"/>
              <w:tag w:val="goog_rdk_3858"/>
            </w:sdtPr>
            <w:sdtContent>
              <w:ins w:author="Rossi Rossi" w:id="117" w:date="2026-09-22T06:56:59Z">
                <w:sdt>
                  <w:sdtPr>
                    <w:id w:val="-542784470"/>
                    <w:tag w:val="goog_rdk_3859"/>
                  </w:sdtPr>
                  <w:sdtContent>
                    <w:del w:author="Animefor Me" w:id="15" w:date="2026-09-29T09:36:34Z"/>
                  </w:sdtContent>
                </w:sdt>
              </w:ins>
              <w:sdt>
                <w:sdtPr>
                  <w:id w:val="507913714"/>
                  <w:tag w:val="goog_rdk_38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 September 2026** : the Gemini API will reject requests from **standard</w:delText>
                      </w:r>
                    </w:del>
                  </w:ins>
                </w:sdtContent>
              </w:sdt>
              <w:ins w:author="Rossi Rossi" w:id="117" w:date="2026-09-22T06:56:59Z">
                <w:del w:author="Animefor Me" w:id="15" w:date="2026-09-29T09:36:34Z"/>
              </w:ins>
            </w:sdtContent>
          </w:sdt>
        </w:p>
      </w:sdtContent>
    </w:sdt>
    <w:sdt>
      <w:sdtPr>
        <w:id w:val="-1022553114"/>
        <w:tag w:val="goog_rdk_3865"/>
      </w:sdtPr>
      <w:sdtContent>
        <w:p w:rsidR="00000000" w:rsidDel="00000000" w:rsidP="00000000" w:rsidRDefault="00000000" w:rsidRPr="00000000" w14:paraId="0000035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7064963"/>
              <w:tag w:val="goog_rdk_3862"/>
            </w:sdtPr>
            <w:sdtContent>
              <w:ins w:author="Rossi Rossi" w:id="117" w:date="2026-09-22T06:56:59Z">
                <w:sdt>
                  <w:sdtPr>
                    <w:id w:val="1008042439"/>
                    <w:tag w:val="goog_rdk_3863"/>
                  </w:sdtPr>
                  <w:sdtContent>
                    <w:del w:author="Animefor Me" w:id="15" w:date="2026-09-29T09:36:34Z"/>
                  </w:sdtContent>
                </w:sdt>
              </w:ins>
              <w:sdt>
                <w:sdtPr>
                  <w:id w:val="1325712041"/>
                  <w:tag w:val="goog_rdk_38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keys** . You must [migrate to auth keys](https://ai.google.dev/gemini-api/docs/api-key#migrate-to-auth-key) before this date to avoid service interruption. Make sure to migrate to auth keys before September 2026.</w:delText>
                      </w:r>
                    </w:del>
                  </w:ins>
                </w:sdtContent>
              </w:sdt>
              <w:ins w:author="Rossi Rossi" w:id="117" w:date="2026-09-22T06:56:59Z">
                <w:del w:author="Animefor Me" w:id="15" w:date="2026-09-29T09:36:34Z"/>
              </w:ins>
            </w:sdtContent>
          </w:sdt>
        </w:p>
      </w:sdtContent>
    </w:sdt>
    <w:sdt>
      <w:sdtPr>
        <w:id w:val="663883355"/>
        <w:tag w:val="goog_rdk_3869"/>
      </w:sdtPr>
      <w:sdtContent>
        <w:p w:rsidR="00000000" w:rsidDel="00000000" w:rsidP="00000000" w:rsidRDefault="00000000" w:rsidRPr="00000000" w14:paraId="0000035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47802144"/>
              <w:tag w:val="goog_rdk_3866"/>
            </w:sdtPr>
            <w:sdtContent>
              <w:ins w:author="Rossi Rossi" w:id="117" w:date="2026-09-22T06:56:59Z">
                <w:sdt>
                  <w:sdtPr>
                    <w:id w:val="535108446"/>
                    <w:tag w:val="goog_rdk_3867"/>
                  </w:sdtPr>
                  <w:sdtContent>
                    <w:del w:author="Animefor Me" w:id="15" w:date="2026-09-29T09:36:34Z"/>
                  </w:sdtContent>
                </w:sdt>
              </w:ins>
              <w:sdt>
                <w:sdtPr>
                  <w:id w:val="-1113223489"/>
                  <w:tag w:val="goog_rdk_386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13069613"/>
        <w:tag w:val="goog_rdk_3873"/>
      </w:sdtPr>
      <w:sdtContent>
        <w:p w:rsidR="00000000" w:rsidDel="00000000" w:rsidP="00000000" w:rsidRDefault="00000000" w:rsidRPr="00000000" w14:paraId="0000035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56573031"/>
              <w:tag w:val="goog_rdk_3870"/>
            </w:sdtPr>
            <w:sdtContent>
              <w:ins w:author="Rossi Rossi" w:id="117" w:date="2026-09-22T06:56:59Z">
                <w:sdt>
                  <w:sdtPr>
                    <w:id w:val="-1618075832"/>
                    <w:tag w:val="goog_rdk_3871"/>
                  </w:sdtPr>
                  <w:sdtContent>
                    <w:del w:author="Animefor Me" w:id="15" w:date="2026-09-29T09:36:34Z"/>
                  </w:sdtContent>
                </w:sdt>
              </w:ins>
              <w:sdt>
                <w:sdtPr>
                  <w:id w:val="-364627699"/>
                  <w:tag w:val="goog_rdk_38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7" w:date="2026-09-22T06:56:59Z">
                <w:del w:author="Animefor Me" w:id="15" w:date="2026-09-29T09:36:34Z"/>
              </w:ins>
            </w:sdtContent>
          </w:sdt>
        </w:p>
      </w:sdtContent>
    </w:sdt>
    <w:sdt>
      <w:sdtPr>
        <w:id w:val="1697800001"/>
        <w:tag w:val="goog_rdk_3877"/>
      </w:sdtPr>
      <w:sdtContent>
        <w:p w:rsidR="00000000" w:rsidDel="00000000" w:rsidP="00000000" w:rsidRDefault="00000000" w:rsidRPr="00000000" w14:paraId="0000035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01675654"/>
              <w:tag w:val="goog_rdk_3874"/>
            </w:sdtPr>
            <w:sdtContent>
              <w:ins w:author="Rossi Rossi" w:id="117" w:date="2026-09-22T06:56:59Z">
                <w:sdt>
                  <w:sdtPr>
                    <w:id w:val="-1381224671"/>
                    <w:tag w:val="goog_rdk_3875"/>
                  </w:sdtPr>
                  <w:sdtContent>
                    <w:del w:author="Animefor Me" w:id="15" w:date="2026-09-29T09:36:34Z"/>
                  </w:sdtContent>
                </w:sdt>
              </w:ins>
              <w:sdt>
                <w:sdtPr>
                  <w:id w:val="-301619253"/>
                  <w:tag w:val="goog_rdk_38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Requests authenticated by authorization keys are not recorded in Google Cloud service account usage metrics.</w:delText>
                      </w:r>
                    </w:del>
                  </w:ins>
                </w:sdtContent>
              </w:sdt>
              <w:ins w:author="Rossi Rossi" w:id="117" w:date="2026-09-22T06:56:59Z">
                <w:del w:author="Animefor Me" w:id="15" w:date="2026-09-29T09:36:34Z"/>
              </w:ins>
            </w:sdtContent>
          </w:sdt>
        </w:p>
      </w:sdtContent>
    </w:sdt>
    <w:sdt>
      <w:sdtPr>
        <w:id w:val="-1972626498"/>
        <w:tag w:val="goog_rdk_3881"/>
      </w:sdtPr>
      <w:sdtContent>
        <w:p w:rsidR="00000000" w:rsidDel="00000000" w:rsidP="00000000" w:rsidRDefault="00000000" w:rsidRPr="00000000" w14:paraId="0000035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39189278"/>
              <w:tag w:val="goog_rdk_3878"/>
            </w:sdtPr>
            <w:sdtContent>
              <w:ins w:author="Rossi Rossi" w:id="117" w:date="2026-09-22T06:56:59Z">
                <w:sdt>
                  <w:sdtPr>
                    <w:id w:val="317391682"/>
                    <w:tag w:val="goog_rdk_3879"/>
                  </w:sdtPr>
                  <w:sdtContent>
                    <w:del w:author="Animefor Me" w:id="15" w:date="2026-09-29T09:36:34Z"/>
                  </w:sdtContent>
                </w:sdt>
              </w:ins>
              <w:sdt>
                <w:sdtPr>
                  <w:id w:val="-2005859265"/>
                  <w:tag w:val="goog_rdk_388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95622203"/>
        <w:tag w:val="goog_rdk_3885"/>
      </w:sdtPr>
      <w:sdtContent>
        <w:p w:rsidR="00000000" w:rsidDel="00000000" w:rsidP="00000000" w:rsidRDefault="00000000" w:rsidRPr="00000000" w14:paraId="0000035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58420695"/>
              <w:tag w:val="goog_rdk_3882"/>
            </w:sdtPr>
            <w:sdtContent>
              <w:ins w:author="Rossi Rossi" w:id="117" w:date="2026-09-22T06:56:59Z">
                <w:sdt>
                  <w:sdtPr>
                    <w:id w:val="617694205"/>
                    <w:tag w:val="goog_rdk_3883"/>
                  </w:sdtPr>
                  <w:sdtContent>
                    <w:del w:author="Animefor Me" w:id="15" w:date="2026-09-29T09:36:34Z"/>
                  </w:sdtContent>
                </w:sdt>
              </w:ins>
              <w:sdt>
                <w:sdtPr>
                  <w:id w:val="763146043"/>
                  <w:tag w:val="goog_rdk_388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Managing API keys in Google AI Studio</w:delText>
                      </w:r>
                    </w:del>
                  </w:ins>
                </w:sdtContent>
              </w:sdt>
              <w:ins w:author="Rossi Rossi" w:id="117" w:date="2026-09-22T06:56:59Z">
                <w:del w:author="Animefor Me" w:id="15" w:date="2026-09-29T09:36:34Z"/>
              </w:ins>
            </w:sdtContent>
          </w:sdt>
        </w:p>
      </w:sdtContent>
    </w:sdt>
    <w:sdt>
      <w:sdtPr>
        <w:id w:val="218113787"/>
        <w:tag w:val="goog_rdk_3889"/>
      </w:sdtPr>
      <w:sdtContent>
        <w:p w:rsidR="00000000" w:rsidDel="00000000" w:rsidP="00000000" w:rsidRDefault="00000000" w:rsidRPr="00000000" w14:paraId="0000035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39984896"/>
              <w:tag w:val="goog_rdk_3886"/>
            </w:sdtPr>
            <w:sdtContent>
              <w:ins w:author="Rossi Rossi" w:id="117" w:date="2026-09-22T06:56:59Z">
                <w:sdt>
                  <w:sdtPr>
                    <w:id w:val="-66898062"/>
                    <w:tag w:val="goog_rdk_3887"/>
                  </w:sdtPr>
                  <w:sdtContent>
                    <w:del w:author="Animefor Me" w:id="15" w:date="2026-09-29T09:36:34Z"/>
                  </w:sdtContent>
                </w:sdt>
              </w:ins>
              <w:sdt>
                <w:sdtPr>
                  <w:id w:val="-1570828570"/>
                  <w:tag w:val="goog_rdk_388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902040166"/>
        <w:tag w:val="goog_rdk_3893"/>
      </w:sdtPr>
      <w:sdtContent>
        <w:p w:rsidR="00000000" w:rsidDel="00000000" w:rsidP="00000000" w:rsidRDefault="00000000" w:rsidRPr="00000000" w14:paraId="0000035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73878642"/>
              <w:tag w:val="goog_rdk_3890"/>
            </w:sdtPr>
            <w:sdtContent>
              <w:ins w:author="Rossi Rossi" w:id="117" w:date="2026-09-22T06:56:59Z">
                <w:sdt>
                  <w:sdtPr>
                    <w:id w:val="-1586847727"/>
                    <w:tag w:val="goog_rdk_3891"/>
                  </w:sdtPr>
                  <w:sdtContent>
                    <w:del w:author="Animefor Me" w:id="15" w:date="2026-09-29T09:36:34Z"/>
                  </w:sdtContent>
                </w:sdt>
              </w:ins>
              <w:sdt>
                <w:sdtPr>
                  <w:id w:val="-370189161"/>
                  <w:tag w:val="goog_rdk_389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manage your projects and keys directly in [Google AI Studio](https://aistudio.google.com/apikey).</w:delText>
                      </w:r>
                    </w:del>
                  </w:ins>
                </w:sdtContent>
              </w:sdt>
              <w:ins w:author="Rossi Rossi" w:id="117" w:date="2026-09-22T06:56:59Z">
                <w:del w:author="Animefor Me" w:id="15" w:date="2026-09-29T09:36:34Z"/>
              </w:ins>
            </w:sdtContent>
          </w:sdt>
        </w:p>
      </w:sdtContent>
    </w:sdt>
    <w:sdt>
      <w:sdtPr>
        <w:id w:val="-1274624348"/>
        <w:tag w:val="goog_rdk_3897"/>
      </w:sdtPr>
      <w:sdtContent>
        <w:p w:rsidR="00000000" w:rsidDel="00000000" w:rsidP="00000000" w:rsidRDefault="00000000" w:rsidRPr="00000000" w14:paraId="0000035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04625339"/>
              <w:tag w:val="goog_rdk_3894"/>
            </w:sdtPr>
            <w:sdtContent>
              <w:ins w:author="Rossi Rossi" w:id="117" w:date="2026-09-22T06:56:59Z">
                <w:sdt>
                  <w:sdtPr>
                    <w:id w:val="2079279344"/>
                    <w:tag w:val="goog_rdk_3895"/>
                  </w:sdtPr>
                  <w:sdtContent>
                    <w:del w:author="Animefor Me" w:id="15" w:date="2026-09-29T09:36:34Z"/>
                  </w:sdtContent>
                </w:sdt>
              </w:ins>
              <w:sdt>
                <w:sdtPr>
                  <w:id w:val="-345317379"/>
                  <w:tag w:val="goog_rdk_389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88977590"/>
        <w:tag w:val="goog_rdk_3901"/>
      </w:sdtPr>
      <w:sdtContent>
        <w:p w:rsidR="00000000" w:rsidDel="00000000" w:rsidP="00000000" w:rsidRDefault="00000000" w:rsidRPr="00000000" w14:paraId="0000035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81609479"/>
              <w:tag w:val="goog_rdk_3898"/>
            </w:sdtPr>
            <w:sdtContent>
              <w:ins w:author="Rossi Rossi" w:id="117" w:date="2026-09-22T06:56:59Z">
                <w:sdt>
                  <w:sdtPr>
                    <w:id w:val="441849083"/>
                    <w:tag w:val="goog_rdk_3899"/>
                  </w:sdtPr>
                  <w:sdtContent>
                    <w:del w:author="Animefor Me" w:id="15" w:date="2026-09-29T09:36:34Z"/>
                  </w:sdtContent>
                </w:sdt>
              </w:ins>
              <w:sdt>
                <w:sdtPr>
                  <w:id w:val="2114406319"/>
                  <w:tag w:val="goog_rdk_390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Google Cloud projects</w:delText>
                      </w:r>
                    </w:del>
                  </w:ins>
                </w:sdtContent>
              </w:sdt>
              <w:ins w:author="Rossi Rossi" w:id="117" w:date="2026-09-22T06:56:59Z">
                <w:del w:author="Animefor Me" w:id="15" w:date="2026-09-29T09:36:34Z"/>
              </w:ins>
            </w:sdtContent>
          </w:sdt>
        </w:p>
      </w:sdtContent>
    </w:sdt>
    <w:sdt>
      <w:sdtPr>
        <w:id w:val="1434199316"/>
        <w:tag w:val="goog_rdk_3905"/>
      </w:sdtPr>
      <w:sdtContent>
        <w:p w:rsidR="00000000" w:rsidDel="00000000" w:rsidP="00000000" w:rsidRDefault="00000000" w:rsidRPr="00000000" w14:paraId="0000035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65675835"/>
              <w:tag w:val="goog_rdk_3902"/>
            </w:sdtPr>
            <w:sdtContent>
              <w:ins w:author="Rossi Rossi" w:id="117" w:date="2026-09-22T06:56:59Z">
                <w:sdt>
                  <w:sdtPr>
                    <w:id w:val="-156067190"/>
                    <w:tag w:val="goog_rdk_3903"/>
                  </w:sdtPr>
                  <w:sdtContent>
                    <w:del w:author="Animefor Me" w:id="15" w:date="2026-09-29T09:36:34Z"/>
                  </w:sdtContent>
                </w:sdt>
              </w:ins>
              <w:sdt>
                <w:sdtPr>
                  <w:id w:val="588973406"/>
                  <w:tag w:val="goog_rdk_390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82829725"/>
        <w:tag w:val="goog_rdk_3909"/>
      </w:sdtPr>
      <w:sdtContent>
        <w:p w:rsidR="00000000" w:rsidDel="00000000" w:rsidP="00000000" w:rsidRDefault="00000000" w:rsidRPr="00000000" w14:paraId="0000035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01490369"/>
              <w:tag w:val="goog_rdk_3906"/>
            </w:sdtPr>
            <w:sdtContent>
              <w:ins w:author="Rossi Rossi" w:id="117" w:date="2026-09-22T06:56:59Z">
                <w:sdt>
                  <w:sdtPr>
                    <w:id w:val="-1093036199"/>
                    <w:tag w:val="goog_rdk_3907"/>
                  </w:sdtPr>
                  <w:sdtContent>
                    <w:del w:author="Animefor Me" w:id="15" w:date="2026-09-29T09:36:34Z"/>
                  </w:sdtContent>
                </w:sdt>
              </w:ins>
              <w:sdt>
                <w:sdtPr>
                  <w:id w:val="1846598931"/>
                  <w:tag w:val="goog_rdk_39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Every Gemini API key is associated with a [Google Cloud project](https://cloud.google.com/resource-manager/docs/creating-managing-projects).</w:delText>
                      </w:r>
                    </w:del>
                  </w:ins>
                </w:sdtContent>
              </w:sdt>
              <w:ins w:author="Rossi Rossi" w:id="117" w:date="2026-09-22T06:56:59Z">
                <w:del w:author="Animefor Me" w:id="15" w:date="2026-09-29T09:36:34Z"/>
              </w:ins>
            </w:sdtContent>
          </w:sdt>
        </w:p>
      </w:sdtContent>
    </w:sdt>
    <w:sdt>
      <w:sdtPr>
        <w:id w:val="154592424"/>
        <w:tag w:val="goog_rdk_3913"/>
      </w:sdtPr>
      <w:sdtContent>
        <w:p w:rsidR="00000000" w:rsidDel="00000000" w:rsidP="00000000" w:rsidRDefault="00000000" w:rsidRPr="00000000" w14:paraId="0000035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49488112"/>
              <w:tag w:val="goog_rdk_3910"/>
            </w:sdtPr>
            <w:sdtContent>
              <w:ins w:author="Rossi Rossi" w:id="117" w:date="2026-09-22T06:56:59Z">
                <w:sdt>
                  <w:sdtPr>
                    <w:id w:val="263243554"/>
                    <w:tag w:val="goog_rdk_3911"/>
                  </w:sdtPr>
                  <w:sdtContent>
                    <w:del w:author="Animefor Me" w:id="15" w:date="2026-09-29T09:36:34Z"/>
                  </w:sdtContent>
                </w:sdt>
              </w:ins>
              <w:sdt>
                <w:sdtPr>
                  <w:id w:val="-954985674"/>
                  <w:tag w:val="goog_rdk_39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Cloud projects manage billing, collaborators, and permissions. Google AI</w:delText>
                      </w:r>
                    </w:del>
                  </w:ins>
                </w:sdtContent>
              </w:sdt>
              <w:ins w:author="Rossi Rossi" w:id="117" w:date="2026-09-22T06:56:59Z">
                <w:del w:author="Animefor Me" w:id="15" w:date="2026-09-29T09:36:34Z"/>
              </w:ins>
            </w:sdtContent>
          </w:sdt>
        </w:p>
      </w:sdtContent>
    </w:sdt>
    <w:sdt>
      <w:sdtPr>
        <w:id w:val="-393316840"/>
        <w:tag w:val="goog_rdk_3917"/>
      </w:sdtPr>
      <w:sdtContent>
        <w:p w:rsidR="00000000" w:rsidDel="00000000" w:rsidP="00000000" w:rsidRDefault="00000000" w:rsidRPr="00000000" w14:paraId="0000035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3202888"/>
              <w:tag w:val="goog_rdk_3914"/>
            </w:sdtPr>
            <w:sdtContent>
              <w:ins w:author="Rossi Rossi" w:id="117" w:date="2026-09-22T06:56:59Z">
                <w:sdt>
                  <w:sdtPr>
                    <w:id w:val="-61674662"/>
                    <w:tag w:val="goog_rdk_3915"/>
                  </w:sdtPr>
                  <w:sdtContent>
                    <w:del w:author="Animefor Me" w:id="15" w:date="2026-09-29T09:36:34Z"/>
                  </w:sdtContent>
                </w:sdt>
              </w:ins>
              <w:sdt>
                <w:sdtPr>
                  <w:id w:val="698803118"/>
                  <w:tag w:val="goog_rdk_39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provides a lightweight interface to access these projects.</w:delText>
                      </w:r>
                    </w:del>
                  </w:ins>
                </w:sdtContent>
              </w:sdt>
              <w:ins w:author="Rossi Rossi" w:id="117" w:date="2026-09-22T06:56:59Z">
                <w:del w:author="Animefor Me" w:id="15" w:date="2026-09-29T09:36:34Z"/>
              </w:ins>
            </w:sdtContent>
          </w:sdt>
        </w:p>
      </w:sdtContent>
    </w:sdt>
    <w:sdt>
      <w:sdtPr>
        <w:id w:val="-819183389"/>
        <w:tag w:val="goog_rdk_3921"/>
      </w:sdtPr>
      <w:sdtContent>
        <w:p w:rsidR="00000000" w:rsidDel="00000000" w:rsidP="00000000" w:rsidRDefault="00000000" w:rsidRPr="00000000" w14:paraId="0000035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31511222"/>
              <w:tag w:val="goog_rdk_3918"/>
            </w:sdtPr>
            <w:sdtContent>
              <w:ins w:author="Rossi Rossi" w:id="117" w:date="2026-09-22T06:56:59Z">
                <w:sdt>
                  <w:sdtPr>
                    <w:id w:val="-1912270564"/>
                    <w:tag w:val="goog_rdk_3919"/>
                  </w:sdtPr>
                  <w:sdtContent>
                    <w:del w:author="Animefor Me" w:id="15" w:date="2026-09-29T09:36:34Z"/>
                  </w:sdtContent>
                </w:sdt>
              </w:ins>
              <w:sdt>
                <w:sdtPr>
                  <w:id w:val="-1251659635"/>
                  <w:tag w:val="goog_rdk_392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47503081"/>
        <w:tag w:val="goog_rdk_3925"/>
      </w:sdtPr>
      <w:sdtContent>
        <w:p w:rsidR="00000000" w:rsidDel="00000000" w:rsidP="00000000" w:rsidRDefault="00000000" w:rsidRPr="00000000" w14:paraId="0000035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20139373"/>
              <w:tag w:val="goog_rdk_3922"/>
            </w:sdtPr>
            <w:sdtContent>
              <w:ins w:author="Rossi Rossi" w:id="117" w:date="2026-09-22T06:56:59Z">
                <w:sdt>
                  <w:sdtPr>
                    <w:id w:val="321674134"/>
                    <w:tag w:val="goog_rdk_3923"/>
                  </w:sdtPr>
                  <w:sdtContent>
                    <w:del w:author="Animefor Me" w:id="15" w:date="2026-09-29T09:36:34Z"/>
                  </w:sdtContent>
                </w:sdt>
              </w:ins>
              <w:sdt>
                <w:sdtPr>
                  <w:id w:val="1129419430"/>
                  <w:tag w:val="goog_rdk_39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**Default project** : If you are a new user, Google AI Studio automatically creates a default Google Cloud project and API key after you accept the Terms of Service. You can rename this project by navigating to the **Projects** view in your dashboard.</w:delText>
                      </w:r>
                    </w:del>
                  </w:ins>
                </w:sdtContent>
              </w:sdt>
              <w:ins w:author="Rossi Rossi" w:id="117" w:date="2026-09-22T06:56:59Z">
                <w:del w:author="Animefor Me" w:id="15" w:date="2026-09-29T09:36:34Z"/>
              </w:ins>
            </w:sdtContent>
          </w:sdt>
        </w:p>
      </w:sdtContent>
    </w:sdt>
    <w:sdt>
      <w:sdtPr>
        <w:id w:val="-2015477872"/>
        <w:tag w:val="goog_rdk_3929"/>
      </w:sdtPr>
      <w:sdtContent>
        <w:p w:rsidR="00000000" w:rsidDel="00000000" w:rsidP="00000000" w:rsidRDefault="00000000" w:rsidRPr="00000000" w14:paraId="0000036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12835959"/>
              <w:tag w:val="goog_rdk_3926"/>
            </w:sdtPr>
            <w:sdtContent>
              <w:ins w:author="Rossi Rossi" w:id="117" w:date="2026-09-22T06:56:59Z">
                <w:sdt>
                  <w:sdtPr>
                    <w:id w:val="1242686953"/>
                    <w:tag w:val="goog_rdk_3927"/>
                  </w:sdtPr>
                  <w:sdtContent>
                    <w:del w:author="Animefor Me" w:id="15" w:date="2026-09-29T09:36:34Z"/>
                  </w:sdtContent>
                </w:sdt>
              </w:ins>
              <w:sdt>
                <w:sdtPr>
                  <w:id w:val="-948750743"/>
                  <w:tag w:val="goog_rdk_39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**Existing projects**: If you already have a Google Cloud account, AI Studio does not create a default project. Instead, you must import your existing projects.</w:delText>
                      </w:r>
                    </w:del>
                  </w:ins>
                </w:sdtContent>
              </w:sdt>
              <w:ins w:author="Rossi Rossi" w:id="117" w:date="2026-09-22T06:56:59Z">
                <w:del w:author="Animefor Me" w:id="15" w:date="2026-09-29T09:36:34Z"/>
              </w:ins>
            </w:sdtContent>
          </w:sdt>
        </w:p>
      </w:sdtContent>
    </w:sdt>
    <w:sdt>
      <w:sdtPr>
        <w:id w:val="1008611803"/>
        <w:tag w:val="goog_rdk_3933"/>
      </w:sdtPr>
      <w:sdtContent>
        <w:p w:rsidR="00000000" w:rsidDel="00000000" w:rsidP="00000000" w:rsidRDefault="00000000" w:rsidRPr="00000000" w14:paraId="0000036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14265251"/>
              <w:tag w:val="goog_rdk_3930"/>
            </w:sdtPr>
            <w:sdtContent>
              <w:ins w:author="Rossi Rossi" w:id="117" w:date="2026-09-22T06:56:59Z">
                <w:sdt>
                  <w:sdtPr>
                    <w:id w:val="2089583443"/>
                    <w:tag w:val="goog_rdk_3931"/>
                  </w:sdtPr>
                  <w:sdtContent>
                    <w:del w:author="Animefor Me" w:id="15" w:date="2026-09-29T09:36:34Z"/>
                  </w:sdtContent>
                </w:sdt>
              </w:ins>
              <w:sdt>
                <w:sdtPr>
                  <w:id w:val="-1820379498"/>
                  <w:tag w:val="goog_rdk_393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18563800"/>
        <w:tag w:val="goog_rdk_3937"/>
      </w:sdtPr>
      <w:sdtContent>
        <w:p w:rsidR="00000000" w:rsidDel="00000000" w:rsidP="00000000" w:rsidRDefault="00000000" w:rsidRPr="00000000" w14:paraId="0000036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88927122"/>
              <w:tag w:val="goog_rdk_3934"/>
            </w:sdtPr>
            <w:sdtContent>
              <w:ins w:author="Rossi Rossi" w:id="117" w:date="2026-09-22T06:56:59Z">
                <w:sdt>
                  <w:sdtPr>
                    <w:id w:val="-1948357193"/>
                    <w:tag w:val="goog_rdk_3935"/>
                  </w:sdtPr>
                  <w:sdtContent>
                    <w:del w:author="Animefor Me" w:id="15" w:date="2026-09-29T09:36:34Z"/>
                  </w:sdtContent>
                </w:sdt>
              </w:ins>
              <w:sdt>
                <w:sdtPr>
                  <w:id w:val="-1106748818"/>
                  <w:tag w:val="goog_rdk_39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Importing projects</w:delText>
                      </w:r>
                    </w:del>
                  </w:ins>
                </w:sdtContent>
              </w:sdt>
              <w:ins w:author="Rossi Rossi" w:id="117" w:date="2026-09-22T06:56:59Z">
                <w:del w:author="Animefor Me" w:id="15" w:date="2026-09-29T09:36:34Z"/>
              </w:ins>
            </w:sdtContent>
          </w:sdt>
        </w:p>
      </w:sdtContent>
    </w:sdt>
    <w:sdt>
      <w:sdtPr>
        <w:id w:val="-543300918"/>
        <w:tag w:val="goog_rdk_3941"/>
      </w:sdtPr>
      <w:sdtContent>
        <w:p w:rsidR="00000000" w:rsidDel="00000000" w:rsidP="00000000" w:rsidRDefault="00000000" w:rsidRPr="00000000" w14:paraId="0000036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68374352"/>
              <w:tag w:val="goog_rdk_3938"/>
            </w:sdtPr>
            <w:sdtContent>
              <w:ins w:author="Rossi Rossi" w:id="117" w:date="2026-09-22T06:56:59Z">
                <w:sdt>
                  <w:sdtPr>
                    <w:id w:val="-730388246"/>
                    <w:tag w:val="goog_rdk_3939"/>
                  </w:sdtPr>
                  <w:sdtContent>
                    <w:del w:author="Animefor Me" w:id="15" w:date="2026-09-29T09:36:34Z"/>
                  </w:sdtContent>
                </w:sdt>
              </w:ins>
              <w:sdt>
                <w:sdtPr>
                  <w:id w:val="410806000"/>
                  <w:tag w:val="goog_rdk_394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57630308"/>
        <w:tag w:val="goog_rdk_3945"/>
      </w:sdtPr>
      <w:sdtContent>
        <w:p w:rsidR="00000000" w:rsidDel="00000000" w:rsidP="00000000" w:rsidRDefault="00000000" w:rsidRPr="00000000" w14:paraId="0000036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8371303"/>
              <w:tag w:val="goog_rdk_3942"/>
            </w:sdtPr>
            <w:sdtContent>
              <w:ins w:author="Rossi Rossi" w:id="117" w:date="2026-09-22T06:56:59Z">
                <w:sdt>
                  <w:sdtPr>
                    <w:id w:val="538455654"/>
                    <w:tag w:val="goog_rdk_3943"/>
                  </w:sdtPr>
                  <w:sdtContent>
                    <w:del w:author="Animefor Me" w:id="15" w:date="2026-09-29T09:36:34Z"/>
                  </w:sdtContent>
                </w:sdt>
              </w:ins>
              <w:sdt>
                <w:sdtPr>
                  <w:id w:val="2135846616"/>
                  <w:tag w:val="goog_rdk_39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By default, Google AI Studio does not display all of your Google Cloud</w:delText>
                      </w:r>
                    </w:del>
                  </w:ins>
                </w:sdtContent>
              </w:sdt>
              <w:ins w:author="Rossi Rossi" w:id="117" w:date="2026-09-22T06:56:59Z">
                <w:del w:author="Animefor Me" w:id="15" w:date="2026-09-29T09:36:34Z"/>
              </w:ins>
            </w:sdtContent>
          </w:sdt>
        </w:p>
      </w:sdtContent>
    </w:sdt>
    <w:sdt>
      <w:sdtPr>
        <w:id w:val="1547169644"/>
        <w:tag w:val="goog_rdk_3949"/>
      </w:sdtPr>
      <w:sdtContent>
        <w:p w:rsidR="00000000" w:rsidDel="00000000" w:rsidP="00000000" w:rsidRDefault="00000000" w:rsidRPr="00000000" w14:paraId="0000036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67744991"/>
              <w:tag w:val="goog_rdk_3946"/>
            </w:sdtPr>
            <w:sdtContent>
              <w:ins w:author="Rossi Rossi" w:id="117" w:date="2026-09-22T06:56:59Z">
                <w:sdt>
                  <w:sdtPr>
                    <w:id w:val="-2041240004"/>
                    <w:tag w:val="goog_rdk_3947"/>
                  </w:sdtPr>
                  <w:sdtContent>
                    <w:del w:author="Animefor Me" w:id="15" w:date="2026-09-29T09:36:34Z"/>
                  </w:sdtContent>
                </w:sdt>
              </w:ins>
              <w:sdt>
                <w:sdtPr>
                  <w:id w:val="-1722692616"/>
                  <w:tag w:val="goog_rdk_39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projects. You must import the projects you want to use:</w:delText>
                      </w:r>
                    </w:del>
                  </w:ins>
                </w:sdtContent>
              </w:sdt>
              <w:ins w:author="Rossi Rossi" w:id="117" w:date="2026-09-22T06:56:59Z">
                <w:del w:author="Animefor Me" w:id="15" w:date="2026-09-29T09:36:34Z"/>
              </w:ins>
            </w:sdtContent>
          </w:sdt>
        </w:p>
      </w:sdtContent>
    </w:sdt>
    <w:sdt>
      <w:sdtPr>
        <w:id w:val="2041575266"/>
        <w:tag w:val="goog_rdk_3953"/>
      </w:sdtPr>
      <w:sdtContent>
        <w:p w:rsidR="00000000" w:rsidDel="00000000" w:rsidP="00000000" w:rsidRDefault="00000000" w:rsidRPr="00000000" w14:paraId="0000036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02963585"/>
              <w:tag w:val="goog_rdk_3950"/>
            </w:sdtPr>
            <w:sdtContent>
              <w:ins w:author="Rossi Rossi" w:id="117" w:date="2026-09-22T06:56:59Z">
                <w:sdt>
                  <w:sdtPr>
                    <w:id w:val="-540099349"/>
                    <w:tag w:val="goog_rdk_3951"/>
                  </w:sdtPr>
                  <w:sdtContent>
                    <w:del w:author="Animefor Me" w:id="15" w:date="2026-09-29T09:36:34Z"/>
                  </w:sdtContent>
                </w:sdt>
              </w:ins>
              <w:sdt>
                <w:sdtPr>
                  <w:id w:val="-1481003193"/>
                  <w:tag w:val="goog_rdk_395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63841881"/>
        <w:tag w:val="goog_rdk_3957"/>
      </w:sdtPr>
      <w:sdtContent>
        <w:p w:rsidR="00000000" w:rsidDel="00000000" w:rsidP="00000000" w:rsidRDefault="00000000" w:rsidRPr="00000000" w14:paraId="0000036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72236609"/>
              <w:tag w:val="goog_rdk_3954"/>
            </w:sdtPr>
            <w:sdtContent>
              <w:ins w:author="Rossi Rossi" w:id="117" w:date="2026-09-22T06:56:59Z">
                <w:sdt>
                  <w:sdtPr>
                    <w:id w:val="471425651"/>
                    <w:tag w:val="goog_rdk_3955"/>
                  </w:sdtPr>
                  <w:sdtContent>
                    <w:del w:author="Animefor Me" w:id="15" w:date="2026-09-29T09:36:34Z"/>
                  </w:sdtContent>
                </w:sdt>
              </w:ins>
              <w:sdt>
                <w:sdtPr>
                  <w:id w:val="497906641"/>
                  <w:tag w:val="goog_rdk_39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[Google AI Studio](https://aistudio.google.com).</w:delText>
                      </w:r>
                    </w:del>
                  </w:ins>
                </w:sdtContent>
              </w:sdt>
              <w:ins w:author="Rossi Rossi" w:id="117" w:date="2026-09-22T06:56:59Z">
                <w:del w:author="Animefor Me" w:id="15" w:date="2026-09-29T09:36:34Z"/>
              </w:ins>
            </w:sdtContent>
          </w:sdt>
        </w:p>
      </w:sdtContent>
    </w:sdt>
    <w:sdt>
      <w:sdtPr>
        <w:id w:val="1659164225"/>
        <w:tag w:val="goog_rdk_3961"/>
      </w:sdtPr>
      <w:sdtContent>
        <w:p w:rsidR="00000000" w:rsidDel="00000000" w:rsidP="00000000" w:rsidRDefault="00000000" w:rsidRPr="00000000" w14:paraId="0000036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10860774"/>
              <w:tag w:val="goog_rdk_3958"/>
            </w:sdtPr>
            <w:sdtContent>
              <w:ins w:author="Rossi Rossi" w:id="117" w:date="2026-09-22T06:56:59Z">
                <w:sdt>
                  <w:sdtPr>
                    <w:id w:val="1967095043"/>
                    <w:tag w:val="goog_rdk_3959"/>
                  </w:sdtPr>
                  <w:sdtContent>
                    <w:del w:author="Animefor Me" w:id="15" w:date="2026-09-29T09:36:34Z"/>
                  </w:sdtContent>
                </w:sdt>
              </w:ins>
              <w:sdt>
                <w:sdtPr>
                  <w:id w:val="-953541061"/>
                  <w:tag w:val="goog_rdk_39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Open the **Dashboard** from the left panel and select **Projects**.</w:delText>
                      </w:r>
                    </w:del>
                  </w:ins>
                </w:sdtContent>
              </w:sdt>
              <w:ins w:author="Rossi Rossi" w:id="117" w:date="2026-09-22T06:56:59Z">
                <w:del w:author="Animefor Me" w:id="15" w:date="2026-09-29T09:36:34Z"/>
              </w:ins>
            </w:sdtContent>
          </w:sdt>
        </w:p>
      </w:sdtContent>
    </w:sdt>
    <w:sdt>
      <w:sdtPr>
        <w:id w:val="-664495481"/>
        <w:tag w:val="goog_rdk_3965"/>
      </w:sdtPr>
      <w:sdtContent>
        <w:p w:rsidR="00000000" w:rsidDel="00000000" w:rsidP="00000000" w:rsidRDefault="00000000" w:rsidRPr="00000000" w14:paraId="0000036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29654241"/>
              <w:tag w:val="goog_rdk_3962"/>
            </w:sdtPr>
            <w:sdtContent>
              <w:ins w:author="Rossi Rossi" w:id="117" w:date="2026-09-22T06:56:59Z">
                <w:sdt>
                  <w:sdtPr>
                    <w:id w:val="-898049032"/>
                    <w:tag w:val="goog_rdk_3963"/>
                  </w:sdtPr>
                  <w:sdtContent>
                    <w:del w:author="Animefor Me" w:id="15" w:date="2026-09-29T09:36:34Z"/>
                  </w:sdtContent>
                </w:sdt>
              </w:ins>
              <w:sdt>
                <w:sdtPr>
                  <w:id w:val="826128330"/>
                  <w:tag w:val="goog_rdk_39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the **Import projects** button.</w:delText>
                      </w:r>
                    </w:del>
                  </w:ins>
                </w:sdtContent>
              </w:sdt>
              <w:ins w:author="Rossi Rossi" w:id="117" w:date="2026-09-22T06:56:59Z">
                <w:del w:author="Animefor Me" w:id="15" w:date="2026-09-29T09:36:34Z"/>
              </w:ins>
            </w:sdtContent>
          </w:sdt>
        </w:p>
      </w:sdtContent>
    </w:sdt>
    <w:sdt>
      <w:sdtPr>
        <w:id w:val="1199930009"/>
        <w:tag w:val="goog_rdk_3969"/>
      </w:sdtPr>
      <w:sdtContent>
        <w:p w:rsidR="00000000" w:rsidDel="00000000" w:rsidP="00000000" w:rsidRDefault="00000000" w:rsidRPr="00000000" w14:paraId="0000036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93442072"/>
              <w:tag w:val="goog_rdk_3966"/>
            </w:sdtPr>
            <w:sdtContent>
              <w:ins w:author="Rossi Rossi" w:id="117" w:date="2026-09-22T06:56:59Z">
                <w:sdt>
                  <w:sdtPr>
                    <w:id w:val="-834177646"/>
                    <w:tag w:val="goog_rdk_3967"/>
                  </w:sdtPr>
                  <w:sdtContent>
                    <w:del w:author="Animefor Me" w:id="15" w:date="2026-09-29T09:36:34Z"/>
                  </w:sdtContent>
                </w:sdt>
              </w:ins>
              <w:sdt>
                <w:sdtPr>
                  <w:id w:val="1405710679"/>
                  <w:tag w:val="goog_rdk_39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Search for and select the Google Cloud project you want to import, then click **Import**.</w:delText>
                      </w:r>
                    </w:del>
                  </w:ins>
                </w:sdtContent>
              </w:sdt>
              <w:ins w:author="Rossi Rossi" w:id="117" w:date="2026-09-22T06:56:59Z">
                <w:del w:author="Animefor Me" w:id="15" w:date="2026-09-29T09:36:34Z"/>
              </w:ins>
            </w:sdtContent>
          </w:sdt>
        </w:p>
      </w:sdtContent>
    </w:sdt>
    <w:sdt>
      <w:sdtPr>
        <w:id w:val="1505765742"/>
        <w:tag w:val="goog_rdk_3973"/>
      </w:sdtPr>
      <w:sdtContent>
        <w:p w:rsidR="00000000" w:rsidDel="00000000" w:rsidP="00000000" w:rsidRDefault="00000000" w:rsidRPr="00000000" w14:paraId="0000036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01554487"/>
              <w:tag w:val="goog_rdk_3970"/>
            </w:sdtPr>
            <w:sdtContent>
              <w:ins w:author="Rossi Rossi" w:id="117" w:date="2026-09-22T06:56:59Z">
                <w:sdt>
                  <w:sdtPr>
                    <w:id w:val="-1494499069"/>
                    <w:tag w:val="goog_rdk_3971"/>
                  </w:sdtPr>
                  <w:sdtContent>
                    <w:del w:author="Animefor Me" w:id="15" w:date="2026-09-29T09:36:34Z"/>
                  </w:sdtContent>
                </w:sdt>
              </w:ins>
              <w:sdt>
                <w:sdtPr>
                  <w:id w:val="-1524387022"/>
                  <w:tag w:val="goog_rdk_39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Once imported, navigate to the **API Keys** page in the dashboard to create a key in that project.</w:delText>
                      </w:r>
                    </w:del>
                  </w:ins>
                </w:sdtContent>
              </w:sdt>
              <w:ins w:author="Rossi Rossi" w:id="117" w:date="2026-09-22T06:56:59Z">
                <w:del w:author="Animefor Me" w:id="15" w:date="2026-09-29T09:36:34Z"/>
              </w:ins>
            </w:sdtContent>
          </w:sdt>
        </w:p>
      </w:sdtContent>
    </w:sdt>
    <w:sdt>
      <w:sdtPr>
        <w:id w:val="-76400340"/>
        <w:tag w:val="goog_rdk_3977"/>
      </w:sdtPr>
      <w:sdtContent>
        <w:p w:rsidR="00000000" w:rsidDel="00000000" w:rsidP="00000000" w:rsidRDefault="00000000" w:rsidRPr="00000000" w14:paraId="0000036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71902604"/>
              <w:tag w:val="goog_rdk_3974"/>
            </w:sdtPr>
            <w:sdtContent>
              <w:ins w:author="Rossi Rossi" w:id="117" w:date="2026-09-22T06:56:59Z">
                <w:sdt>
                  <w:sdtPr>
                    <w:id w:val="-347000836"/>
                    <w:tag w:val="goog_rdk_3975"/>
                  </w:sdtPr>
                  <w:sdtContent>
                    <w:del w:author="Animefor Me" w:id="15" w:date="2026-09-29T09:36:34Z"/>
                  </w:sdtContent>
                </w:sdt>
              </w:ins>
              <w:sdt>
                <w:sdtPr>
                  <w:id w:val="1684771145"/>
                  <w:tag w:val="goog_rdk_397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51307412"/>
        <w:tag w:val="goog_rdk_3981"/>
      </w:sdtPr>
      <w:sdtContent>
        <w:p w:rsidR="00000000" w:rsidDel="00000000" w:rsidP="00000000" w:rsidRDefault="00000000" w:rsidRPr="00000000" w14:paraId="0000036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52671465"/>
              <w:tag w:val="goog_rdk_3978"/>
            </w:sdtPr>
            <w:sdtContent>
              <w:ins w:author="Rossi Rossi" w:id="117" w:date="2026-09-22T06:56:59Z">
                <w:sdt>
                  <w:sdtPr>
                    <w:id w:val="-563242310"/>
                    <w:tag w:val="goog_rdk_3979"/>
                  </w:sdtPr>
                  <w:sdtContent>
                    <w:del w:author="Animefor Me" w:id="15" w:date="2026-09-29T09:36:34Z"/>
                  </w:sdtContent>
                </w:sdt>
              </w:ins>
              <w:sdt>
                <w:sdtPr>
                  <w:id w:val="375604888"/>
                  <w:tag w:val="goog_rdk_39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Troubleshooting key creation permissions</w:delText>
                      </w:r>
                    </w:del>
                  </w:ins>
                </w:sdtContent>
              </w:sdt>
              <w:ins w:author="Rossi Rossi" w:id="117" w:date="2026-09-22T06:56:59Z">
                <w:del w:author="Animefor Me" w:id="15" w:date="2026-09-29T09:36:34Z"/>
              </w:ins>
            </w:sdtContent>
          </w:sdt>
        </w:p>
      </w:sdtContent>
    </w:sdt>
    <w:sdt>
      <w:sdtPr>
        <w:id w:val="-1972548473"/>
        <w:tag w:val="goog_rdk_3985"/>
      </w:sdtPr>
      <w:sdtContent>
        <w:p w:rsidR="00000000" w:rsidDel="00000000" w:rsidP="00000000" w:rsidRDefault="00000000" w:rsidRPr="00000000" w14:paraId="0000036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49347841"/>
              <w:tag w:val="goog_rdk_3982"/>
            </w:sdtPr>
            <w:sdtContent>
              <w:ins w:author="Rossi Rossi" w:id="117" w:date="2026-09-22T06:56:59Z">
                <w:sdt>
                  <w:sdtPr>
                    <w:id w:val="-1881888348"/>
                    <w:tag w:val="goog_rdk_3983"/>
                  </w:sdtPr>
                  <w:sdtContent>
                    <w:del w:author="Animefor Me" w:id="15" w:date="2026-09-29T09:36:34Z"/>
                  </w:sdtContent>
                </w:sdt>
              </w:ins>
              <w:sdt>
                <w:sdtPr>
                  <w:id w:val="-1535662604"/>
                  <w:tag w:val="goog_rdk_398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5268517"/>
        <w:tag w:val="goog_rdk_3989"/>
      </w:sdtPr>
      <w:sdtContent>
        <w:p w:rsidR="00000000" w:rsidDel="00000000" w:rsidP="00000000" w:rsidRDefault="00000000" w:rsidRPr="00000000" w14:paraId="0000036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58162119"/>
              <w:tag w:val="goog_rdk_3986"/>
            </w:sdtPr>
            <w:sdtContent>
              <w:ins w:author="Rossi Rossi" w:id="117" w:date="2026-09-22T06:56:59Z">
                <w:sdt>
                  <w:sdtPr>
                    <w:id w:val="1177715778"/>
                    <w:tag w:val="goog_rdk_3987"/>
                  </w:sdtPr>
                  <w:sdtContent>
                    <w:del w:author="Animefor Me" w:id="15" w:date="2026-09-29T09:36:34Z"/>
                  </w:sdtContent>
                </w:sdt>
              </w:ins>
              <w:sdt>
                <w:sdtPr>
                  <w:id w:val="-327766136"/>
                  <w:tag w:val="goog_rdk_39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**Create API key** button is unavailable and displays the message:</w:delText>
                      </w:r>
                    </w:del>
                  </w:ins>
                </w:sdtContent>
              </w:sdt>
              <w:ins w:author="Rossi Rossi" w:id="117" w:date="2026-09-22T06:56:59Z">
                <w:del w:author="Animefor Me" w:id="15" w:date="2026-09-29T09:36:34Z"/>
              </w:ins>
            </w:sdtContent>
          </w:sdt>
        </w:p>
      </w:sdtContent>
    </w:sdt>
    <w:sdt>
      <w:sdtPr>
        <w:id w:val="-1158576622"/>
        <w:tag w:val="goog_rdk_3993"/>
      </w:sdtPr>
      <w:sdtContent>
        <w:p w:rsidR="00000000" w:rsidDel="00000000" w:rsidP="00000000" w:rsidRDefault="00000000" w:rsidRPr="00000000" w14:paraId="0000037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6170247"/>
              <w:tag w:val="goog_rdk_3990"/>
            </w:sdtPr>
            <w:sdtContent>
              <w:ins w:author="Rossi Rossi" w:id="117" w:date="2026-09-22T06:56:59Z">
                <w:sdt>
                  <w:sdtPr>
                    <w:id w:val="-943761652"/>
                    <w:tag w:val="goog_rdk_3991"/>
                  </w:sdtPr>
                  <w:sdtContent>
                    <w:del w:author="Animefor Me" w:id="15" w:date="2026-09-29T09:36:34Z"/>
                  </w:sdtContent>
                </w:sdt>
              </w:ins>
              <w:sdt>
                <w:sdtPr>
                  <w:id w:val="-1415597299"/>
                  <w:tag w:val="goog_rdk_399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do not have permission to create a key in this project"*, you lack the</w:delText>
                      </w:r>
                    </w:del>
                  </w:ins>
                </w:sdtContent>
              </w:sdt>
              <w:ins w:author="Rossi Rossi" w:id="117" w:date="2026-09-22T06:56:59Z">
                <w:del w:author="Animefor Me" w:id="15" w:date="2026-09-29T09:36:34Z"/>
              </w:ins>
            </w:sdtContent>
          </w:sdt>
        </w:p>
      </w:sdtContent>
    </w:sdt>
    <w:sdt>
      <w:sdtPr>
        <w:id w:val="1837886431"/>
        <w:tag w:val="goog_rdk_3997"/>
      </w:sdtPr>
      <w:sdtContent>
        <w:p w:rsidR="00000000" w:rsidDel="00000000" w:rsidP="00000000" w:rsidRDefault="00000000" w:rsidRPr="00000000" w14:paraId="0000037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68147117"/>
              <w:tag w:val="goog_rdk_3994"/>
            </w:sdtPr>
            <w:sdtContent>
              <w:ins w:author="Rossi Rossi" w:id="117" w:date="2026-09-22T06:56:59Z">
                <w:sdt>
                  <w:sdtPr>
                    <w:id w:val="-1178110206"/>
                    <w:tag w:val="goog_rdk_3995"/>
                  </w:sdtPr>
                  <w:sdtContent>
                    <w:del w:author="Animefor Me" w:id="15" w:date="2026-09-29T09:36:34Z"/>
                  </w:sdtContent>
                </w:sdt>
              </w:ins>
              <w:sdt>
                <w:sdtPr>
                  <w:id w:val="-949244763"/>
                  <w:tag w:val="goog_rdk_39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required IAM permissions.</w:delText>
                      </w:r>
                    </w:del>
                  </w:ins>
                </w:sdtContent>
              </w:sdt>
              <w:ins w:author="Rossi Rossi" w:id="117" w:date="2026-09-22T06:56:59Z">
                <w:del w:author="Animefor Me" w:id="15" w:date="2026-09-29T09:36:34Z"/>
              </w:ins>
            </w:sdtContent>
          </w:sdt>
        </w:p>
      </w:sdtContent>
    </w:sdt>
    <w:sdt>
      <w:sdtPr>
        <w:id w:val="-885452976"/>
        <w:tag w:val="goog_rdk_4001"/>
      </w:sdtPr>
      <w:sdtContent>
        <w:p w:rsidR="00000000" w:rsidDel="00000000" w:rsidP="00000000" w:rsidRDefault="00000000" w:rsidRPr="00000000" w14:paraId="0000037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93613590"/>
              <w:tag w:val="goog_rdk_3998"/>
            </w:sdtPr>
            <w:sdtContent>
              <w:ins w:author="Rossi Rossi" w:id="117" w:date="2026-09-22T06:56:59Z">
                <w:sdt>
                  <w:sdtPr>
                    <w:id w:val="995767352"/>
                    <w:tag w:val="goog_rdk_3999"/>
                  </w:sdtPr>
                  <w:sdtContent>
                    <w:del w:author="Animefor Me" w:id="15" w:date="2026-09-29T09:36:34Z"/>
                  </w:sdtContent>
                </w:sdt>
              </w:ins>
              <w:sdt>
                <w:sdtPr>
                  <w:id w:val="-202586289"/>
                  <w:tag w:val="goog_rdk_40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26529236"/>
        <w:tag w:val="goog_rdk_4005"/>
      </w:sdtPr>
      <w:sdtContent>
        <w:p w:rsidR="00000000" w:rsidDel="00000000" w:rsidP="00000000" w:rsidRDefault="00000000" w:rsidRPr="00000000" w14:paraId="0000037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87869580"/>
              <w:tag w:val="goog_rdk_4002"/>
            </w:sdtPr>
            <w:sdtContent>
              <w:ins w:author="Rossi Rossi" w:id="117" w:date="2026-09-22T06:56:59Z">
                <w:sdt>
                  <w:sdtPr>
                    <w:id w:val="-330063392"/>
                    <w:tag w:val="goog_rdk_4003"/>
                  </w:sdtPr>
                  <w:sdtContent>
                    <w:del w:author="Animefor Me" w:id="15" w:date="2026-09-29T09:36:34Z"/>
                  </w:sdtContent>
                </w:sdt>
              </w:ins>
              <w:sdt>
                <w:sdtPr>
                  <w:id w:val="1898984305"/>
                  <w:tag w:val="goog_rdk_40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Ask your Google Cloud project or organization administrator to grant you a role</w:delText>
                      </w:r>
                    </w:del>
                  </w:ins>
                </w:sdtContent>
              </w:sdt>
              <w:ins w:author="Rossi Rossi" w:id="117" w:date="2026-09-22T06:56:59Z">
                <w:del w:author="Animefor Me" w:id="15" w:date="2026-09-29T09:36:34Z"/>
              </w:ins>
            </w:sdtContent>
          </w:sdt>
        </w:p>
      </w:sdtContent>
    </w:sdt>
    <w:sdt>
      <w:sdtPr>
        <w:id w:val="-452314376"/>
        <w:tag w:val="goog_rdk_4009"/>
      </w:sdtPr>
      <w:sdtContent>
        <w:p w:rsidR="00000000" w:rsidDel="00000000" w:rsidP="00000000" w:rsidRDefault="00000000" w:rsidRPr="00000000" w14:paraId="0000037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41382253"/>
              <w:tag w:val="goog_rdk_4006"/>
            </w:sdtPr>
            <w:sdtContent>
              <w:ins w:author="Rossi Rossi" w:id="117" w:date="2026-09-22T06:56:59Z">
                <w:sdt>
                  <w:sdtPr>
                    <w:id w:val="-377231981"/>
                    <w:tag w:val="goog_rdk_4007"/>
                  </w:sdtPr>
                  <w:sdtContent>
                    <w:del w:author="Animefor Me" w:id="15" w:date="2026-09-29T09:36:34Z"/>
                  </w:sdtContent>
                </w:sdt>
              </w:ins>
              <w:sdt>
                <w:sdtPr>
                  <w:id w:val="283490545"/>
                  <w:tag w:val="goog_rdk_40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containing the following permissions (such as Project Editor):</w:delText>
                      </w:r>
                    </w:del>
                  </w:ins>
                </w:sdtContent>
              </w:sdt>
              <w:ins w:author="Rossi Rossi" w:id="117" w:date="2026-09-22T06:56:59Z">
                <w:del w:author="Animefor Me" w:id="15" w:date="2026-09-29T09:36:34Z"/>
              </w:ins>
            </w:sdtContent>
          </w:sdt>
        </w:p>
      </w:sdtContent>
    </w:sdt>
    <w:sdt>
      <w:sdtPr>
        <w:id w:val="-1892910629"/>
        <w:tag w:val="goog_rdk_4013"/>
      </w:sdtPr>
      <w:sdtContent>
        <w:p w:rsidR="00000000" w:rsidDel="00000000" w:rsidP="00000000" w:rsidRDefault="00000000" w:rsidRPr="00000000" w14:paraId="0000037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80578858"/>
              <w:tag w:val="goog_rdk_4010"/>
            </w:sdtPr>
            <w:sdtContent>
              <w:ins w:author="Rossi Rossi" w:id="117" w:date="2026-09-22T06:56:59Z">
                <w:sdt>
                  <w:sdtPr>
                    <w:id w:val="-1661938725"/>
                    <w:tag w:val="goog_rdk_4011"/>
                  </w:sdtPr>
                  <w:sdtContent>
                    <w:del w:author="Animefor Me" w:id="15" w:date="2026-09-29T09:36:34Z"/>
                  </w:sdtContent>
                </w:sdt>
              </w:ins>
              <w:sdt>
                <w:sdtPr>
                  <w:id w:val="1509209702"/>
                  <w:tag w:val="goog_rdk_401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95028472"/>
        <w:tag w:val="goog_rdk_4017"/>
      </w:sdtPr>
      <w:sdtContent>
        <w:p w:rsidR="00000000" w:rsidDel="00000000" w:rsidP="00000000" w:rsidRDefault="00000000" w:rsidRPr="00000000" w14:paraId="0000037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80493777"/>
              <w:tag w:val="goog_rdk_4014"/>
            </w:sdtPr>
            <w:sdtContent>
              <w:ins w:author="Rossi Rossi" w:id="117" w:date="2026-09-22T06:56:59Z">
                <w:sdt>
                  <w:sdtPr>
                    <w:id w:val="374663947"/>
                    <w:tag w:val="goog_rdk_4015"/>
                  </w:sdtPr>
                  <w:sdtContent>
                    <w:del w:author="Animefor Me" w:id="15" w:date="2026-09-29T09:36:34Z"/>
                  </w:sdtContent>
                </w:sdt>
              </w:ins>
              <w:sdt>
                <w:sdtPr>
                  <w:id w:val="-1965657178"/>
                  <w:tag w:val="goog_rdk_40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`resourcemanager.projects.get`: Allows AI Studio to verify the project.</w:delText>
                      </w:r>
                    </w:del>
                  </w:ins>
                </w:sdtContent>
              </w:sdt>
              <w:ins w:author="Rossi Rossi" w:id="117" w:date="2026-09-22T06:56:59Z">
                <w:del w:author="Animefor Me" w:id="15" w:date="2026-09-29T09:36:34Z"/>
              </w:ins>
            </w:sdtContent>
          </w:sdt>
        </w:p>
      </w:sdtContent>
    </w:sdt>
    <w:sdt>
      <w:sdtPr>
        <w:id w:val="-111636195"/>
        <w:tag w:val="goog_rdk_4021"/>
      </w:sdtPr>
      <w:sdtContent>
        <w:p w:rsidR="00000000" w:rsidDel="00000000" w:rsidP="00000000" w:rsidRDefault="00000000" w:rsidRPr="00000000" w14:paraId="0000037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22279448"/>
              <w:tag w:val="goog_rdk_4018"/>
            </w:sdtPr>
            <w:sdtContent>
              <w:ins w:author="Rossi Rossi" w:id="117" w:date="2026-09-22T06:56:59Z">
                <w:sdt>
                  <w:sdtPr>
                    <w:id w:val="-2142177919"/>
                    <w:tag w:val="goog_rdk_4019"/>
                  </w:sdtPr>
                  <w:sdtContent>
                    <w:del w:author="Animefor Me" w:id="15" w:date="2026-09-29T09:36:34Z"/>
                  </w:sdtContent>
                </w:sdt>
              </w:ins>
              <w:sdt>
                <w:sdtPr>
                  <w:id w:val="1942616434"/>
                  <w:tag w:val="goog_rdk_40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`apikeys.keys.create`: Allows key generation.</w:delText>
                      </w:r>
                    </w:del>
                  </w:ins>
                </w:sdtContent>
              </w:sdt>
              <w:ins w:author="Rossi Rossi" w:id="117" w:date="2026-09-22T06:56:59Z">
                <w:del w:author="Animefor Me" w:id="15" w:date="2026-09-29T09:36:34Z"/>
              </w:ins>
            </w:sdtContent>
          </w:sdt>
        </w:p>
      </w:sdtContent>
    </w:sdt>
    <w:sdt>
      <w:sdtPr>
        <w:id w:val="1497820780"/>
        <w:tag w:val="goog_rdk_4025"/>
      </w:sdtPr>
      <w:sdtContent>
        <w:p w:rsidR="00000000" w:rsidDel="00000000" w:rsidP="00000000" w:rsidRDefault="00000000" w:rsidRPr="00000000" w14:paraId="0000037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19933831"/>
              <w:tag w:val="goog_rdk_4022"/>
            </w:sdtPr>
            <w:sdtContent>
              <w:ins w:author="Rossi Rossi" w:id="117" w:date="2026-09-22T06:56:59Z">
                <w:sdt>
                  <w:sdtPr>
                    <w:id w:val="176414817"/>
                    <w:tag w:val="goog_rdk_4023"/>
                  </w:sdtPr>
                  <w:sdtContent>
                    <w:del w:author="Animefor Me" w:id="15" w:date="2026-09-29T09:36:34Z"/>
                  </w:sdtContent>
                </w:sdt>
              </w:ins>
              <w:sdt>
                <w:sdtPr>
                  <w:id w:val="-646064745"/>
                  <w:tag w:val="goog_rdk_40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`serviceusage.services.enable`: Ensures the Generative Language API is enabled.</w:delText>
                      </w:r>
                    </w:del>
                  </w:ins>
                </w:sdtContent>
              </w:sdt>
              <w:ins w:author="Rossi Rossi" w:id="117" w:date="2026-09-22T06:56:59Z">
                <w:del w:author="Animefor Me" w:id="15" w:date="2026-09-29T09:36:34Z"/>
              </w:ins>
            </w:sdtContent>
          </w:sdt>
        </w:p>
      </w:sdtContent>
    </w:sdt>
    <w:sdt>
      <w:sdtPr>
        <w:id w:val="-1106500197"/>
        <w:tag w:val="goog_rdk_4029"/>
      </w:sdtPr>
      <w:sdtContent>
        <w:p w:rsidR="00000000" w:rsidDel="00000000" w:rsidP="00000000" w:rsidRDefault="00000000" w:rsidRPr="00000000" w14:paraId="0000037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32064616"/>
              <w:tag w:val="goog_rdk_4026"/>
            </w:sdtPr>
            <w:sdtContent>
              <w:ins w:author="Rossi Rossi" w:id="117" w:date="2026-09-22T06:56:59Z">
                <w:sdt>
                  <w:sdtPr>
                    <w:id w:val="-1406758381"/>
                    <w:tag w:val="goog_rdk_4027"/>
                  </w:sdtPr>
                  <w:sdtContent>
                    <w:del w:author="Animefor Me" w:id="15" w:date="2026-09-29T09:36:34Z"/>
                  </w:sdtContent>
                </w:sdt>
              </w:ins>
              <w:sdt>
                <w:sdtPr>
                  <w:id w:val="-438273801"/>
                  <w:tag w:val="goog_rdk_40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`iam.serviceAccounts.create`: Required to create the linked service account.</w:delText>
                      </w:r>
                    </w:del>
                  </w:ins>
                </w:sdtContent>
              </w:sdt>
              <w:ins w:author="Rossi Rossi" w:id="117" w:date="2026-09-22T06:56:59Z">
                <w:del w:author="Animefor Me" w:id="15" w:date="2026-09-29T09:36:34Z"/>
              </w:ins>
            </w:sdtContent>
          </w:sdt>
        </w:p>
      </w:sdtContent>
    </w:sdt>
    <w:sdt>
      <w:sdtPr>
        <w:id w:val="1048324653"/>
        <w:tag w:val="goog_rdk_4033"/>
      </w:sdtPr>
      <w:sdtContent>
        <w:p w:rsidR="00000000" w:rsidDel="00000000" w:rsidP="00000000" w:rsidRDefault="00000000" w:rsidRPr="00000000" w14:paraId="0000037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43998498"/>
              <w:tag w:val="goog_rdk_4030"/>
            </w:sdtPr>
            <w:sdtContent>
              <w:ins w:author="Rossi Rossi" w:id="117" w:date="2026-09-22T06:56:59Z">
                <w:sdt>
                  <w:sdtPr>
                    <w:id w:val="-1507864990"/>
                    <w:tag w:val="goog_rdk_4031"/>
                  </w:sdtPr>
                  <w:sdtContent>
                    <w:del w:author="Animefor Me" w:id="15" w:date="2026-09-29T09:36:34Z"/>
                  </w:sdtContent>
                </w:sdt>
              </w:ins>
              <w:sdt>
                <w:sdtPr>
                  <w:id w:val="1772625274"/>
                  <w:tag w:val="goog_rdk_403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`iam.serviceAccountApiKeyBindings.create`: Binds the service account to the API key.</w:delText>
                      </w:r>
                    </w:del>
                  </w:ins>
                </w:sdtContent>
              </w:sdt>
              <w:ins w:author="Rossi Rossi" w:id="117" w:date="2026-09-22T06:56:59Z">
                <w:del w:author="Animefor Me" w:id="15" w:date="2026-09-29T09:36:34Z"/>
              </w:ins>
            </w:sdtContent>
          </w:sdt>
        </w:p>
      </w:sdtContent>
    </w:sdt>
    <w:sdt>
      <w:sdtPr>
        <w:id w:val="1525414129"/>
        <w:tag w:val="goog_rdk_4037"/>
      </w:sdtPr>
      <w:sdtContent>
        <w:p w:rsidR="00000000" w:rsidDel="00000000" w:rsidP="00000000" w:rsidRDefault="00000000" w:rsidRPr="00000000" w14:paraId="0000037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99907361"/>
              <w:tag w:val="goog_rdk_4034"/>
            </w:sdtPr>
            <w:sdtContent>
              <w:ins w:author="Rossi Rossi" w:id="117" w:date="2026-09-22T06:56:59Z">
                <w:sdt>
                  <w:sdtPr>
                    <w:id w:val="-486117022"/>
                    <w:tag w:val="goog_rdk_4035"/>
                  </w:sdtPr>
                  <w:sdtContent>
                    <w:del w:author="Animefor Me" w:id="15" w:date="2026-09-29T09:36:34Z"/>
                  </w:sdtContent>
                </w:sdt>
              </w:ins>
              <w:sdt>
                <w:sdtPr>
                  <w:id w:val="-1945150148"/>
                  <w:tag w:val="goog_rdk_403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15015232"/>
        <w:tag w:val="goog_rdk_4041"/>
      </w:sdtPr>
      <w:sdtContent>
        <w:p w:rsidR="00000000" w:rsidDel="00000000" w:rsidP="00000000" w:rsidRDefault="00000000" w:rsidRPr="00000000" w14:paraId="0000037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87515502"/>
              <w:tag w:val="goog_rdk_4038"/>
            </w:sdtPr>
            <w:sdtContent>
              <w:ins w:author="Rossi Rossi" w:id="117" w:date="2026-09-22T06:56:59Z">
                <w:sdt>
                  <w:sdtPr>
                    <w:id w:val="-948531701"/>
                    <w:tag w:val="goog_rdk_4039"/>
                  </w:sdtPr>
                  <w:sdtContent>
                    <w:del w:author="Animefor Me" w:id="15" w:date="2026-09-29T09:36:34Z"/>
                  </w:sdtContent>
                </w:sdt>
              </w:ins>
              <w:sdt>
                <w:sdtPr>
                  <w:id w:val="1635510117"/>
                  <w:tag w:val="goog_rdk_404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get administrative access, you can create a new Google Cloud</w:delText>
                      </w:r>
                    </w:del>
                  </w:ins>
                </w:sdtContent>
              </w:sdt>
              <w:ins w:author="Rossi Rossi" w:id="117" w:date="2026-09-22T06:56:59Z">
                <w:del w:author="Animefor Me" w:id="15" w:date="2026-09-29T09:36:34Z"/>
              </w:ins>
            </w:sdtContent>
          </w:sdt>
        </w:p>
      </w:sdtContent>
    </w:sdt>
    <w:sdt>
      <w:sdtPr>
        <w:id w:val="-387380490"/>
        <w:tag w:val="goog_rdk_4045"/>
      </w:sdtPr>
      <w:sdtContent>
        <w:p w:rsidR="00000000" w:rsidDel="00000000" w:rsidP="00000000" w:rsidRDefault="00000000" w:rsidRPr="00000000" w14:paraId="0000037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18672150"/>
              <w:tag w:val="goog_rdk_4042"/>
            </w:sdtPr>
            <w:sdtContent>
              <w:ins w:author="Rossi Rossi" w:id="117" w:date="2026-09-22T06:56:59Z">
                <w:sdt>
                  <w:sdtPr>
                    <w:id w:val="-910671700"/>
                    <w:tag w:val="goog_rdk_4043"/>
                  </w:sdtPr>
                  <w:sdtContent>
                    <w:del w:author="Animefor Me" w:id="15" w:date="2026-09-29T09:36:34Z"/>
                  </w:sdtContent>
                </w:sdt>
              </w:ins>
              <w:sdt>
                <w:sdtPr>
                  <w:id w:val="-1953955496"/>
                  <w:tag w:val="goog_rdk_40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project that is not associated with an organization to generate your keys.</w:delText>
                      </w:r>
                    </w:del>
                  </w:ins>
                </w:sdtContent>
              </w:sdt>
              <w:ins w:author="Rossi Rossi" w:id="117" w:date="2026-09-22T06:56:59Z">
                <w:del w:author="Animefor Me" w:id="15" w:date="2026-09-29T09:36:34Z"/>
              </w:ins>
            </w:sdtContent>
          </w:sdt>
        </w:p>
      </w:sdtContent>
    </w:sdt>
    <w:sdt>
      <w:sdtPr>
        <w:id w:val="403018007"/>
        <w:tag w:val="goog_rdk_4049"/>
      </w:sdtPr>
      <w:sdtContent>
        <w:p w:rsidR="00000000" w:rsidDel="00000000" w:rsidP="00000000" w:rsidRDefault="00000000" w:rsidRPr="00000000" w14:paraId="0000037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47118680"/>
              <w:tag w:val="goog_rdk_4046"/>
            </w:sdtPr>
            <w:sdtContent>
              <w:ins w:author="Rossi Rossi" w:id="117" w:date="2026-09-22T06:56:59Z">
                <w:sdt>
                  <w:sdtPr>
                    <w:id w:val="490551475"/>
                    <w:tag w:val="goog_rdk_4047"/>
                  </w:sdtPr>
                  <w:sdtContent>
                    <w:del w:author="Animefor Me" w:id="15" w:date="2026-09-29T09:36:34Z"/>
                  </w:sdtContent>
                </w:sdt>
              </w:ins>
              <w:sdt>
                <w:sdtPr>
                  <w:id w:val="-142623892"/>
                  <w:tag w:val="goog_rdk_404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49609592"/>
        <w:tag w:val="goog_rdk_4053"/>
      </w:sdtPr>
      <w:sdtContent>
        <w:p w:rsidR="00000000" w:rsidDel="00000000" w:rsidP="00000000" w:rsidRDefault="00000000" w:rsidRPr="00000000" w14:paraId="0000037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4945166"/>
              <w:tag w:val="goog_rdk_4050"/>
            </w:sdtPr>
            <w:sdtContent>
              <w:ins w:author="Rossi Rossi" w:id="117" w:date="2026-09-22T06:56:59Z">
                <w:sdt>
                  <w:sdtPr>
                    <w:id w:val="-785625678"/>
                    <w:tag w:val="goog_rdk_4051"/>
                  </w:sdtPr>
                  <w:sdtContent>
                    <w:del w:author="Animefor Me" w:id="15" w:date="2026-09-29T09:36:34Z"/>
                  </w:sdtContent>
                </w:sdt>
              </w:ins>
              <w:sdt>
                <w:sdtPr>
                  <w:id w:val="1910704448"/>
                  <w:tag w:val="goog_rdk_40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Setting up your environment</w:delText>
                      </w:r>
                    </w:del>
                  </w:ins>
                </w:sdtContent>
              </w:sdt>
              <w:ins w:author="Rossi Rossi" w:id="117" w:date="2026-09-22T06:56:59Z">
                <w:del w:author="Animefor Me" w:id="15" w:date="2026-09-29T09:36:34Z"/>
              </w:ins>
            </w:sdtContent>
          </w:sdt>
        </w:p>
      </w:sdtContent>
    </w:sdt>
    <w:sdt>
      <w:sdtPr>
        <w:id w:val="-1652993430"/>
        <w:tag w:val="goog_rdk_4057"/>
      </w:sdtPr>
      <w:sdtContent>
        <w:p w:rsidR="00000000" w:rsidDel="00000000" w:rsidP="00000000" w:rsidRDefault="00000000" w:rsidRPr="00000000" w14:paraId="0000038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95558022"/>
              <w:tag w:val="goog_rdk_4054"/>
            </w:sdtPr>
            <w:sdtContent>
              <w:ins w:author="Rossi Rossi" w:id="117" w:date="2026-09-22T06:56:59Z">
                <w:sdt>
                  <w:sdtPr>
                    <w:id w:val="693151974"/>
                    <w:tag w:val="goog_rdk_4055"/>
                  </w:sdtPr>
                  <w:sdtContent>
                    <w:del w:author="Animefor Me" w:id="15" w:date="2026-09-29T09:36:34Z"/>
                  </w:sdtContent>
                </w:sdt>
              </w:ins>
              <w:sdt>
                <w:sdtPr>
                  <w:id w:val="-1466029669"/>
                  <w:tag w:val="goog_rdk_405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26001584"/>
        <w:tag w:val="goog_rdk_4061"/>
      </w:sdtPr>
      <w:sdtContent>
        <w:p w:rsidR="00000000" w:rsidDel="00000000" w:rsidP="00000000" w:rsidRDefault="00000000" w:rsidRPr="00000000" w14:paraId="0000038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89601338"/>
              <w:tag w:val="goog_rdk_4058"/>
            </w:sdtPr>
            <w:sdtContent>
              <w:ins w:author="Rossi Rossi" w:id="117" w:date="2026-09-22T06:56:59Z">
                <w:sdt>
                  <w:sdtPr>
                    <w:id w:val="2056015217"/>
                    <w:tag w:val="goog_rdk_4059"/>
                  </w:sdtPr>
                  <w:sdtContent>
                    <w:del w:author="Animefor Me" w:id="15" w:date="2026-09-29T09:36:34Z"/>
                  </w:sdtContent>
                </w:sdt>
              </w:ins>
              <w:sdt>
                <w:sdtPr>
                  <w:id w:val="1473774950"/>
                  <w:tag w:val="goog_rdk_40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Once you have a key, configure your environment to use it securely in your</w:delText>
                      </w:r>
                    </w:del>
                  </w:ins>
                </w:sdtContent>
              </w:sdt>
              <w:ins w:author="Rossi Rossi" w:id="117" w:date="2026-09-22T06:56:59Z">
                <w:del w:author="Animefor Me" w:id="15" w:date="2026-09-29T09:36:34Z"/>
              </w:ins>
            </w:sdtContent>
          </w:sdt>
        </w:p>
      </w:sdtContent>
    </w:sdt>
    <w:sdt>
      <w:sdtPr>
        <w:id w:val="-946247962"/>
        <w:tag w:val="goog_rdk_4065"/>
      </w:sdtPr>
      <w:sdtContent>
        <w:p w:rsidR="00000000" w:rsidDel="00000000" w:rsidP="00000000" w:rsidRDefault="00000000" w:rsidRPr="00000000" w14:paraId="0000038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76351770"/>
              <w:tag w:val="goog_rdk_4062"/>
            </w:sdtPr>
            <w:sdtContent>
              <w:ins w:author="Rossi Rossi" w:id="117" w:date="2026-09-22T06:56:59Z">
                <w:sdt>
                  <w:sdtPr>
                    <w:id w:val="-6025773"/>
                    <w:tag w:val="goog_rdk_4063"/>
                  </w:sdtPr>
                  <w:sdtContent>
                    <w:del w:author="Animefor Me" w:id="15" w:date="2026-09-29T09:36:34Z"/>
                  </w:sdtContent>
                </w:sdt>
              </w:ins>
              <w:sdt>
                <w:sdtPr>
                  <w:id w:val="1773041838"/>
                  <w:tag w:val="goog_rdk_40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applications.</w:delText>
                      </w:r>
                    </w:del>
                  </w:ins>
                </w:sdtContent>
              </w:sdt>
              <w:ins w:author="Rossi Rossi" w:id="117" w:date="2026-09-22T06:56:59Z">
                <w:del w:author="Animefor Me" w:id="15" w:date="2026-09-29T09:36:34Z"/>
              </w:ins>
            </w:sdtContent>
          </w:sdt>
        </w:p>
      </w:sdtContent>
    </w:sdt>
    <w:sdt>
      <w:sdtPr>
        <w:id w:val="-502630579"/>
        <w:tag w:val="goog_rdk_4069"/>
      </w:sdtPr>
      <w:sdtContent>
        <w:p w:rsidR="00000000" w:rsidDel="00000000" w:rsidP="00000000" w:rsidRDefault="00000000" w:rsidRPr="00000000" w14:paraId="0000038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02566135"/>
              <w:tag w:val="goog_rdk_4066"/>
            </w:sdtPr>
            <w:sdtContent>
              <w:ins w:author="Rossi Rossi" w:id="117" w:date="2026-09-22T06:56:59Z">
                <w:sdt>
                  <w:sdtPr>
                    <w:id w:val="-1927464711"/>
                    <w:tag w:val="goog_rdk_4067"/>
                  </w:sdtPr>
                  <w:sdtContent>
                    <w:del w:author="Animefor Me" w:id="15" w:date="2026-09-29T09:36:34Z"/>
                  </w:sdtContent>
                </w:sdt>
              </w:ins>
              <w:sdt>
                <w:sdtPr>
                  <w:id w:val="1567140332"/>
                  <w:tag w:val="goog_rdk_406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10761845"/>
        <w:tag w:val="goog_rdk_4073"/>
      </w:sdtPr>
      <w:sdtContent>
        <w:p w:rsidR="00000000" w:rsidDel="00000000" w:rsidP="00000000" w:rsidRDefault="00000000" w:rsidRPr="00000000" w14:paraId="0000038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64642952"/>
              <w:tag w:val="goog_rdk_4070"/>
            </w:sdtPr>
            <w:sdtContent>
              <w:ins w:author="Rossi Rossi" w:id="117" w:date="2026-09-22T06:56:59Z">
                <w:sdt>
                  <w:sdtPr>
                    <w:id w:val="-1422685245"/>
                    <w:tag w:val="goog_rdk_4071"/>
                  </w:sdtPr>
                  <w:sdtContent>
                    <w:del w:author="Animefor Me" w:id="15" w:date="2026-09-29T09:36:34Z"/>
                  </w:sdtContent>
                </w:sdt>
              </w:ins>
              <w:sdt>
                <w:sdtPr>
                  <w:id w:val="424141520"/>
                  <w:tag w:val="goog_rdk_40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1: Use environment variables (recommended)</w:delText>
                      </w:r>
                    </w:del>
                  </w:ins>
                </w:sdtContent>
              </w:sdt>
              <w:ins w:author="Rossi Rossi" w:id="117" w:date="2026-09-22T06:56:59Z">
                <w:del w:author="Animefor Me" w:id="15" w:date="2026-09-29T09:36:34Z"/>
              </w:ins>
            </w:sdtContent>
          </w:sdt>
        </w:p>
      </w:sdtContent>
    </w:sdt>
    <w:sdt>
      <w:sdtPr>
        <w:id w:val="299835209"/>
        <w:tag w:val="goog_rdk_4077"/>
      </w:sdtPr>
      <w:sdtContent>
        <w:p w:rsidR="00000000" w:rsidDel="00000000" w:rsidP="00000000" w:rsidRDefault="00000000" w:rsidRPr="00000000" w14:paraId="0000038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45032843"/>
              <w:tag w:val="goog_rdk_4074"/>
            </w:sdtPr>
            <w:sdtContent>
              <w:ins w:author="Rossi Rossi" w:id="117" w:date="2026-09-22T06:56:59Z">
                <w:sdt>
                  <w:sdtPr>
                    <w:id w:val="-538430500"/>
                    <w:tag w:val="goog_rdk_4075"/>
                  </w:sdtPr>
                  <w:sdtContent>
                    <w:del w:author="Animefor Me" w:id="15" w:date="2026-09-29T09:36:34Z"/>
                  </w:sdtContent>
                </w:sdt>
              </w:ins>
              <w:sdt>
                <w:sdtPr>
                  <w:id w:val="-1992125809"/>
                  <w:tag w:val="goog_rdk_407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82181392"/>
        <w:tag w:val="goog_rdk_4081"/>
      </w:sdtPr>
      <w:sdtContent>
        <w:p w:rsidR="00000000" w:rsidDel="00000000" w:rsidP="00000000" w:rsidRDefault="00000000" w:rsidRPr="00000000" w14:paraId="0000038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268002"/>
              <w:tag w:val="goog_rdk_4078"/>
            </w:sdtPr>
            <w:sdtContent>
              <w:ins w:author="Rossi Rossi" w:id="117" w:date="2026-09-22T06:56:59Z">
                <w:sdt>
                  <w:sdtPr>
                    <w:id w:val="420539749"/>
                    <w:tag w:val="goog_rdk_4079"/>
                  </w:sdtPr>
                  <w:sdtContent>
                    <w:del w:author="Animefor Me" w:id="15" w:date="2026-09-29T09:36:34Z"/>
                  </w:sdtContent>
                </w:sdt>
              </w:ins>
              <w:sdt>
                <w:sdtPr>
                  <w:id w:val="-152738712"/>
                  <w:tag w:val="goog_rdk_40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the environment variable `GEMINI_API_KEY` or `GOOGLE_API_KEY`. The Gemini</w:delText>
                      </w:r>
                    </w:del>
                  </w:ins>
                </w:sdtContent>
              </w:sdt>
              <w:ins w:author="Rossi Rossi" w:id="117" w:date="2026-09-22T06:56:59Z">
                <w:del w:author="Animefor Me" w:id="15" w:date="2026-09-29T09:36:34Z"/>
              </w:ins>
            </w:sdtContent>
          </w:sdt>
        </w:p>
      </w:sdtContent>
    </w:sdt>
    <w:sdt>
      <w:sdtPr>
        <w:id w:val="-1259582952"/>
        <w:tag w:val="goog_rdk_4085"/>
      </w:sdtPr>
      <w:sdtContent>
        <w:p w:rsidR="00000000" w:rsidDel="00000000" w:rsidP="00000000" w:rsidRDefault="00000000" w:rsidRPr="00000000" w14:paraId="0000038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99403327"/>
              <w:tag w:val="goog_rdk_4082"/>
            </w:sdtPr>
            <w:sdtContent>
              <w:ins w:author="Rossi Rossi" w:id="117" w:date="2026-09-22T06:56:59Z">
                <w:sdt>
                  <w:sdtPr>
                    <w:id w:val="2069923926"/>
                    <w:tag w:val="goog_rdk_4083"/>
                  </w:sdtPr>
                  <w:sdtContent>
                    <w:del w:author="Animefor Me" w:id="15" w:date="2026-09-29T09:36:34Z"/>
                  </w:sdtContent>
                </w:sdt>
              </w:ins>
              <w:sdt>
                <w:sdtPr>
                  <w:id w:val="-1584227735"/>
                  <w:tag w:val="goog_rdk_408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API client libraries automatically detect and use these variables. If both are</w:delText>
                      </w:r>
                    </w:del>
                  </w:ins>
                </w:sdtContent>
              </w:sdt>
              <w:ins w:author="Rossi Rossi" w:id="117" w:date="2026-09-22T06:56:59Z">
                <w:del w:author="Animefor Me" w:id="15" w:date="2026-09-29T09:36:34Z"/>
              </w:ins>
            </w:sdtContent>
          </w:sdt>
        </w:p>
      </w:sdtContent>
    </w:sdt>
    <w:sdt>
      <w:sdtPr>
        <w:id w:val="-2125162161"/>
        <w:tag w:val="goog_rdk_4089"/>
      </w:sdtPr>
      <w:sdtContent>
        <w:p w:rsidR="00000000" w:rsidDel="00000000" w:rsidP="00000000" w:rsidRDefault="00000000" w:rsidRPr="00000000" w14:paraId="0000038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88624248"/>
              <w:tag w:val="goog_rdk_4086"/>
            </w:sdtPr>
            <w:sdtContent>
              <w:ins w:author="Rossi Rossi" w:id="117" w:date="2026-09-22T06:56:59Z">
                <w:sdt>
                  <w:sdtPr>
                    <w:id w:val="-136288969"/>
                    <w:tag w:val="goog_rdk_4087"/>
                  </w:sdtPr>
                  <w:sdtContent>
                    <w:del w:author="Animefor Me" w:id="15" w:date="2026-09-29T09:36:34Z"/>
                  </w:sdtContent>
                </w:sdt>
              </w:ins>
              <w:sdt>
                <w:sdtPr>
                  <w:id w:val="-1130359037"/>
                  <w:tag w:val="goog_rdk_40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 `GOOGLE_API_KEY` takes precedence.</w:delText>
                      </w:r>
                    </w:del>
                  </w:ins>
                </w:sdtContent>
              </w:sdt>
              <w:ins w:author="Rossi Rossi" w:id="117" w:date="2026-09-22T06:56:59Z">
                <w:del w:author="Animefor Me" w:id="15" w:date="2026-09-29T09:36:34Z"/>
              </w:ins>
            </w:sdtContent>
          </w:sdt>
        </w:p>
      </w:sdtContent>
    </w:sdt>
    <w:sdt>
      <w:sdtPr>
        <w:id w:val="543114563"/>
        <w:tag w:val="goog_rdk_4093"/>
      </w:sdtPr>
      <w:sdtContent>
        <w:p w:rsidR="00000000" w:rsidDel="00000000" w:rsidP="00000000" w:rsidRDefault="00000000" w:rsidRPr="00000000" w14:paraId="0000038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53311828"/>
              <w:tag w:val="goog_rdk_4090"/>
            </w:sdtPr>
            <w:sdtContent>
              <w:ins w:author="Rossi Rossi" w:id="117" w:date="2026-09-22T06:56:59Z">
                <w:sdt>
                  <w:sdtPr>
                    <w:id w:val="293383717"/>
                    <w:tag w:val="goog_rdk_4091"/>
                  </w:sdtPr>
                  <w:sdtContent>
                    <w:del w:author="Animefor Me" w:id="15" w:date="2026-09-29T09:36:34Z"/>
                  </w:sdtContent>
                </w:sdt>
              </w:ins>
              <w:sdt>
                <w:sdtPr>
                  <w:id w:val="-123158732"/>
                  <w:tag w:val="goog_rdk_409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322209351"/>
        <w:tag w:val="goog_rdk_4097"/>
      </w:sdtPr>
      <w:sdtContent>
        <w:p w:rsidR="00000000" w:rsidDel="00000000" w:rsidP="00000000" w:rsidRDefault="00000000" w:rsidRPr="00000000" w14:paraId="0000038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23990256"/>
              <w:tag w:val="goog_rdk_4094"/>
            </w:sdtPr>
            <w:sdtContent>
              <w:ins w:author="Rossi Rossi" w:id="117" w:date="2026-09-22T06:56:59Z">
                <w:sdt>
                  <w:sdtPr>
                    <w:id w:val="542859205"/>
                    <w:tag w:val="goog_rdk_4095"/>
                  </w:sdtPr>
                  <w:sdtContent>
                    <w:del w:author="Animefor Me" w:id="15" w:date="2026-09-29T09:36:34Z"/>
                  </w:sdtContent>
                </w:sdt>
              </w:ins>
              <w:sdt>
                <w:sdtPr>
                  <w:id w:val="688267781"/>
                  <w:tag w:val="goog_rdk_40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Select your operating system to set the variable:</w:delText>
                      </w:r>
                    </w:del>
                  </w:ins>
                </w:sdtContent>
              </w:sdt>
              <w:ins w:author="Rossi Rossi" w:id="117" w:date="2026-09-22T06:56:59Z">
                <w:del w:author="Animefor Me" w:id="15" w:date="2026-09-29T09:36:34Z"/>
              </w:ins>
            </w:sdtContent>
          </w:sdt>
        </w:p>
      </w:sdtContent>
    </w:sdt>
    <w:sdt>
      <w:sdtPr>
        <w:id w:val="-1522675843"/>
        <w:tag w:val="goog_rdk_4101"/>
      </w:sdtPr>
      <w:sdtContent>
        <w:p w:rsidR="00000000" w:rsidDel="00000000" w:rsidP="00000000" w:rsidRDefault="00000000" w:rsidRPr="00000000" w14:paraId="0000038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04705836"/>
              <w:tag w:val="goog_rdk_4098"/>
            </w:sdtPr>
            <w:sdtContent>
              <w:ins w:author="Rossi Rossi" w:id="117" w:date="2026-09-22T06:56:59Z">
                <w:sdt>
                  <w:sdtPr>
                    <w:id w:val="486041230"/>
                    <w:tag w:val="goog_rdk_4099"/>
                  </w:sdtPr>
                  <w:sdtContent>
                    <w:del w:author="Animefor Me" w:id="15" w:date="2026-09-29T09:36:34Z"/>
                  </w:sdtContent>
                </w:sdt>
              </w:ins>
              <w:sdt>
                <w:sdtPr>
                  <w:id w:val="1679005523"/>
                  <w:tag w:val="goog_rdk_41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5302961"/>
        <w:tag w:val="goog_rdk_4105"/>
      </w:sdtPr>
      <w:sdtContent>
        <w:p w:rsidR="00000000" w:rsidDel="00000000" w:rsidP="00000000" w:rsidRDefault="00000000" w:rsidRPr="00000000" w14:paraId="0000038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07070634"/>
              <w:tag w:val="goog_rdk_4102"/>
            </w:sdtPr>
            <w:sdtContent>
              <w:ins w:author="Rossi Rossi" w:id="117" w:date="2026-09-22T06:56:59Z">
                <w:sdt>
                  <w:sdtPr>
                    <w:id w:val="-642816824"/>
                    <w:tag w:val="goog_rdk_4103"/>
                  </w:sdtPr>
                  <w:sdtContent>
                    <w:del w:author="Animefor Me" w:id="15" w:date="2026-09-29T09:36:34Z"/>
                  </w:sdtContent>
                </w:sdt>
              </w:ins>
              <w:sdt>
                <w:sdtPr>
                  <w:id w:val="1322530237"/>
                  <w:tag w:val="goog_rdk_41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Linux/macOS - Bash</w:delText>
                      </w:r>
                    </w:del>
                  </w:ins>
                </w:sdtContent>
              </w:sdt>
              <w:ins w:author="Rossi Rossi" w:id="117" w:date="2026-09-22T06:56:59Z">
                <w:del w:author="Animefor Me" w:id="15" w:date="2026-09-29T09:36:34Z"/>
              </w:ins>
            </w:sdtContent>
          </w:sdt>
        </w:p>
      </w:sdtContent>
    </w:sdt>
    <w:sdt>
      <w:sdtPr>
        <w:id w:val="372437420"/>
        <w:tag w:val="goog_rdk_4109"/>
      </w:sdtPr>
      <w:sdtContent>
        <w:p w:rsidR="00000000" w:rsidDel="00000000" w:rsidP="00000000" w:rsidRDefault="00000000" w:rsidRPr="00000000" w14:paraId="0000038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22216438"/>
              <w:tag w:val="goog_rdk_4106"/>
            </w:sdtPr>
            <w:sdtContent>
              <w:ins w:author="Rossi Rossi" w:id="117" w:date="2026-09-22T06:56:59Z">
                <w:sdt>
                  <w:sdtPr>
                    <w:id w:val="1656087629"/>
                    <w:tag w:val="goog_rdk_4107"/>
                  </w:sdtPr>
                  <w:sdtContent>
                    <w:del w:author="Animefor Me" w:id="15" w:date="2026-09-29T09:36:34Z"/>
                  </w:sdtContent>
                </w:sdt>
              </w:ins>
              <w:sdt>
                <w:sdtPr>
                  <w:id w:val="-1457956715"/>
                  <w:tag w:val="goog_rdk_410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82742227"/>
        <w:tag w:val="goog_rdk_4113"/>
      </w:sdtPr>
      <w:sdtContent>
        <w:p w:rsidR="00000000" w:rsidDel="00000000" w:rsidP="00000000" w:rsidRDefault="00000000" w:rsidRPr="00000000" w14:paraId="0000038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49517887"/>
              <w:tag w:val="goog_rdk_4110"/>
            </w:sdtPr>
            <w:sdtContent>
              <w:ins w:author="Rossi Rossi" w:id="117" w:date="2026-09-22T06:56:59Z">
                <w:sdt>
                  <w:sdtPr>
                    <w:id w:val="-1563490146"/>
                    <w:tag w:val="goog_rdk_4111"/>
                  </w:sdtPr>
                  <w:sdtContent>
                    <w:del w:author="Animefor Me" w:id="15" w:date="2026-09-29T09:36:34Z"/>
                  </w:sdtContent>
                </w:sdt>
              </w:ins>
              <w:sdt>
                <w:sdtPr>
                  <w:id w:val="-526935633"/>
                  <w:tag w:val="goog_rdk_41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bash configuration file:</w:delText>
                      </w:r>
                    </w:del>
                  </w:ins>
                </w:sdtContent>
              </w:sdt>
              <w:ins w:author="Rossi Rossi" w:id="117" w:date="2026-09-22T06:56:59Z">
                <w:del w:author="Animefor Me" w:id="15" w:date="2026-09-29T09:36:34Z"/>
              </w:ins>
            </w:sdtContent>
          </w:sdt>
        </w:p>
      </w:sdtContent>
    </w:sdt>
    <w:sdt>
      <w:sdtPr>
        <w:id w:val="-62723944"/>
        <w:tag w:val="goog_rdk_4117"/>
      </w:sdtPr>
      <w:sdtContent>
        <w:p w:rsidR="00000000" w:rsidDel="00000000" w:rsidP="00000000" w:rsidRDefault="00000000" w:rsidRPr="00000000" w14:paraId="0000038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76641769"/>
              <w:tag w:val="goog_rdk_4114"/>
            </w:sdtPr>
            <w:sdtContent>
              <w:ins w:author="Rossi Rossi" w:id="117" w:date="2026-09-22T06:56:59Z">
                <w:sdt>
                  <w:sdtPr>
                    <w:id w:val="309593531"/>
                    <w:tag w:val="goog_rdk_4115"/>
                  </w:sdtPr>
                  <w:sdtContent>
                    <w:del w:author="Animefor Me" w:id="15" w:date="2026-09-29T09:36:34Z"/>
                  </w:sdtContent>
                </w:sdt>
              </w:ins>
              <w:sdt>
                <w:sdtPr>
                  <w:id w:val="-1783337854"/>
                  <w:tag w:val="goog_rdk_411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28341861"/>
        <w:tag w:val="goog_rdk_4122"/>
      </w:sdtPr>
      <w:sdtContent>
        <w:p w:rsidR="00000000" w:rsidDel="00000000" w:rsidP="00000000" w:rsidRDefault="00000000" w:rsidRPr="00000000" w14:paraId="0000039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48505374"/>
              <w:tag w:val="goog_rdk_4118"/>
            </w:sdtPr>
            <w:sdtContent>
              <w:ins w:author="Rossi Rossi" w:id="117" w:date="2026-09-22T06:56:59Z">
                <w:sdt>
                  <w:sdtPr>
                    <w:id w:val="403369398"/>
                    <w:tag w:val="goog_rdk_4119"/>
                  </w:sdtPr>
                  <w:sdtContent>
                    <w:del w:author="Animefor Me" w:id="15" w:date="2026-09-29T09:36:34Z"/>
                  </w:sdtContent>
                </w:sdt>
              </w:ins>
              <w:sdt>
                <w:sdtPr>
                  <w:id w:val="-427898218"/>
                  <w:tag w:val="goog_rdk_41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~/.bashrc</w:delText>
                      </w:r>
                    </w:del>
                  </w:ins>
                </w:sdtContent>
              </w:sdt>
              <w:ins w:author="Rossi Rossi" w:id="117" w:date="2026-09-22T06:56:59Z">
                <w:del w:author="Animefor Me" w:id="15" w:date="2026-09-29T09:36:34Z">
                  <w:sdt>
                    <w:sdtPr>
                      <w:id w:val="1434786085"/>
                      <w:tag w:val="goog_rdk_4121"/>
                    </w:sdtPr>
                    <w:sdtContent>
                      <w:r w:rsidDel="00000000" w:rsidR="00000000" w:rsidRPr="00000000">
                        <w:rPr>
                          <w:rtl w:val="0"/>
                        </w:rPr>
                      </w:r>
                    </w:sdtContent>
                  </w:sdt>
                </w:del>
              </w:ins>
            </w:sdtContent>
          </w:sdt>
        </w:p>
      </w:sdtContent>
    </w:sdt>
    <w:sdt>
      <w:sdtPr>
        <w:id w:val="-1257236922"/>
        <w:tag w:val="goog_rdk_4126"/>
      </w:sdtPr>
      <w:sdtContent>
        <w:p w:rsidR="00000000" w:rsidDel="00000000" w:rsidP="00000000" w:rsidRDefault="00000000" w:rsidRPr="00000000" w14:paraId="0000039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82275885"/>
              <w:tag w:val="goog_rdk_4123"/>
            </w:sdtPr>
            <w:sdtContent>
              <w:ins w:author="Rossi Rossi" w:id="117" w:date="2026-09-22T06:56:59Z">
                <w:sdt>
                  <w:sdtPr>
                    <w:id w:val="-1048996343"/>
                    <w:tag w:val="goog_rdk_4124"/>
                  </w:sdtPr>
                  <w:sdtContent>
                    <w:del w:author="Animefor Me" w:id="15" w:date="2026-09-29T09:36:34Z"/>
                  </w:sdtContent>
                </w:sdt>
              </w:ins>
              <w:sdt>
                <w:sdtPr>
                  <w:id w:val="2057151901"/>
                  <w:tag w:val="goog_rdk_412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11363435"/>
        <w:tag w:val="goog_rdk_4130"/>
      </w:sdtPr>
      <w:sdtContent>
        <w:p w:rsidR="00000000" w:rsidDel="00000000" w:rsidP="00000000" w:rsidRDefault="00000000" w:rsidRPr="00000000" w14:paraId="0000039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10957429"/>
              <w:tag w:val="goog_rdk_4127"/>
            </w:sdtPr>
            <w:sdtContent>
              <w:ins w:author="Rossi Rossi" w:id="117" w:date="2026-09-22T06:56:59Z">
                <w:sdt>
                  <w:sdtPr>
                    <w:id w:val="-589388016"/>
                    <w:tag w:val="goog_rdk_4128"/>
                  </w:sdtPr>
                  <w:sdtContent>
                    <w:del w:author="Animefor Me" w:id="15" w:date="2026-09-29T09:36:34Z"/>
                  </w:sdtContent>
                </w:sdt>
              </w:ins>
              <w:sdt>
                <w:sdtPr>
                  <w:id w:val="369347912"/>
                  <w:tag w:val="goog_rdk_412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7" w:date="2026-09-22T06:56:59Z">
                <w:del w:author="Animefor Me" w:id="15" w:date="2026-09-29T09:36:34Z"/>
              </w:ins>
            </w:sdtContent>
          </w:sdt>
        </w:p>
      </w:sdtContent>
    </w:sdt>
    <w:sdt>
      <w:sdtPr>
        <w:id w:val="-937017210"/>
        <w:tag w:val="goog_rdk_4134"/>
      </w:sdtPr>
      <w:sdtContent>
        <w:p w:rsidR="00000000" w:rsidDel="00000000" w:rsidP="00000000" w:rsidRDefault="00000000" w:rsidRPr="00000000" w14:paraId="0000039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14952837"/>
              <w:tag w:val="goog_rdk_4131"/>
            </w:sdtPr>
            <w:sdtContent>
              <w:ins w:author="Rossi Rossi" w:id="117" w:date="2026-09-22T06:56:59Z">
                <w:sdt>
                  <w:sdtPr>
                    <w:id w:val="-1911707894"/>
                    <w:tag w:val="goog_rdk_4132"/>
                  </w:sdtPr>
                  <w:sdtContent>
                    <w:del w:author="Animefor Me" w:id="15" w:date="2026-09-29T09:36:34Z"/>
                  </w:sdtContent>
                </w:sdt>
              </w:ins>
              <w:sdt>
                <w:sdtPr>
                  <w:id w:val="1752079578"/>
                  <w:tag w:val="goog_rdk_413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9032289"/>
        <w:tag w:val="goog_rdk_4138"/>
      </w:sdtPr>
      <w:sdtContent>
        <w:p w:rsidR="00000000" w:rsidDel="00000000" w:rsidP="00000000" w:rsidRDefault="00000000" w:rsidRPr="00000000" w14:paraId="0000039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30669235"/>
              <w:tag w:val="goog_rdk_4135"/>
            </w:sdtPr>
            <w:sdtContent>
              <w:ins w:author="Rossi Rossi" w:id="117" w:date="2026-09-22T06:56:59Z">
                <w:sdt>
                  <w:sdtPr>
                    <w:id w:val="573713838"/>
                    <w:tag w:val="goog_rdk_4136"/>
                  </w:sdtPr>
                  <w:sdtContent>
                    <w:del w:author="Animefor Me" w:id="15" w:date="2026-09-29T09:36:34Z"/>
                  </w:sdtContent>
                </w:sdt>
              </w:ins>
              <w:sdt>
                <w:sdtPr>
                  <w:id w:val="756722035"/>
                  <w:tag w:val="goog_rdk_413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~/.bashrc &amp;&amp; open ~/.bashrc</w:delText>
                      </w:r>
                    </w:del>
                  </w:ins>
                </w:sdtContent>
              </w:sdt>
              <w:ins w:author="Rossi Rossi" w:id="117" w:date="2026-09-22T06:56:59Z">
                <w:del w:author="Animefor Me" w:id="15" w:date="2026-09-29T09:36:34Z"/>
              </w:ins>
            </w:sdtContent>
          </w:sdt>
        </w:p>
      </w:sdtContent>
    </w:sdt>
    <w:sdt>
      <w:sdtPr>
        <w:id w:val="1219814708"/>
        <w:tag w:val="goog_rdk_4142"/>
      </w:sdtPr>
      <w:sdtContent>
        <w:p w:rsidR="00000000" w:rsidDel="00000000" w:rsidP="00000000" w:rsidRDefault="00000000" w:rsidRPr="00000000" w14:paraId="0000039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94174920"/>
              <w:tag w:val="goog_rdk_4139"/>
            </w:sdtPr>
            <w:sdtContent>
              <w:ins w:author="Rossi Rossi" w:id="117" w:date="2026-09-22T06:56:59Z">
                <w:sdt>
                  <w:sdtPr>
                    <w:id w:val="1930479045"/>
                    <w:tag w:val="goog_rdk_4140"/>
                  </w:sdtPr>
                  <w:sdtContent>
                    <w:del w:author="Animefor Me" w:id="15" w:date="2026-09-29T09:36:34Z"/>
                  </w:sdtContent>
                </w:sdt>
              </w:ins>
              <w:sdt>
                <w:sdtPr>
                  <w:id w:val="1083927201"/>
                  <w:tag w:val="goog_rdk_414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01778821"/>
        <w:tag w:val="goog_rdk_4146"/>
      </w:sdtPr>
      <w:sdtContent>
        <w:p w:rsidR="00000000" w:rsidDel="00000000" w:rsidP="00000000" w:rsidRDefault="00000000" w:rsidRPr="00000000" w14:paraId="0000039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16157490"/>
              <w:tag w:val="goog_rdk_4143"/>
            </w:sdtPr>
            <w:sdtContent>
              <w:ins w:author="Rossi Rossi" w:id="117" w:date="2026-09-22T06:56:59Z">
                <w:sdt>
                  <w:sdtPr>
                    <w:id w:val="-610612618"/>
                    <w:tag w:val="goog_rdk_4144"/>
                  </w:sdtPr>
                  <w:sdtContent>
                    <w:del w:author="Animefor Me" w:id="15" w:date="2026-09-29T09:36:34Z"/>
                  </w:sdtContent>
                </w:sdt>
              </w:ins>
              <w:sdt>
                <w:sdtPr>
                  <w:id w:val="-1399262269"/>
                  <w:tag w:val="goog_rdk_414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 at the end of the file:</w:delText>
                      </w:r>
                    </w:del>
                  </w:ins>
                </w:sdtContent>
              </w:sdt>
              <w:ins w:author="Rossi Rossi" w:id="117" w:date="2026-09-22T06:56:59Z">
                <w:del w:author="Animefor Me" w:id="15" w:date="2026-09-29T09:36:34Z"/>
              </w:ins>
            </w:sdtContent>
          </w:sdt>
        </w:p>
      </w:sdtContent>
    </w:sdt>
    <w:sdt>
      <w:sdtPr>
        <w:id w:val="106299576"/>
        <w:tag w:val="goog_rdk_4150"/>
      </w:sdtPr>
      <w:sdtContent>
        <w:p w:rsidR="00000000" w:rsidDel="00000000" w:rsidP="00000000" w:rsidRDefault="00000000" w:rsidRPr="00000000" w14:paraId="0000039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518619"/>
              <w:tag w:val="goog_rdk_4147"/>
            </w:sdtPr>
            <w:sdtContent>
              <w:ins w:author="Rossi Rossi" w:id="117" w:date="2026-09-22T06:56:59Z">
                <w:sdt>
                  <w:sdtPr>
                    <w:id w:val="-307936416"/>
                    <w:tag w:val="goog_rdk_4148"/>
                  </w:sdtPr>
                  <w:sdtContent>
                    <w:del w:author="Animefor Me" w:id="15" w:date="2026-09-29T09:36:34Z"/>
                  </w:sdtContent>
                </w:sdt>
              </w:ins>
              <w:sdt>
                <w:sdtPr>
                  <w:id w:val="553654235"/>
                  <w:tag w:val="goog_rdk_414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47601336"/>
        <w:tag w:val="goog_rdk_4154"/>
      </w:sdtPr>
      <w:sdtContent>
        <w:p w:rsidR="00000000" w:rsidDel="00000000" w:rsidP="00000000" w:rsidRDefault="00000000" w:rsidRPr="00000000" w14:paraId="0000039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32066749"/>
              <w:tag w:val="goog_rdk_4151"/>
            </w:sdtPr>
            <w:sdtContent>
              <w:ins w:author="Rossi Rossi" w:id="117" w:date="2026-09-22T06:56:59Z">
                <w:sdt>
                  <w:sdtPr>
                    <w:id w:val="254227358"/>
                    <w:tag w:val="goog_rdk_4152"/>
                  </w:sdtPr>
                  <w:sdtContent>
                    <w:del w:author="Animefor Me" w:id="15" w:date="2026-09-29T09:36:34Z"/>
                  </w:sdtContent>
                </w:sdt>
              </w:ins>
              <w:sdt>
                <w:sdtPr>
                  <w:id w:val="101533475"/>
                  <w:tag w:val="goog_rdk_415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7" w:date="2026-09-22T06:56:59Z">
                <w:del w:author="Animefor Me" w:id="15" w:date="2026-09-29T09:36:34Z"/>
              </w:ins>
            </w:sdtContent>
          </w:sdt>
        </w:p>
      </w:sdtContent>
    </w:sdt>
    <w:sdt>
      <w:sdtPr>
        <w:id w:val="-801699011"/>
        <w:tag w:val="goog_rdk_4158"/>
      </w:sdtPr>
      <w:sdtContent>
        <w:p w:rsidR="00000000" w:rsidDel="00000000" w:rsidP="00000000" w:rsidRDefault="00000000" w:rsidRPr="00000000" w14:paraId="0000039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25896254"/>
              <w:tag w:val="goog_rdk_4155"/>
            </w:sdtPr>
            <w:sdtContent>
              <w:ins w:author="Rossi Rossi" w:id="117" w:date="2026-09-22T06:56:59Z">
                <w:sdt>
                  <w:sdtPr>
                    <w:id w:val="-1879572666"/>
                    <w:tag w:val="goog_rdk_4156"/>
                  </w:sdtPr>
                  <w:sdtContent>
                    <w:del w:author="Animefor Me" w:id="15" w:date="2026-09-29T09:36:34Z"/>
                  </w:sdtContent>
                </w:sdt>
              </w:ins>
              <w:sdt>
                <w:sdtPr>
                  <w:id w:val="-739724874"/>
                  <w:tag w:val="goog_rdk_415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48030739"/>
        <w:tag w:val="goog_rdk_4162"/>
      </w:sdtPr>
      <w:sdtContent>
        <w:p w:rsidR="00000000" w:rsidDel="00000000" w:rsidP="00000000" w:rsidRDefault="00000000" w:rsidRPr="00000000" w14:paraId="0000039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71038287"/>
              <w:tag w:val="goog_rdk_4159"/>
            </w:sdtPr>
            <w:sdtContent>
              <w:ins w:author="Rossi Rossi" w:id="117" w:date="2026-09-22T06:56:59Z">
                <w:sdt>
                  <w:sdtPr>
                    <w:id w:val="-1553541012"/>
                    <w:tag w:val="goog_rdk_4160"/>
                  </w:sdtPr>
                  <w:sdtContent>
                    <w:del w:author="Animefor Me" w:id="15" w:date="2026-09-29T09:36:34Z"/>
                  </w:sdtContent>
                </w:sdt>
              </w:ins>
              <w:sdt>
                <w:sdtPr>
                  <w:id w:val="-1333495628"/>
                  <w:tag w:val="goog_rdk_416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7" w:date="2026-09-22T06:56:59Z">
                <w:del w:author="Animefor Me" w:id="15" w:date="2026-09-29T09:36:34Z"/>
              </w:ins>
            </w:sdtContent>
          </w:sdt>
        </w:p>
      </w:sdtContent>
    </w:sdt>
    <w:sdt>
      <w:sdtPr>
        <w:id w:val="-398320104"/>
        <w:tag w:val="goog_rdk_4166"/>
      </w:sdtPr>
      <w:sdtContent>
        <w:p w:rsidR="00000000" w:rsidDel="00000000" w:rsidP="00000000" w:rsidRDefault="00000000" w:rsidRPr="00000000" w14:paraId="0000039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62499992"/>
              <w:tag w:val="goog_rdk_4163"/>
            </w:sdtPr>
            <w:sdtContent>
              <w:ins w:author="Rossi Rossi" w:id="117" w:date="2026-09-22T06:56:59Z">
                <w:sdt>
                  <w:sdtPr>
                    <w:id w:val="-1452253513"/>
                    <w:tag w:val="goog_rdk_4164"/>
                  </w:sdtPr>
                  <w:sdtContent>
                    <w:del w:author="Animefor Me" w:id="15" w:date="2026-09-29T09:36:34Z"/>
                  </w:sdtContent>
                </w:sdt>
              </w:ins>
              <w:sdt>
                <w:sdtPr>
                  <w:id w:val="-1152123828"/>
                  <w:tag w:val="goog_rdk_416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1325357"/>
        <w:tag w:val="goog_rdk_4170"/>
      </w:sdtPr>
      <w:sdtContent>
        <w:p w:rsidR="00000000" w:rsidDel="00000000" w:rsidP="00000000" w:rsidRDefault="00000000" w:rsidRPr="00000000" w14:paraId="0000039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11536797"/>
              <w:tag w:val="goog_rdk_4167"/>
            </w:sdtPr>
            <w:sdtContent>
              <w:ins w:author="Rossi Rossi" w:id="117" w:date="2026-09-22T06:56:59Z">
                <w:sdt>
                  <w:sdtPr>
                    <w:id w:val="1007672590"/>
                    <w:tag w:val="goog_rdk_4168"/>
                  </w:sdtPr>
                  <w:sdtContent>
                    <w:del w:author="Animefor Me" w:id="15" w:date="2026-09-29T09:36:34Z"/>
                  </w:sdtContent>
                </w:sdt>
              </w:ins>
              <w:sdt>
                <w:sdtPr>
                  <w:id w:val="881169238"/>
                  <w:tag w:val="goog_rdk_416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~/.bashrc</w:delText>
                      </w:r>
                    </w:del>
                  </w:ins>
                </w:sdtContent>
              </w:sdt>
              <w:ins w:author="Rossi Rossi" w:id="117" w:date="2026-09-22T06:56:59Z">
                <w:del w:author="Animefor Me" w:id="15" w:date="2026-09-29T09:36:34Z"/>
              </w:ins>
            </w:sdtContent>
          </w:sdt>
        </w:p>
      </w:sdtContent>
    </w:sdt>
    <w:sdt>
      <w:sdtPr>
        <w:id w:val="-906581315"/>
        <w:tag w:val="goog_rdk_4174"/>
      </w:sdtPr>
      <w:sdtContent>
        <w:p w:rsidR="00000000" w:rsidDel="00000000" w:rsidP="00000000" w:rsidRDefault="00000000" w:rsidRPr="00000000" w14:paraId="0000039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59080362"/>
              <w:tag w:val="goog_rdk_4171"/>
            </w:sdtPr>
            <w:sdtContent>
              <w:ins w:author="Rossi Rossi" w:id="117" w:date="2026-09-22T06:56:59Z">
                <w:sdt>
                  <w:sdtPr>
                    <w:id w:val="-731000531"/>
                    <w:tag w:val="goog_rdk_4172"/>
                  </w:sdtPr>
                  <w:sdtContent>
                    <w:del w:author="Animefor Me" w:id="15" w:date="2026-09-29T09:36:34Z"/>
                  </w:sdtContent>
                </w:sdt>
              </w:ins>
              <w:sdt>
                <w:sdtPr>
                  <w:id w:val="1793471657"/>
                  <w:tag w:val="goog_rdk_417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89583644"/>
        <w:tag w:val="goog_rdk_4178"/>
      </w:sdtPr>
      <w:sdtContent>
        <w:p w:rsidR="00000000" w:rsidDel="00000000" w:rsidP="00000000" w:rsidRDefault="00000000" w:rsidRPr="00000000" w14:paraId="0000039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90044027"/>
              <w:tag w:val="goog_rdk_4175"/>
            </w:sdtPr>
            <w:sdtContent>
              <w:ins w:author="Rossi Rossi" w:id="117" w:date="2026-09-22T06:56:59Z">
                <w:sdt>
                  <w:sdtPr>
                    <w:id w:val="-1950504556"/>
                    <w:tag w:val="goog_rdk_4176"/>
                  </w:sdtPr>
                  <w:sdtContent>
                    <w:del w:author="Animefor Me" w:id="15" w:date="2026-09-29T09:36:34Z"/>
                  </w:sdtContent>
                </w:sdt>
              </w:ins>
              <w:sdt>
                <w:sdtPr>
                  <w:id w:val="885055918"/>
                  <w:tag w:val="goog_rdk_417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macOS - Zsh</w:delText>
                      </w:r>
                    </w:del>
                  </w:ins>
                </w:sdtContent>
              </w:sdt>
              <w:ins w:author="Rossi Rossi" w:id="117" w:date="2026-09-22T06:56:59Z">
                <w:del w:author="Animefor Me" w:id="15" w:date="2026-09-29T09:36:34Z"/>
              </w:ins>
            </w:sdtContent>
          </w:sdt>
        </w:p>
      </w:sdtContent>
    </w:sdt>
    <w:sdt>
      <w:sdtPr>
        <w:id w:val="-52970078"/>
        <w:tag w:val="goog_rdk_4182"/>
      </w:sdtPr>
      <w:sdtContent>
        <w:p w:rsidR="00000000" w:rsidDel="00000000" w:rsidP="00000000" w:rsidRDefault="00000000" w:rsidRPr="00000000" w14:paraId="0000039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106658"/>
              <w:tag w:val="goog_rdk_4179"/>
            </w:sdtPr>
            <w:sdtContent>
              <w:ins w:author="Rossi Rossi" w:id="117" w:date="2026-09-22T06:56:59Z">
                <w:sdt>
                  <w:sdtPr>
                    <w:id w:val="1656284739"/>
                    <w:tag w:val="goog_rdk_4180"/>
                  </w:sdtPr>
                  <w:sdtContent>
                    <w:del w:author="Animefor Me" w:id="15" w:date="2026-09-29T09:36:34Z"/>
                  </w:sdtContent>
                </w:sdt>
              </w:ins>
              <w:sdt>
                <w:sdtPr>
                  <w:id w:val="-1658724362"/>
                  <w:tag w:val="goog_rdk_418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42868786"/>
        <w:tag w:val="goog_rdk_4186"/>
      </w:sdtPr>
      <w:sdtContent>
        <w:p w:rsidR="00000000" w:rsidDel="00000000" w:rsidP="00000000" w:rsidRDefault="00000000" w:rsidRPr="00000000" w14:paraId="000003A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54669843"/>
              <w:tag w:val="goog_rdk_4183"/>
            </w:sdtPr>
            <w:sdtContent>
              <w:ins w:author="Rossi Rossi" w:id="117" w:date="2026-09-22T06:56:59Z">
                <w:sdt>
                  <w:sdtPr>
                    <w:id w:val="-1425144078"/>
                    <w:tag w:val="goog_rdk_4184"/>
                  </w:sdtPr>
                  <w:sdtContent>
                    <w:del w:author="Animefor Me" w:id="15" w:date="2026-09-29T09:36:34Z"/>
                  </w:sdtContent>
                </w:sdt>
              </w:ins>
              <w:sdt>
                <w:sdtPr>
                  <w:id w:val="1546126774"/>
                  <w:tag w:val="goog_rdk_418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Verify if you have a zsh configuration file:</w:delText>
                      </w:r>
                    </w:del>
                  </w:ins>
                </w:sdtContent>
              </w:sdt>
              <w:ins w:author="Rossi Rossi" w:id="117" w:date="2026-09-22T06:56:59Z">
                <w:del w:author="Animefor Me" w:id="15" w:date="2026-09-29T09:36:34Z"/>
              </w:ins>
            </w:sdtContent>
          </w:sdt>
        </w:p>
      </w:sdtContent>
    </w:sdt>
    <w:sdt>
      <w:sdtPr>
        <w:id w:val="1989531218"/>
        <w:tag w:val="goog_rdk_4190"/>
      </w:sdtPr>
      <w:sdtContent>
        <w:p w:rsidR="00000000" w:rsidDel="00000000" w:rsidP="00000000" w:rsidRDefault="00000000" w:rsidRPr="00000000" w14:paraId="000003A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15192613"/>
              <w:tag w:val="goog_rdk_4187"/>
            </w:sdtPr>
            <w:sdtContent>
              <w:ins w:author="Rossi Rossi" w:id="117" w:date="2026-09-22T06:56:59Z">
                <w:sdt>
                  <w:sdtPr>
                    <w:id w:val="638448411"/>
                    <w:tag w:val="goog_rdk_4188"/>
                  </w:sdtPr>
                  <w:sdtContent>
                    <w:del w:author="Animefor Me" w:id="15" w:date="2026-09-29T09:36:34Z"/>
                  </w:sdtContent>
                </w:sdt>
              </w:ins>
              <w:sdt>
                <w:sdtPr>
                  <w:id w:val="-289624218"/>
                  <w:tag w:val="goog_rdk_418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03910980"/>
        <w:tag w:val="goog_rdk_4194"/>
      </w:sdtPr>
      <w:sdtContent>
        <w:p w:rsidR="00000000" w:rsidDel="00000000" w:rsidP="00000000" w:rsidRDefault="00000000" w:rsidRPr="00000000" w14:paraId="000003A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59192158"/>
              <w:tag w:val="goog_rdk_4191"/>
            </w:sdtPr>
            <w:sdtContent>
              <w:ins w:author="Rossi Rossi" w:id="117" w:date="2026-09-22T06:56:59Z">
                <w:sdt>
                  <w:sdtPr>
                    <w:id w:val="1436732268"/>
                    <w:tag w:val="goog_rdk_4192"/>
                  </w:sdtPr>
                  <w:sdtContent>
                    <w:del w:author="Animefor Me" w:id="15" w:date="2026-09-29T09:36:34Z"/>
                  </w:sdtContent>
                </w:sdt>
              </w:ins>
              <w:sdt>
                <w:sdtPr>
                  <w:id w:val="-2073746573"/>
                  <w:tag w:val="goog_rdk_419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~/.zshrc</w:delText>
                      </w:r>
                    </w:del>
                  </w:ins>
                </w:sdtContent>
              </w:sdt>
              <w:ins w:author="Rossi Rossi" w:id="117" w:date="2026-09-22T06:56:59Z">
                <w:del w:author="Animefor Me" w:id="15" w:date="2026-09-29T09:36:34Z"/>
              </w:ins>
            </w:sdtContent>
          </w:sdt>
        </w:p>
      </w:sdtContent>
    </w:sdt>
    <w:sdt>
      <w:sdtPr>
        <w:id w:val="-1252373548"/>
        <w:tag w:val="goog_rdk_4198"/>
      </w:sdtPr>
      <w:sdtContent>
        <w:p w:rsidR="00000000" w:rsidDel="00000000" w:rsidP="00000000" w:rsidRDefault="00000000" w:rsidRPr="00000000" w14:paraId="000003A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41595317"/>
              <w:tag w:val="goog_rdk_4195"/>
            </w:sdtPr>
            <w:sdtContent>
              <w:ins w:author="Rossi Rossi" w:id="117" w:date="2026-09-22T06:56:59Z">
                <w:sdt>
                  <w:sdtPr>
                    <w:id w:val="1852262374"/>
                    <w:tag w:val="goog_rdk_4196"/>
                  </w:sdtPr>
                  <w:sdtContent>
                    <w:del w:author="Animefor Me" w:id="15" w:date="2026-09-29T09:36:34Z"/>
                  </w:sdtContent>
                </w:sdt>
              </w:ins>
              <w:sdt>
                <w:sdtPr>
                  <w:id w:val="556167437"/>
                  <w:tag w:val="goog_rdk_419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90587196"/>
        <w:tag w:val="goog_rdk_4202"/>
      </w:sdtPr>
      <w:sdtContent>
        <w:p w:rsidR="00000000" w:rsidDel="00000000" w:rsidP="00000000" w:rsidRDefault="00000000" w:rsidRPr="00000000" w14:paraId="000003A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45959619"/>
              <w:tag w:val="goog_rdk_4199"/>
            </w:sdtPr>
            <w:sdtContent>
              <w:ins w:author="Rossi Rossi" w:id="117" w:date="2026-09-22T06:56:59Z">
                <w:sdt>
                  <w:sdtPr>
                    <w:id w:val="-1781655049"/>
                    <w:tag w:val="goog_rdk_4200"/>
                  </w:sdtPr>
                  <w:sdtContent>
                    <w:del w:author="Animefor Me" w:id="15" w:date="2026-09-29T09:36:34Z"/>
                  </w:sdtContent>
                </w:sdt>
              </w:ins>
              <w:sdt>
                <w:sdtPr>
                  <w:id w:val="-370730316"/>
                  <w:tag w:val="goog_rdk_420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not, create one and open it:</w:delText>
                      </w:r>
                    </w:del>
                  </w:ins>
                </w:sdtContent>
              </w:sdt>
              <w:ins w:author="Rossi Rossi" w:id="117" w:date="2026-09-22T06:56:59Z">
                <w:del w:author="Animefor Me" w:id="15" w:date="2026-09-29T09:36:34Z"/>
              </w:ins>
            </w:sdtContent>
          </w:sdt>
        </w:p>
      </w:sdtContent>
    </w:sdt>
    <w:sdt>
      <w:sdtPr>
        <w:id w:val="920273369"/>
        <w:tag w:val="goog_rdk_4206"/>
      </w:sdtPr>
      <w:sdtContent>
        <w:p w:rsidR="00000000" w:rsidDel="00000000" w:rsidP="00000000" w:rsidRDefault="00000000" w:rsidRPr="00000000" w14:paraId="000003A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39026935"/>
              <w:tag w:val="goog_rdk_4203"/>
            </w:sdtPr>
            <w:sdtContent>
              <w:ins w:author="Rossi Rossi" w:id="117" w:date="2026-09-22T06:56:59Z">
                <w:sdt>
                  <w:sdtPr>
                    <w:id w:val="1273820366"/>
                    <w:tag w:val="goog_rdk_4204"/>
                  </w:sdtPr>
                  <w:sdtContent>
                    <w:del w:author="Animefor Me" w:id="15" w:date="2026-09-29T09:36:34Z"/>
                  </w:sdtContent>
                </w:sdt>
              </w:ins>
              <w:sdt>
                <w:sdtPr>
                  <w:id w:val="-1818750789"/>
                  <w:tag w:val="goog_rdk_420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12984153"/>
        <w:tag w:val="goog_rdk_4210"/>
      </w:sdtPr>
      <w:sdtContent>
        <w:p w:rsidR="00000000" w:rsidDel="00000000" w:rsidP="00000000" w:rsidRDefault="00000000" w:rsidRPr="00000000" w14:paraId="000003A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48312603"/>
              <w:tag w:val="goog_rdk_4207"/>
            </w:sdtPr>
            <w:sdtContent>
              <w:ins w:author="Rossi Rossi" w:id="117" w:date="2026-09-22T06:56:59Z">
                <w:sdt>
                  <w:sdtPr>
                    <w:id w:val="1743728260"/>
                    <w:tag w:val="goog_rdk_4208"/>
                  </w:sdtPr>
                  <w:sdtContent>
                    <w:del w:author="Animefor Me" w:id="15" w:date="2026-09-29T09:36:34Z"/>
                  </w:sdtContent>
                </w:sdt>
              </w:ins>
              <w:sdt>
                <w:sdtPr>
                  <w:id w:val="-587673624"/>
                  <w:tag w:val="goog_rdk_420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touch ~/.zshrc &amp;&amp; open ~/.zshrc</w:delText>
                      </w:r>
                    </w:del>
                  </w:ins>
                </w:sdtContent>
              </w:sdt>
              <w:ins w:author="Rossi Rossi" w:id="117" w:date="2026-09-22T06:56:59Z">
                <w:del w:author="Animefor Me" w:id="15" w:date="2026-09-29T09:36:34Z"/>
              </w:ins>
            </w:sdtContent>
          </w:sdt>
        </w:p>
      </w:sdtContent>
    </w:sdt>
    <w:sdt>
      <w:sdtPr>
        <w:id w:val="1159147110"/>
        <w:tag w:val="goog_rdk_4214"/>
      </w:sdtPr>
      <w:sdtContent>
        <w:p w:rsidR="00000000" w:rsidDel="00000000" w:rsidP="00000000" w:rsidRDefault="00000000" w:rsidRPr="00000000" w14:paraId="000003A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7355098"/>
              <w:tag w:val="goog_rdk_4211"/>
            </w:sdtPr>
            <w:sdtContent>
              <w:ins w:author="Rossi Rossi" w:id="117" w:date="2026-09-22T06:56:59Z">
                <w:sdt>
                  <w:sdtPr>
                    <w:id w:val="783294721"/>
                    <w:tag w:val="goog_rdk_4212"/>
                  </w:sdtPr>
                  <w:sdtContent>
                    <w:del w:author="Animefor Me" w:id="15" w:date="2026-09-29T09:36:34Z"/>
                  </w:sdtContent>
                </w:sdt>
              </w:ins>
              <w:sdt>
                <w:sdtPr>
                  <w:id w:val="675326460"/>
                  <w:tag w:val="goog_rdk_421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5271541"/>
        <w:tag w:val="goog_rdk_4218"/>
      </w:sdtPr>
      <w:sdtContent>
        <w:p w:rsidR="00000000" w:rsidDel="00000000" w:rsidP="00000000" w:rsidRDefault="00000000" w:rsidRPr="00000000" w14:paraId="000003A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64762846"/>
              <w:tag w:val="goog_rdk_4215"/>
            </w:sdtPr>
            <w:sdtContent>
              <w:ins w:author="Rossi Rossi" w:id="117" w:date="2026-09-22T06:56:59Z">
                <w:sdt>
                  <w:sdtPr>
                    <w:id w:val="918928342"/>
                    <w:tag w:val="goog_rdk_4216"/>
                  </w:sdtPr>
                  <w:sdtContent>
                    <w:del w:author="Animefor Me" w:id="15" w:date="2026-09-29T09:36:34Z"/>
                  </w:sdtContent>
                </w:sdt>
              </w:ins>
              <w:sdt>
                <w:sdtPr>
                  <w:id w:val="295273992"/>
                  <w:tag w:val="goog_rdk_421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 the export command:</w:delText>
                      </w:r>
                    </w:del>
                  </w:ins>
                </w:sdtContent>
              </w:sdt>
              <w:ins w:author="Rossi Rossi" w:id="117" w:date="2026-09-22T06:56:59Z">
                <w:del w:author="Animefor Me" w:id="15" w:date="2026-09-29T09:36:34Z"/>
              </w:ins>
            </w:sdtContent>
          </w:sdt>
        </w:p>
      </w:sdtContent>
    </w:sdt>
    <w:sdt>
      <w:sdtPr>
        <w:id w:val="1039331347"/>
        <w:tag w:val="goog_rdk_4222"/>
      </w:sdtPr>
      <w:sdtContent>
        <w:p w:rsidR="00000000" w:rsidDel="00000000" w:rsidP="00000000" w:rsidRDefault="00000000" w:rsidRPr="00000000" w14:paraId="000003A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49679527"/>
              <w:tag w:val="goog_rdk_4219"/>
            </w:sdtPr>
            <w:sdtContent>
              <w:ins w:author="Rossi Rossi" w:id="117" w:date="2026-09-22T06:56:59Z">
                <w:sdt>
                  <w:sdtPr>
                    <w:id w:val="-493359530"/>
                    <w:tag w:val="goog_rdk_4220"/>
                  </w:sdtPr>
                  <w:sdtContent>
                    <w:del w:author="Animefor Me" w:id="15" w:date="2026-09-29T09:36:34Z"/>
                  </w:sdtContent>
                </w:sdt>
              </w:ins>
              <w:sdt>
                <w:sdtPr>
                  <w:id w:val="-379147989"/>
                  <w:tag w:val="goog_rdk_422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55650520"/>
        <w:tag w:val="goog_rdk_4226"/>
      </w:sdtPr>
      <w:sdtContent>
        <w:p w:rsidR="00000000" w:rsidDel="00000000" w:rsidP="00000000" w:rsidRDefault="00000000" w:rsidRPr="00000000" w14:paraId="000003A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08792024"/>
              <w:tag w:val="goog_rdk_4223"/>
            </w:sdtPr>
            <w:sdtContent>
              <w:ins w:author="Rossi Rossi" w:id="117" w:date="2026-09-22T06:56:59Z">
                <w:sdt>
                  <w:sdtPr>
                    <w:id w:val="-1035872011"/>
                    <w:tag w:val="goog_rdk_4224"/>
                  </w:sdtPr>
                  <w:sdtContent>
                    <w:del w:author="Animefor Me" w:id="15" w:date="2026-09-29T09:36:34Z"/>
                  </w:sdtContent>
                </w:sdt>
              </w:ins>
              <w:sdt>
                <w:sdtPr>
                  <w:id w:val="2047625322"/>
                  <w:tag w:val="goog_rdk_422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export GEMINI_API_KEY=&lt;YOUR_API_KEY_HERE&gt;</w:delText>
                      </w:r>
                    </w:del>
                  </w:ins>
                </w:sdtContent>
              </w:sdt>
              <w:ins w:author="Rossi Rossi" w:id="117" w:date="2026-09-22T06:56:59Z">
                <w:del w:author="Animefor Me" w:id="15" w:date="2026-09-29T09:36:34Z"/>
              </w:ins>
            </w:sdtContent>
          </w:sdt>
        </w:p>
      </w:sdtContent>
    </w:sdt>
    <w:sdt>
      <w:sdtPr>
        <w:id w:val="2130539144"/>
        <w:tag w:val="goog_rdk_4230"/>
      </w:sdtPr>
      <w:sdtContent>
        <w:p w:rsidR="00000000" w:rsidDel="00000000" w:rsidP="00000000" w:rsidRDefault="00000000" w:rsidRPr="00000000" w14:paraId="000003A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30881361"/>
              <w:tag w:val="goog_rdk_4227"/>
            </w:sdtPr>
            <w:sdtContent>
              <w:ins w:author="Rossi Rossi" w:id="117" w:date="2026-09-22T06:56:59Z">
                <w:sdt>
                  <w:sdtPr>
                    <w:id w:val="-1574572029"/>
                    <w:tag w:val="goog_rdk_4228"/>
                  </w:sdtPr>
                  <w:sdtContent>
                    <w:del w:author="Animefor Me" w:id="15" w:date="2026-09-29T09:36:34Z"/>
                  </w:sdtContent>
                </w:sdt>
              </w:ins>
              <w:sdt>
                <w:sdtPr>
                  <w:id w:val="2022899145"/>
                  <w:tag w:val="goog_rdk_422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86093712"/>
        <w:tag w:val="goog_rdk_4234"/>
      </w:sdtPr>
      <w:sdtContent>
        <w:p w:rsidR="00000000" w:rsidDel="00000000" w:rsidP="00000000" w:rsidRDefault="00000000" w:rsidRPr="00000000" w14:paraId="000003A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46636897"/>
              <w:tag w:val="goog_rdk_4231"/>
            </w:sdtPr>
            <w:sdtContent>
              <w:ins w:author="Rossi Rossi" w:id="117" w:date="2026-09-22T06:56:59Z">
                <w:sdt>
                  <w:sdtPr>
                    <w:id w:val="177634888"/>
                    <w:tag w:val="goog_rdk_4232"/>
                  </w:sdtPr>
                  <w:sdtContent>
                    <w:del w:author="Animefor Me" w:id="15" w:date="2026-09-29T09:36:34Z"/>
                  </w:sdtContent>
                </w:sdt>
              </w:ins>
              <w:sdt>
                <w:sdtPr>
                  <w:id w:val="2052350572"/>
                  <w:tag w:val="goog_rdk_423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Save the file, then apply the changes:</w:delText>
                      </w:r>
                    </w:del>
                  </w:ins>
                </w:sdtContent>
              </w:sdt>
              <w:ins w:author="Rossi Rossi" w:id="117" w:date="2026-09-22T06:56:59Z">
                <w:del w:author="Animefor Me" w:id="15" w:date="2026-09-29T09:36:34Z"/>
              </w:ins>
            </w:sdtContent>
          </w:sdt>
        </w:p>
      </w:sdtContent>
    </w:sdt>
    <w:sdt>
      <w:sdtPr>
        <w:id w:val="-81664800"/>
        <w:tag w:val="goog_rdk_4238"/>
      </w:sdtPr>
      <w:sdtContent>
        <w:p w:rsidR="00000000" w:rsidDel="00000000" w:rsidP="00000000" w:rsidRDefault="00000000" w:rsidRPr="00000000" w14:paraId="000003A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35273203"/>
              <w:tag w:val="goog_rdk_4235"/>
            </w:sdtPr>
            <w:sdtContent>
              <w:ins w:author="Rossi Rossi" w:id="117" w:date="2026-09-22T06:56:59Z">
                <w:sdt>
                  <w:sdtPr>
                    <w:id w:val="-1896337489"/>
                    <w:tag w:val="goog_rdk_4236"/>
                  </w:sdtPr>
                  <w:sdtContent>
                    <w:del w:author="Animefor Me" w:id="15" w:date="2026-09-29T09:36:34Z"/>
                  </w:sdtContent>
                </w:sdt>
              </w:ins>
              <w:sdt>
                <w:sdtPr>
                  <w:id w:val="-1608754248"/>
                  <w:tag w:val="goog_rdk_423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48273868"/>
        <w:tag w:val="goog_rdk_4242"/>
      </w:sdtPr>
      <w:sdtContent>
        <w:p w:rsidR="00000000" w:rsidDel="00000000" w:rsidP="00000000" w:rsidRDefault="00000000" w:rsidRPr="00000000" w14:paraId="000003A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42085520"/>
              <w:tag w:val="goog_rdk_4239"/>
            </w:sdtPr>
            <w:sdtContent>
              <w:ins w:author="Rossi Rossi" w:id="117" w:date="2026-09-22T06:56:59Z">
                <w:sdt>
                  <w:sdtPr>
                    <w:id w:val="966038536"/>
                    <w:tag w:val="goog_rdk_4240"/>
                  </w:sdtPr>
                  <w:sdtContent>
                    <w:del w:author="Animefor Me" w:id="15" w:date="2026-09-29T09:36:34Z"/>
                  </w:sdtContent>
                </w:sdt>
              </w:ins>
              <w:sdt>
                <w:sdtPr>
                  <w:id w:val="1024781158"/>
                  <w:tag w:val="goog_rdk_424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source ~/.zshrc</w:delText>
                      </w:r>
                    </w:del>
                  </w:ins>
                </w:sdtContent>
              </w:sdt>
              <w:ins w:author="Rossi Rossi" w:id="117" w:date="2026-09-22T06:56:59Z">
                <w:del w:author="Animefor Me" w:id="15" w:date="2026-09-29T09:36:34Z"/>
              </w:ins>
            </w:sdtContent>
          </w:sdt>
        </w:p>
      </w:sdtContent>
    </w:sdt>
    <w:sdt>
      <w:sdtPr>
        <w:id w:val="874085826"/>
        <w:tag w:val="goog_rdk_4246"/>
      </w:sdtPr>
      <w:sdtContent>
        <w:p w:rsidR="00000000" w:rsidDel="00000000" w:rsidP="00000000" w:rsidRDefault="00000000" w:rsidRPr="00000000" w14:paraId="000003A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2484663"/>
              <w:tag w:val="goog_rdk_4243"/>
            </w:sdtPr>
            <w:sdtContent>
              <w:ins w:author="Rossi Rossi" w:id="117" w:date="2026-09-22T06:56:59Z">
                <w:sdt>
                  <w:sdtPr>
                    <w:id w:val="1261355778"/>
                    <w:tag w:val="goog_rdk_4244"/>
                  </w:sdtPr>
                  <w:sdtContent>
                    <w:del w:author="Animefor Me" w:id="15" w:date="2026-09-29T09:36:34Z"/>
                  </w:sdtContent>
                </w:sdt>
              </w:ins>
              <w:sdt>
                <w:sdtPr>
                  <w:id w:val="1168673536"/>
                  <w:tag w:val="goog_rdk_424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71626003"/>
        <w:tag w:val="goog_rdk_4250"/>
      </w:sdtPr>
      <w:sdtContent>
        <w:p w:rsidR="00000000" w:rsidDel="00000000" w:rsidP="00000000" w:rsidRDefault="00000000" w:rsidRPr="00000000" w14:paraId="000003B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40975328"/>
              <w:tag w:val="goog_rdk_4247"/>
            </w:sdtPr>
            <w:sdtContent>
              <w:ins w:author="Rossi Rossi" w:id="117" w:date="2026-09-22T06:56:59Z">
                <w:sdt>
                  <w:sdtPr>
                    <w:id w:val="1016368922"/>
                    <w:tag w:val="goog_rdk_4248"/>
                  </w:sdtPr>
                  <w:sdtContent>
                    <w:del w:author="Animefor Me" w:id="15" w:date="2026-09-29T09:36:34Z"/>
                  </w:sdtContent>
                </w:sdt>
              </w:ins>
              <w:sdt>
                <w:sdtPr>
                  <w:id w:val="76111614"/>
                  <w:tag w:val="goog_rdk_424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Windows</w:delText>
                      </w:r>
                    </w:del>
                  </w:ins>
                </w:sdtContent>
              </w:sdt>
              <w:ins w:author="Rossi Rossi" w:id="117" w:date="2026-09-22T06:56:59Z">
                <w:del w:author="Animefor Me" w:id="15" w:date="2026-09-29T09:36:34Z"/>
              </w:ins>
            </w:sdtContent>
          </w:sdt>
        </w:p>
      </w:sdtContent>
    </w:sdt>
    <w:sdt>
      <w:sdtPr>
        <w:id w:val="-573975628"/>
        <w:tag w:val="goog_rdk_4254"/>
      </w:sdtPr>
      <w:sdtContent>
        <w:p w:rsidR="00000000" w:rsidDel="00000000" w:rsidP="00000000" w:rsidRDefault="00000000" w:rsidRPr="00000000" w14:paraId="000003B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11908178"/>
              <w:tag w:val="goog_rdk_4251"/>
            </w:sdtPr>
            <w:sdtContent>
              <w:ins w:author="Rossi Rossi" w:id="117" w:date="2026-09-22T06:56:59Z">
                <w:sdt>
                  <w:sdtPr>
                    <w:id w:val="-1290079886"/>
                    <w:tag w:val="goog_rdk_4252"/>
                  </w:sdtPr>
                  <w:sdtContent>
                    <w:del w:author="Animefor Me" w:id="15" w:date="2026-09-29T09:36:34Z"/>
                  </w:sdtContent>
                </w:sdt>
              </w:ins>
              <w:sdt>
                <w:sdtPr>
                  <w:id w:val="2054802692"/>
                  <w:tag w:val="goog_rdk_425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96019637"/>
        <w:tag w:val="goog_rdk_4258"/>
      </w:sdtPr>
      <w:sdtContent>
        <w:p w:rsidR="00000000" w:rsidDel="00000000" w:rsidP="00000000" w:rsidRDefault="00000000" w:rsidRPr="00000000" w14:paraId="000003B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84873034"/>
              <w:tag w:val="goog_rdk_4255"/>
            </w:sdtPr>
            <w:sdtContent>
              <w:ins w:author="Rossi Rossi" w:id="117" w:date="2026-09-22T06:56:59Z">
                <w:sdt>
                  <w:sdtPr>
                    <w:id w:val="-780886514"/>
                    <w:tag w:val="goog_rdk_4256"/>
                  </w:sdtPr>
                  <w:sdtContent>
                    <w:del w:author="Animefor Me" w:id="15" w:date="2026-09-29T09:36:34Z"/>
                  </w:sdtContent>
                </w:sdt>
              </w:ins>
              <w:sdt>
                <w:sdtPr>
                  <w:id w:val="2089633388"/>
                  <w:tag w:val="goog_rdk_425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Search for "Environment Variables" in the Windows search bar.</w:delText>
                      </w:r>
                    </w:del>
                  </w:ins>
                </w:sdtContent>
              </w:sdt>
              <w:ins w:author="Rossi Rossi" w:id="117" w:date="2026-09-22T06:56:59Z">
                <w:del w:author="Animefor Me" w:id="15" w:date="2026-09-29T09:36:34Z"/>
              </w:ins>
            </w:sdtContent>
          </w:sdt>
        </w:p>
      </w:sdtContent>
    </w:sdt>
    <w:sdt>
      <w:sdtPr>
        <w:id w:val="-705380721"/>
        <w:tag w:val="goog_rdk_4262"/>
      </w:sdtPr>
      <w:sdtContent>
        <w:p w:rsidR="00000000" w:rsidDel="00000000" w:rsidP="00000000" w:rsidRDefault="00000000" w:rsidRPr="00000000" w14:paraId="000003B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59310560"/>
              <w:tag w:val="goog_rdk_4259"/>
            </w:sdtPr>
            <w:sdtContent>
              <w:ins w:author="Rossi Rossi" w:id="117" w:date="2026-09-22T06:56:59Z">
                <w:sdt>
                  <w:sdtPr>
                    <w:id w:val="-757208878"/>
                    <w:tag w:val="goog_rdk_4260"/>
                  </w:sdtPr>
                  <w:sdtContent>
                    <w:del w:author="Animefor Me" w:id="15" w:date="2026-09-29T09:36:34Z"/>
                  </w:sdtContent>
                </w:sdt>
              </w:ins>
              <w:sdt>
                <w:sdtPr>
                  <w:id w:val="2090748443"/>
                  <w:tag w:val="goog_rdk_426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Click **Environment Variables** in the System Properties dialog.</w:delText>
                      </w:r>
                    </w:del>
                  </w:ins>
                </w:sdtContent>
              </w:sdt>
              <w:ins w:author="Rossi Rossi" w:id="117" w:date="2026-09-22T06:56:59Z">
                <w:del w:author="Animefor Me" w:id="15" w:date="2026-09-29T09:36:34Z"/>
              </w:ins>
            </w:sdtContent>
          </w:sdt>
        </w:p>
      </w:sdtContent>
    </w:sdt>
    <w:sdt>
      <w:sdtPr>
        <w:id w:val="-883214003"/>
        <w:tag w:val="goog_rdk_4266"/>
      </w:sdtPr>
      <w:sdtContent>
        <w:p w:rsidR="00000000" w:rsidDel="00000000" w:rsidP="00000000" w:rsidRDefault="00000000" w:rsidRPr="00000000" w14:paraId="000003B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0768036"/>
              <w:tag w:val="goog_rdk_4263"/>
            </w:sdtPr>
            <w:sdtContent>
              <w:ins w:author="Rossi Rossi" w:id="117" w:date="2026-09-22T06:56:59Z">
                <w:sdt>
                  <w:sdtPr>
                    <w:id w:val="829515870"/>
                    <w:tag w:val="goog_rdk_4264"/>
                  </w:sdtPr>
                  <w:sdtContent>
                    <w:del w:author="Animefor Me" w:id="15" w:date="2026-09-29T09:36:34Z"/>
                  </w:sdtContent>
                </w:sdt>
              </w:ins>
              <w:sdt>
                <w:sdtPr>
                  <w:id w:val="1424552616"/>
                  <w:tag w:val="goog_rdk_426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**User variables** or **System variables** , click **New...**.</w:delText>
                      </w:r>
                    </w:del>
                  </w:ins>
                </w:sdtContent>
              </w:sdt>
              <w:ins w:author="Rossi Rossi" w:id="117" w:date="2026-09-22T06:56:59Z">
                <w:del w:author="Animefor Me" w:id="15" w:date="2026-09-29T09:36:34Z"/>
              </w:ins>
            </w:sdtContent>
          </w:sdt>
        </w:p>
      </w:sdtContent>
    </w:sdt>
    <w:sdt>
      <w:sdtPr>
        <w:id w:val="1457508575"/>
        <w:tag w:val="goog_rdk_4270"/>
      </w:sdtPr>
      <w:sdtContent>
        <w:p w:rsidR="00000000" w:rsidDel="00000000" w:rsidP="00000000" w:rsidRDefault="00000000" w:rsidRPr="00000000" w14:paraId="000003B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38840997"/>
              <w:tag w:val="goog_rdk_4267"/>
            </w:sdtPr>
            <w:sdtContent>
              <w:ins w:author="Rossi Rossi" w:id="117" w:date="2026-09-22T06:56:59Z">
                <w:sdt>
                  <w:sdtPr>
                    <w:id w:val="668795958"/>
                    <w:tag w:val="goog_rdk_4268"/>
                  </w:sdtPr>
                  <w:sdtContent>
                    <w:del w:author="Animefor Me" w:id="15" w:date="2026-09-29T09:36:34Z"/>
                  </w:sdtContent>
                </w:sdt>
              </w:ins>
              <w:sdt>
                <w:sdtPr>
                  <w:id w:val="710382974"/>
                  <w:tag w:val="goog_rdk_426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Set the variable name to `GEMINI_API_KEY` and the value to your API key.</w:delText>
                      </w:r>
                    </w:del>
                  </w:ins>
                </w:sdtContent>
              </w:sdt>
              <w:ins w:author="Rossi Rossi" w:id="117" w:date="2026-09-22T06:56:59Z">
                <w:del w:author="Animefor Me" w:id="15" w:date="2026-09-29T09:36:34Z"/>
              </w:ins>
            </w:sdtContent>
          </w:sdt>
        </w:p>
      </w:sdtContent>
    </w:sdt>
    <w:sdt>
      <w:sdtPr>
        <w:id w:val="1968521429"/>
        <w:tag w:val="goog_rdk_4274"/>
      </w:sdtPr>
      <w:sdtContent>
        <w:p w:rsidR="00000000" w:rsidDel="00000000" w:rsidP="00000000" w:rsidRDefault="00000000" w:rsidRPr="00000000" w14:paraId="000003B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38392410"/>
              <w:tag w:val="goog_rdk_4271"/>
            </w:sdtPr>
            <w:sdtContent>
              <w:ins w:author="Rossi Rossi" w:id="117" w:date="2026-09-22T06:56:59Z">
                <w:sdt>
                  <w:sdtPr>
                    <w:id w:val="1155488126"/>
                    <w:tag w:val="goog_rdk_4272"/>
                  </w:sdtPr>
                  <w:sdtContent>
                    <w:del w:author="Animefor Me" w:id="15" w:date="2026-09-29T09:36:34Z"/>
                  </w:sdtContent>
                </w:sdt>
              </w:ins>
              <w:sdt>
                <w:sdtPr>
                  <w:id w:val="-984005408"/>
                  <w:tag w:val="goog_rdk_427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Click **OK** to save. Open a new terminal session to load the variable.</w:delText>
                      </w:r>
                    </w:del>
                  </w:ins>
                </w:sdtContent>
              </w:sdt>
              <w:ins w:author="Rossi Rossi" w:id="117" w:date="2026-09-22T06:56:59Z">
                <w:del w:author="Animefor Me" w:id="15" w:date="2026-09-29T09:36:34Z"/>
              </w:ins>
            </w:sdtContent>
          </w:sdt>
        </w:p>
      </w:sdtContent>
    </w:sdt>
    <w:sdt>
      <w:sdtPr>
        <w:id w:val="1608080109"/>
        <w:tag w:val="goog_rdk_4278"/>
      </w:sdtPr>
      <w:sdtContent>
        <w:p w:rsidR="00000000" w:rsidDel="00000000" w:rsidP="00000000" w:rsidRDefault="00000000" w:rsidRPr="00000000" w14:paraId="000003B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28968895"/>
              <w:tag w:val="goog_rdk_4275"/>
            </w:sdtPr>
            <w:sdtContent>
              <w:ins w:author="Rossi Rossi" w:id="117" w:date="2026-09-22T06:56:59Z">
                <w:sdt>
                  <w:sdtPr>
                    <w:id w:val="171024386"/>
                    <w:tag w:val="goog_rdk_4276"/>
                  </w:sdtPr>
                  <w:sdtContent>
                    <w:del w:author="Animefor Me" w:id="15" w:date="2026-09-29T09:36:34Z"/>
                  </w:sdtContent>
                </w:sdt>
              </w:ins>
              <w:sdt>
                <w:sdtPr>
                  <w:id w:val="-1353695931"/>
                  <w:tag w:val="goog_rdk_427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57922892"/>
        <w:tag w:val="goog_rdk_4282"/>
      </w:sdtPr>
      <w:sdtContent>
        <w:p w:rsidR="00000000" w:rsidDel="00000000" w:rsidP="00000000" w:rsidRDefault="00000000" w:rsidRPr="00000000" w14:paraId="000003B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44935957"/>
              <w:tag w:val="goog_rdk_4279"/>
            </w:sdtPr>
            <w:sdtContent>
              <w:ins w:author="Rossi Rossi" w:id="117" w:date="2026-09-22T06:56:59Z">
                <w:sdt>
                  <w:sdtPr>
                    <w:id w:val="1661632586"/>
                    <w:tag w:val="goog_rdk_4280"/>
                  </w:sdtPr>
                  <w:sdtContent>
                    <w:del w:author="Animefor Me" w:id="15" w:date="2026-09-29T09:36:34Z"/>
                  </w:sdtContent>
                </w:sdt>
              </w:ins>
              <w:sdt>
                <w:sdtPr>
                  <w:id w:val="252217735"/>
                  <w:tag w:val="goog_rdk_428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Option 2: Provide the API key explicitly in code</w:delText>
                      </w:r>
                    </w:del>
                  </w:ins>
                </w:sdtContent>
              </w:sdt>
              <w:ins w:author="Rossi Rossi" w:id="117" w:date="2026-09-22T06:56:59Z">
                <w:del w:author="Animefor Me" w:id="15" w:date="2026-09-29T09:36:34Z"/>
              </w:ins>
            </w:sdtContent>
          </w:sdt>
        </w:p>
      </w:sdtContent>
    </w:sdt>
    <w:sdt>
      <w:sdtPr>
        <w:id w:val="985727113"/>
        <w:tag w:val="goog_rdk_4286"/>
      </w:sdtPr>
      <w:sdtContent>
        <w:p w:rsidR="00000000" w:rsidDel="00000000" w:rsidP="00000000" w:rsidRDefault="00000000" w:rsidRPr="00000000" w14:paraId="000003B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47446019"/>
              <w:tag w:val="goog_rdk_4283"/>
            </w:sdtPr>
            <w:sdtContent>
              <w:ins w:author="Rossi Rossi" w:id="117" w:date="2026-09-22T06:56:59Z">
                <w:sdt>
                  <w:sdtPr>
                    <w:id w:val="-1099267790"/>
                    <w:tag w:val="goog_rdk_4284"/>
                  </w:sdtPr>
                  <w:sdtContent>
                    <w:del w:author="Animefor Me" w:id="15" w:date="2026-09-29T09:36:34Z"/>
                  </w:sdtContent>
                </w:sdt>
              </w:ins>
              <w:sdt>
                <w:sdtPr>
                  <w:id w:val="292908538"/>
                  <w:tag w:val="goog_rdk_428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92122771"/>
        <w:tag w:val="goog_rdk_4290"/>
      </w:sdtPr>
      <w:sdtContent>
        <w:p w:rsidR="00000000" w:rsidDel="00000000" w:rsidP="00000000" w:rsidRDefault="00000000" w:rsidRPr="00000000" w14:paraId="000003B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92789427"/>
              <w:tag w:val="goog_rdk_4287"/>
            </w:sdtPr>
            <w:sdtContent>
              <w:ins w:author="Rossi Rossi" w:id="117" w:date="2026-09-22T06:56:59Z">
                <w:sdt>
                  <w:sdtPr>
                    <w:id w:val="297991292"/>
                    <w:tag w:val="goog_rdk_4288"/>
                  </w:sdtPr>
                  <w:sdtContent>
                    <w:del w:author="Animefor Me" w:id="15" w:date="2026-09-29T09:36:34Z"/>
                  </w:sdtContent>
                </w:sdt>
              </w:ins>
              <w:sdt>
                <w:sdtPr>
                  <w:id w:val="-1720819569"/>
                  <w:tag w:val="goog_rdk_428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 can pass the API key explicitly when initializing the client. Only do this</w:delText>
                      </w:r>
                    </w:del>
                  </w:ins>
                </w:sdtContent>
              </w:sdt>
              <w:ins w:author="Rossi Rossi" w:id="117" w:date="2026-09-22T06:56:59Z">
                <w:del w:author="Animefor Me" w:id="15" w:date="2026-09-29T09:36:34Z"/>
              </w:ins>
            </w:sdtContent>
          </w:sdt>
        </w:p>
      </w:sdtContent>
    </w:sdt>
    <w:sdt>
      <w:sdtPr>
        <w:id w:val="-906370901"/>
        <w:tag w:val="goog_rdk_4294"/>
      </w:sdtPr>
      <w:sdtContent>
        <w:p w:rsidR="00000000" w:rsidDel="00000000" w:rsidP="00000000" w:rsidRDefault="00000000" w:rsidRPr="00000000" w14:paraId="000003B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99806083"/>
              <w:tag w:val="goog_rdk_4291"/>
            </w:sdtPr>
            <w:sdtContent>
              <w:ins w:author="Rossi Rossi" w:id="117" w:date="2026-09-22T06:56:59Z">
                <w:sdt>
                  <w:sdtPr>
                    <w:id w:val="750045220"/>
                    <w:tag w:val="goog_rdk_4292"/>
                  </w:sdtPr>
                  <w:sdtContent>
                    <w:del w:author="Animefor Me" w:id="15" w:date="2026-09-29T09:36:34Z"/>
                  </w:sdtContent>
                </w:sdt>
              </w:ins>
              <w:sdt>
                <w:sdtPr>
                  <w:id w:val="-1182097018"/>
                  <w:tag w:val="goog_rdk_429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cannot use environment variables.</w:delText>
                      </w:r>
                    </w:del>
                  </w:ins>
                </w:sdtContent>
              </w:sdt>
              <w:ins w:author="Rossi Rossi" w:id="117" w:date="2026-09-22T06:56:59Z">
                <w:del w:author="Animefor Me" w:id="15" w:date="2026-09-29T09:36:34Z"/>
              </w:ins>
            </w:sdtContent>
          </w:sdt>
        </w:p>
      </w:sdtContent>
    </w:sdt>
    <w:sdt>
      <w:sdtPr>
        <w:id w:val="1372621250"/>
        <w:tag w:val="goog_rdk_4298"/>
      </w:sdtPr>
      <w:sdtContent>
        <w:p w:rsidR="00000000" w:rsidDel="00000000" w:rsidP="00000000" w:rsidRDefault="00000000" w:rsidRPr="00000000" w14:paraId="000003B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86770333"/>
              <w:tag w:val="goog_rdk_4295"/>
            </w:sdtPr>
            <w:sdtContent>
              <w:ins w:author="Rossi Rossi" w:id="117" w:date="2026-09-22T06:56:59Z">
                <w:sdt>
                  <w:sdtPr>
                    <w:id w:val="6027794"/>
                    <w:tag w:val="goog_rdk_4296"/>
                  </w:sdtPr>
                  <w:sdtContent>
                    <w:del w:author="Animefor Me" w:id="15" w:date="2026-09-29T09:36:34Z"/>
                  </w:sdtContent>
                </w:sdt>
              </w:ins>
              <w:sdt>
                <w:sdtPr>
                  <w:id w:val="-355682535"/>
                  <w:tag w:val="goog_rdk_429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429111325"/>
        <w:tag w:val="goog_rdk_4302"/>
      </w:sdtPr>
      <w:sdtContent>
        <w:p w:rsidR="00000000" w:rsidDel="00000000" w:rsidP="00000000" w:rsidRDefault="00000000" w:rsidRPr="00000000" w14:paraId="000003B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93421329"/>
              <w:tag w:val="goog_rdk_4299"/>
            </w:sdtPr>
            <w:sdtContent>
              <w:ins w:author="Rossi Rossi" w:id="117" w:date="2026-09-22T06:56:59Z">
                <w:sdt>
                  <w:sdtPr>
                    <w:id w:val="-1929217757"/>
                    <w:tag w:val="goog_rdk_4300"/>
                  </w:sdtPr>
                  <w:sdtContent>
                    <w:del w:author="Animefor Me" w:id="15" w:date="2026-09-29T09:36:34Z"/>
                  </w:sdtContent>
                </w:sdt>
              </w:ins>
              <w:sdt>
                <w:sdtPr>
                  <w:id w:val="567108244"/>
                  <w:tag w:val="goog_rdk_430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Python</w:delText>
                      </w:r>
                    </w:del>
                  </w:ins>
                </w:sdtContent>
              </w:sdt>
              <w:ins w:author="Rossi Rossi" w:id="117" w:date="2026-09-22T06:56:59Z">
                <w:del w:author="Animefor Me" w:id="15" w:date="2026-09-29T09:36:34Z"/>
              </w:ins>
            </w:sdtContent>
          </w:sdt>
        </w:p>
      </w:sdtContent>
    </w:sdt>
    <w:sdt>
      <w:sdtPr>
        <w:id w:val="-450009481"/>
        <w:tag w:val="goog_rdk_4306"/>
      </w:sdtPr>
      <w:sdtContent>
        <w:p w:rsidR="00000000" w:rsidDel="00000000" w:rsidP="00000000" w:rsidRDefault="00000000" w:rsidRPr="00000000" w14:paraId="000003B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65448203"/>
              <w:tag w:val="goog_rdk_4303"/>
            </w:sdtPr>
            <w:sdtContent>
              <w:ins w:author="Rossi Rossi" w:id="117" w:date="2026-09-22T06:56:59Z">
                <w:sdt>
                  <w:sdtPr>
                    <w:id w:val="-1708965473"/>
                    <w:tag w:val="goog_rdk_4304"/>
                  </w:sdtPr>
                  <w:sdtContent>
                    <w:del w:author="Animefor Me" w:id="15" w:date="2026-09-29T09:36:34Z"/>
                  </w:sdtContent>
                </w:sdt>
              </w:ins>
              <w:sdt>
                <w:sdtPr>
                  <w:id w:val="1992282514"/>
                  <w:tag w:val="goog_rdk_4305"/>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88298905"/>
        <w:tag w:val="goog_rdk_4310"/>
      </w:sdtPr>
      <w:sdtContent>
        <w:p w:rsidR="00000000" w:rsidDel="00000000" w:rsidP="00000000" w:rsidRDefault="00000000" w:rsidRPr="00000000" w14:paraId="000003B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08493741"/>
              <w:tag w:val="goog_rdk_4307"/>
            </w:sdtPr>
            <w:sdtContent>
              <w:ins w:author="Rossi Rossi" w:id="117" w:date="2026-09-22T06:56:59Z">
                <w:sdt>
                  <w:sdtPr>
                    <w:id w:val="-2021355548"/>
                    <w:tag w:val="goog_rdk_4308"/>
                  </w:sdtPr>
                  <w:sdtContent>
                    <w:del w:author="Animefor Me" w:id="15" w:date="2026-09-29T09:36:34Z"/>
                  </w:sdtContent>
                </w:sdt>
              </w:ins>
              <w:sdt>
                <w:sdtPr>
                  <w:id w:val="2067733916"/>
                  <w:tag w:val="goog_rdk_430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from google import genai</w:delText>
                      </w:r>
                    </w:del>
                  </w:ins>
                </w:sdtContent>
              </w:sdt>
              <w:ins w:author="Rossi Rossi" w:id="117" w:date="2026-09-22T06:56:59Z">
                <w:del w:author="Animefor Me" w:id="15" w:date="2026-09-29T09:36:34Z"/>
              </w:ins>
            </w:sdtContent>
          </w:sdt>
        </w:p>
      </w:sdtContent>
    </w:sdt>
    <w:sdt>
      <w:sdtPr>
        <w:id w:val="-252179152"/>
        <w:tag w:val="goog_rdk_4314"/>
      </w:sdtPr>
      <w:sdtContent>
        <w:p w:rsidR="00000000" w:rsidDel="00000000" w:rsidP="00000000" w:rsidRDefault="00000000" w:rsidRPr="00000000" w14:paraId="000003C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42497090"/>
              <w:tag w:val="goog_rdk_4311"/>
            </w:sdtPr>
            <w:sdtContent>
              <w:ins w:author="Rossi Rossi" w:id="117" w:date="2026-09-22T06:56:59Z">
                <w:sdt>
                  <w:sdtPr>
                    <w:id w:val="77026309"/>
                    <w:tag w:val="goog_rdk_4312"/>
                  </w:sdtPr>
                  <w:sdtContent>
                    <w:del w:author="Animefor Me" w:id="15" w:date="2026-09-29T09:36:34Z"/>
                  </w:sdtContent>
                </w:sdt>
              </w:ins>
              <w:sdt>
                <w:sdtPr>
                  <w:id w:val="261579869"/>
                  <w:tag w:val="goog_rdk_4313"/>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87096634"/>
        <w:tag w:val="goog_rdk_4318"/>
      </w:sdtPr>
      <w:sdtContent>
        <w:p w:rsidR="00000000" w:rsidDel="00000000" w:rsidP="00000000" w:rsidRDefault="00000000" w:rsidRPr="00000000" w14:paraId="000003C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92324336"/>
              <w:tag w:val="goog_rdk_4315"/>
            </w:sdtPr>
            <w:sdtContent>
              <w:ins w:author="Rossi Rossi" w:id="117" w:date="2026-09-22T06:56:59Z">
                <w:sdt>
                  <w:sdtPr>
                    <w:id w:val="1219405237"/>
                    <w:tag w:val="goog_rdk_4316"/>
                  </w:sdtPr>
                  <w:sdtContent>
                    <w:del w:author="Animefor Me" w:id="15" w:date="2026-09-29T09:36:34Z"/>
                  </w:sdtContent>
                </w:sdt>
              </w:ins>
              <w:sdt>
                <w:sdtPr>
                  <w:id w:val="1483407851"/>
                  <w:tag w:val="goog_rdk_431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 genai.Client(api_key="YOUR_API_KEY")</w:delText>
                      </w:r>
                    </w:del>
                  </w:ins>
                </w:sdtContent>
              </w:sdt>
              <w:ins w:author="Rossi Rossi" w:id="117" w:date="2026-09-22T06:56:59Z">
                <w:del w:author="Animefor Me" w:id="15" w:date="2026-09-29T09:36:34Z"/>
              </w:ins>
            </w:sdtContent>
          </w:sdt>
        </w:p>
      </w:sdtContent>
    </w:sdt>
    <w:sdt>
      <w:sdtPr>
        <w:id w:val="-407230703"/>
        <w:tag w:val="goog_rdk_4324"/>
      </w:sdtPr>
      <w:sdtContent>
        <w:p w:rsidR="00000000" w:rsidDel="00000000" w:rsidP="00000000" w:rsidRDefault="00000000" w:rsidRPr="00000000" w14:paraId="000003C2">
          <w:pPr>
            <w:numPr>
              <w:ilvl w:val="1"/>
              <w:numId w:val="2"/>
            </w:numPr>
            <w:ind w:left="502" w:hanging="360"/>
            <w:rPr>
              <w:ins w:author="Jai Dharshan" w:id="138" w:date="2026-09-26T08:06:24Z"/>
              <w:del w:author="Animefor Me" w:id="15" w:date="2026-09-29T09:36:34Z"/>
            </w:rPr>
            <w:pPrChange w:author="FATHIMA RAIHANA A S" w:id="0" w:date="2026-09-25T17:38:39Z">
              <w:pPr>
                <w:numPr>
                  <w:ilvl w:val="1"/>
                  <w:numId w:val="9"/>
                </w:numPr>
                <w:ind w:left="502" w:hanging="360"/>
              </w:pPr>
            </w:pPrChange>
          </w:pPr>
          <w:sdt>
            <w:sdtPr>
              <w:id w:val="-1318142480"/>
              <w:tag w:val="goog_rdk_4321"/>
            </w:sdtPr>
            <w:sdtContent>
              <w:ins w:author="Jai Dharshan" w:id="138" w:date="2026-09-26T08:06:24Z">
                <w:sdt>
                  <w:sdtPr>
                    <w:id w:val="-382489915"/>
                    <w:tag w:val="goog_rdk_4322"/>
                  </w:sdtPr>
                  <w:sdtContent>
                    <w:del w:author="Animefor Me" w:id="15" w:date="2026-09-29T09:36:34Z"/>
                  </w:sdtContent>
                </w:sdt>
              </w:ins>
              <w:sdt>
                <w:sdtPr>
                  <w:id w:val="94752331"/>
                  <w:tag w:val="goog_rdk_4323"/>
                </w:sdtPr>
                <w:sdtContent>
                  <w:ins w:author="Jai Dharshan" w:id="138" w:date="2026-09-26T08:06:24Z">
                    <w:del w:author="Animefor Me" w:id="15" w:date="2026-09-29T09:36:34Z">
                      <w:r w:rsidDel="00000000" w:rsidR="00000000" w:rsidRPr="00000000">
                        <w:rPr>
                          <w:rtl w:val="0"/>
                        </w:rPr>
                      </w:r>
                    </w:del>
                  </w:ins>
                </w:sdtContent>
              </w:sdt>
              <w:ins w:author="Jai Dharshan" w:id="138" w:date="2026-09-26T08:06:24Z">
                <w:del w:author="Animefor Me" w:id="15" w:date="2026-09-29T09:36:34Z"/>
              </w:ins>
            </w:sdtContent>
          </w:sdt>
        </w:p>
      </w:sdtContent>
    </w:sdt>
    <w:sdt>
      <w:sdtPr>
        <w:id w:val="-748229452"/>
        <w:tag w:val="goog_rdk_4330"/>
      </w:sdtPr>
      <w:sdtContent>
        <w:p w:rsidR="00000000" w:rsidDel="00000000" w:rsidP="00000000" w:rsidRDefault="00000000" w:rsidRPr="00000000" w14:paraId="000003C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58714415"/>
              <w:tag w:val="goog_rdk_4327"/>
            </w:sdtPr>
            <w:sdtContent>
              <w:ins w:author="Rossi Rossi" w:id="117" w:date="2026-09-22T06:56:59Z">
                <w:sdt>
                  <w:sdtPr>
                    <w:id w:val="-529724095"/>
                    <w:tag w:val="goog_rdk_4328"/>
                  </w:sdtPr>
                  <w:sdtContent>
                    <w:del w:author="Animefor Me" w:id="15" w:date="2026-09-29T09:36:34Z"/>
                  </w:sdtContent>
                </w:sdt>
              </w:ins>
              <w:sdt>
                <w:sdtPr>
                  <w:id w:val="1439953246"/>
                  <w:tag w:val="goog_rdk_4329"/>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19164833"/>
        <w:tag w:val="goog_rdk_4334"/>
      </w:sdtPr>
      <w:sdtContent>
        <w:p w:rsidR="00000000" w:rsidDel="00000000" w:rsidP="00000000" w:rsidRDefault="00000000" w:rsidRPr="00000000" w14:paraId="000003C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96453351"/>
              <w:tag w:val="goog_rdk_4331"/>
            </w:sdtPr>
            <w:sdtContent>
              <w:ins w:author="Rossi Rossi" w:id="117" w:date="2026-09-22T06:56:59Z">
                <w:sdt>
                  <w:sdtPr>
                    <w:id w:val="699701103"/>
                    <w:tag w:val="goog_rdk_4332"/>
                  </w:sdtPr>
                  <w:sdtContent>
                    <w:del w:author="Animefor Me" w:id="15" w:date="2026-09-29T09:36:34Z"/>
                  </w:sdtContent>
                </w:sdt>
              </w:ins>
              <w:sdt>
                <w:sdtPr>
                  <w:id w:val="1547399690"/>
                  <w:tag w:val="goog_rdk_433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 client.interactions.create(</w:delText>
                      </w:r>
                    </w:del>
                  </w:ins>
                </w:sdtContent>
              </w:sdt>
              <w:ins w:author="Rossi Rossi" w:id="117" w:date="2026-09-22T06:56:59Z">
                <w:del w:author="Animefor Me" w:id="15" w:date="2026-09-29T09:36:34Z"/>
              </w:ins>
            </w:sdtContent>
          </w:sdt>
        </w:p>
      </w:sdtContent>
    </w:sdt>
    <w:sdt>
      <w:sdtPr>
        <w:id w:val="2009787346"/>
        <w:tag w:val="goog_rdk_4338"/>
      </w:sdtPr>
      <w:sdtContent>
        <w:p w:rsidR="00000000" w:rsidDel="00000000" w:rsidP="00000000" w:rsidRDefault="00000000" w:rsidRPr="00000000" w14:paraId="000003C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74772863"/>
              <w:tag w:val="goog_rdk_4335"/>
            </w:sdtPr>
            <w:sdtContent>
              <w:ins w:author="Rossi Rossi" w:id="117" w:date="2026-09-22T06:56:59Z">
                <w:sdt>
                  <w:sdtPr>
                    <w:id w:val="1130073869"/>
                    <w:tag w:val="goog_rdk_4336"/>
                  </w:sdtPr>
                  <w:sdtContent>
                    <w:del w:author="Animefor Me" w:id="15" w:date="2026-09-29T09:36:34Z"/>
                  </w:sdtContent>
                </w:sdt>
              </w:ins>
              <w:sdt>
                <w:sdtPr>
                  <w:id w:val="-422489249"/>
                  <w:tag w:val="goog_rdk_433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model="gemini-3.8-flash",</w:delText>
                      </w:r>
                    </w:del>
                  </w:ins>
                </w:sdtContent>
              </w:sdt>
              <w:ins w:author="Rossi Rossi" w:id="117" w:date="2026-09-22T06:56:59Z">
                <w:del w:author="Animefor Me" w:id="15" w:date="2026-09-29T09:36:34Z"/>
              </w:ins>
            </w:sdtContent>
          </w:sdt>
        </w:p>
      </w:sdtContent>
    </w:sdt>
    <w:sdt>
      <w:sdtPr>
        <w:id w:val="1447348131"/>
        <w:tag w:val="goog_rdk_4343"/>
      </w:sdtPr>
      <w:sdtContent>
        <w:p w:rsidR="00000000" w:rsidDel="00000000" w:rsidP="00000000" w:rsidRDefault="00000000" w:rsidRPr="00000000" w14:paraId="000003C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6634525"/>
              <w:tag w:val="goog_rdk_4339"/>
            </w:sdtPr>
            <w:sdtContent>
              <w:ins w:author="Rossi Rossi" w:id="117" w:date="2026-09-22T06:56:59Z">
                <w:sdt>
                  <w:sdtPr>
                    <w:id w:val="-749796314"/>
                    <w:tag w:val="goog_rdk_4340"/>
                  </w:sdtPr>
                  <w:sdtContent>
                    <w:del w:author="Animefor Me" w:id="15" w:date="2026-09-29T09:36:34Z"/>
                  </w:sdtContent>
                </w:sdt>
              </w:ins>
              <w:sdt>
                <w:sdtPr>
                  <w:id w:val="-1315359047"/>
                  <w:tag w:val="goog_rdk_434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input="Explain how AI works in a few words"</w:delText>
                      </w:r>
                    </w:del>
                  </w:ins>
                </w:sdtContent>
              </w:sdt>
              <w:ins w:author="Rossi Rossi" w:id="117" w:date="2026-09-22T06:56:59Z">
                <w:del w:author="Animefor Me" w:id="15" w:date="2026-09-29T09:36:34Z">
                  <w:sdt>
                    <w:sdtPr>
                      <w:id w:val="1933077948"/>
                      <w:tag w:val="goog_rdk_4342"/>
                    </w:sdtPr>
                    <w:sdtContent>
                      <w:r w:rsidDel="00000000" w:rsidR="00000000" w:rsidRPr="00000000">
                        <w:rPr>
                          <w:rtl w:val="0"/>
                        </w:rPr>
                      </w:r>
                    </w:sdtContent>
                  </w:sdt>
                </w:del>
              </w:ins>
            </w:sdtContent>
          </w:sdt>
        </w:p>
      </w:sdtContent>
    </w:sdt>
    <w:sdt>
      <w:sdtPr>
        <w:id w:val="-1160996367"/>
        <w:tag w:val="goog_rdk_4347"/>
      </w:sdtPr>
      <w:sdtContent>
        <w:p w:rsidR="00000000" w:rsidDel="00000000" w:rsidP="00000000" w:rsidRDefault="00000000" w:rsidRPr="00000000" w14:paraId="000003C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177705"/>
              <w:tag w:val="goog_rdk_4344"/>
            </w:sdtPr>
            <w:sdtContent>
              <w:ins w:author="Rossi Rossi" w:id="117" w:date="2026-09-22T06:56:59Z">
                <w:sdt>
                  <w:sdtPr>
                    <w:id w:val="-1989050362"/>
                    <w:tag w:val="goog_rdk_4345"/>
                  </w:sdtPr>
                  <w:sdtContent>
                    <w:del w:author="Animefor Me" w:id="15" w:date="2026-09-29T09:36:34Z"/>
                  </w:sdtContent>
                </w:sdt>
              </w:ins>
              <w:sdt>
                <w:sdtPr>
                  <w:id w:val="-803171829"/>
                  <w:tag w:val="goog_rdk_434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567706952"/>
        <w:tag w:val="goog_rdk_4351"/>
      </w:sdtPr>
      <w:sdtContent>
        <w:p w:rsidR="00000000" w:rsidDel="00000000" w:rsidP="00000000" w:rsidRDefault="00000000" w:rsidRPr="00000000" w14:paraId="000003C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20332094"/>
              <w:tag w:val="goog_rdk_4348"/>
            </w:sdtPr>
            <w:sdtContent>
              <w:ins w:author="Rossi Rossi" w:id="117" w:date="2026-09-22T06:56:59Z">
                <w:sdt>
                  <w:sdtPr>
                    <w:id w:val="2077827511"/>
                    <w:tag w:val="goog_rdk_4349"/>
                  </w:sdtPr>
                  <w:sdtContent>
                    <w:del w:author="Animefor Me" w:id="15" w:date="2026-09-29T09:36:34Z"/>
                  </w:sdtContent>
                </w:sdt>
              </w:ins>
              <w:sdt>
                <w:sdtPr>
                  <w:id w:val="1333390286"/>
                  <w:tag w:val="goog_rdk_43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print(interaction.output_text)</w:delText>
                      </w:r>
                    </w:del>
                  </w:ins>
                </w:sdtContent>
              </w:sdt>
              <w:ins w:author="Rossi Rossi" w:id="117" w:date="2026-09-22T06:56:59Z">
                <w:del w:author="Animefor Me" w:id="15" w:date="2026-09-29T09:36:34Z"/>
              </w:ins>
            </w:sdtContent>
          </w:sdt>
        </w:p>
      </w:sdtContent>
    </w:sdt>
    <w:sdt>
      <w:sdtPr>
        <w:id w:val="251391594"/>
        <w:tag w:val="goog_rdk_4355"/>
      </w:sdtPr>
      <w:sdtContent>
        <w:p w:rsidR="00000000" w:rsidDel="00000000" w:rsidP="00000000" w:rsidRDefault="00000000" w:rsidRPr="00000000" w14:paraId="000003C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33656647"/>
              <w:tag w:val="goog_rdk_4352"/>
            </w:sdtPr>
            <w:sdtContent>
              <w:ins w:author="Rossi Rossi" w:id="117" w:date="2026-09-22T06:56:59Z">
                <w:sdt>
                  <w:sdtPr>
                    <w:id w:val="-1270140664"/>
                    <w:tag w:val="goog_rdk_4353"/>
                  </w:sdtPr>
                  <w:sdtContent>
                    <w:del w:author="Animefor Me" w:id="15" w:date="2026-09-29T09:36:34Z"/>
                  </w:sdtContent>
                </w:sdt>
              </w:ins>
              <w:sdt>
                <w:sdtPr>
                  <w:id w:val="-880125009"/>
                  <w:tag w:val="goog_rdk_435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38797486"/>
        <w:tag w:val="goog_rdk_4359"/>
      </w:sdtPr>
      <w:sdtContent>
        <w:p w:rsidR="00000000" w:rsidDel="00000000" w:rsidP="00000000" w:rsidRDefault="00000000" w:rsidRPr="00000000" w14:paraId="000003C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4789078"/>
              <w:tag w:val="goog_rdk_4356"/>
            </w:sdtPr>
            <w:sdtContent>
              <w:ins w:author="Rossi Rossi" w:id="117" w:date="2026-09-22T06:56:59Z">
                <w:sdt>
                  <w:sdtPr>
                    <w:id w:val="-147154713"/>
                    <w:tag w:val="goog_rdk_4357"/>
                  </w:sdtPr>
                  <w:sdtContent>
                    <w:del w:author="Animefor Me" w:id="15" w:date="2026-09-29T09:36:34Z"/>
                  </w:sdtContent>
                </w:sdt>
              </w:ins>
              <w:sdt>
                <w:sdtPr>
                  <w:id w:val="-824335547"/>
                  <w:tag w:val="goog_rdk_435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JavaScript</w:delText>
                      </w:r>
                    </w:del>
                  </w:ins>
                </w:sdtContent>
              </w:sdt>
              <w:ins w:author="Rossi Rossi" w:id="117" w:date="2026-09-22T06:56:59Z">
                <w:del w:author="Animefor Me" w:id="15" w:date="2026-09-29T09:36:34Z"/>
              </w:ins>
            </w:sdtContent>
          </w:sdt>
        </w:p>
      </w:sdtContent>
    </w:sdt>
    <w:sdt>
      <w:sdtPr>
        <w:id w:val="751088186"/>
        <w:tag w:val="goog_rdk_4363"/>
      </w:sdtPr>
      <w:sdtContent>
        <w:p w:rsidR="00000000" w:rsidDel="00000000" w:rsidP="00000000" w:rsidRDefault="00000000" w:rsidRPr="00000000" w14:paraId="000003C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41570941"/>
              <w:tag w:val="goog_rdk_4360"/>
            </w:sdtPr>
            <w:sdtContent>
              <w:ins w:author="Rossi Rossi" w:id="117" w:date="2026-09-22T06:56:59Z">
                <w:sdt>
                  <w:sdtPr>
                    <w:id w:val="-1436128658"/>
                    <w:tag w:val="goog_rdk_4361"/>
                  </w:sdtPr>
                  <w:sdtContent>
                    <w:del w:author="Animefor Me" w:id="15" w:date="2026-09-29T09:36:34Z"/>
                  </w:sdtContent>
                </w:sdt>
              </w:ins>
              <w:sdt>
                <w:sdtPr>
                  <w:id w:val="-1700761324"/>
                  <w:tag w:val="goog_rdk_436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54159794"/>
        <w:tag w:val="goog_rdk_4367"/>
      </w:sdtPr>
      <w:sdtContent>
        <w:p w:rsidR="00000000" w:rsidDel="00000000" w:rsidP="00000000" w:rsidRDefault="00000000" w:rsidRPr="00000000" w14:paraId="000003C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19702469"/>
              <w:tag w:val="goog_rdk_4364"/>
            </w:sdtPr>
            <w:sdtContent>
              <w:ins w:author="Rossi Rossi" w:id="117" w:date="2026-09-22T06:56:59Z">
                <w:sdt>
                  <w:sdtPr>
                    <w:id w:val="-560356603"/>
                    <w:tag w:val="goog_rdk_4365"/>
                  </w:sdtPr>
                  <w:sdtContent>
                    <w:del w:author="Animefor Me" w:id="15" w:date="2026-09-29T09:36:34Z"/>
                  </w:sdtContent>
                </w:sdt>
              </w:ins>
              <w:sdt>
                <w:sdtPr>
                  <w:id w:val="208597480"/>
                  <w:tag w:val="goog_rdk_436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 GoogleGenAI } from "@google/genai";</w:delText>
                      </w:r>
                    </w:del>
                  </w:ins>
                </w:sdtContent>
              </w:sdt>
              <w:ins w:author="Rossi Rossi" w:id="117" w:date="2026-09-22T06:56:59Z">
                <w:del w:author="Animefor Me" w:id="15" w:date="2026-09-29T09:36:34Z"/>
              </w:ins>
            </w:sdtContent>
          </w:sdt>
        </w:p>
      </w:sdtContent>
    </w:sdt>
    <w:sdt>
      <w:sdtPr>
        <w:id w:val="580582003"/>
        <w:tag w:val="goog_rdk_4371"/>
      </w:sdtPr>
      <w:sdtContent>
        <w:p w:rsidR="00000000" w:rsidDel="00000000" w:rsidP="00000000" w:rsidRDefault="00000000" w:rsidRPr="00000000" w14:paraId="000003C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47785547"/>
              <w:tag w:val="goog_rdk_4368"/>
            </w:sdtPr>
            <w:sdtContent>
              <w:ins w:author="Rossi Rossi" w:id="117" w:date="2026-09-22T06:56:59Z">
                <w:sdt>
                  <w:sdtPr>
                    <w:id w:val="2016373819"/>
                    <w:tag w:val="goog_rdk_4369"/>
                  </w:sdtPr>
                  <w:sdtContent>
                    <w:del w:author="Animefor Me" w:id="15" w:date="2026-09-29T09:36:34Z"/>
                  </w:sdtContent>
                </w:sdt>
              </w:ins>
              <w:sdt>
                <w:sdtPr>
                  <w:id w:val="1737808727"/>
                  <w:tag w:val="goog_rdk_437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53688827"/>
        <w:tag w:val="goog_rdk_4375"/>
      </w:sdtPr>
      <w:sdtContent>
        <w:p w:rsidR="00000000" w:rsidDel="00000000" w:rsidP="00000000" w:rsidRDefault="00000000" w:rsidRPr="00000000" w14:paraId="000003C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30671429"/>
              <w:tag w:val="goog_rdk_4372"/>
            </w:sdtPr>
            <w:sdtContent>
              <w:ins w:author="Rossi Rossi" w:id="117" w:date="2026-09-22T06:56:59Z">
                <w:sdt>
                  <w:sdtPr>
                    <w:id w:val="237445930"/>
                    <w:tag w:val="goog_rdk_4373"/>
                  </w:sdtPr>
                  <w:sdtContent>
                    <w:del w:author="Animefor Me" w:id="15" w:date="2026-09-29T09:36:34Z"/>
                  </w:sdtContent>
                </w:sdt>
              </w:ins>
              <w:sdt>
                <w:sdtPr>
                  <w:id w:val="-1256646397"/>
                  <w:tag w:val="goog_rdk_437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ai = new GoogleGenAI({ apiKey: "YOUR_API_KEY" });</w:delText>
                      </w:r>
                    </w:del>
                  </w:ins>
                </w:sdtContent>
              </w:sdt>
              <w:ins w:author="Rossi Rossi" w:id="117" w:date="2026-09-22T06:56:59Z">
                <w:del w:author="Animefor Me" w:id="15" w:date="2026-09-29T09:36:34Z"/>
              </w:ins>
            </w:sdtContent>
          </w:sdt>
        </w:p>
      </w:sdtContent>
    </w:sdt>
    <w:sdt>
      <w:sdtPr>
        <w:id w:val="-620348657"/>
        <w:tag w:val="goog_rdk_4379"/>
      </w:sdtPr>
      <w:sdtContent>
        <w:p w:rsidR="00000000" w:rsidDel="00000000" w:rsidP="00000000" w:rsidRDefault="00000000" w:rsidRPr="00000000" w14:paraId="000003C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299553"/>
              <w:tag w:val="goog_rdk_4376"/>
            </w:sdtPr>
            <w:sdtContent>
              <w:ins w:author="Rossi Rossi" w:id="117" w:date="2026-09-22T06:56:59Z">
                <w:sdt>
                  <w:sdtPr>
                    <w:id w:val="1534178813"/>
                    <w:tag w:val="goog_rdk_4377"/>
                  </w:sdtPr>
                  <w:sdtContent>
                    <w:del w:author="Animefor Me" w:id="15" w:date="2026-09-29T09:36:34Z"/>
                  </w:sdtContent>
                </w:sdt>
              </w:ins>
              <w:sdt>
                <w:sdtPr>
                  <w:id w:val="-224950639"/>
                  <w:tag w:val="goog_rdk_437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05586251"/>
        <w:tag w:val="goog_rdk_4383"/>
      </w:sdtPr>
      <w:sdtContent>
        <w:p w:rsidR="00000000" w:rsidDel="00000000" w:rsidP="00000000" w:rsidRDefault="00000000" w:rsidRPr="00000000" w14:paraId="000003D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32456581"/>
              <w:tag w:val="goog_rdk_4380"/>
            </w:sdtPr>
            <w:sdtContent>
              <w:ins w:author="Rossi Rossi" w:id="117" w:date="2026-09-22T06:56:59Z">
                <w:sdt>
                  <w:sdtPr>
                    <w:id w:val="-1347674028"/>
                    <w:tag w:val="goog_rdk_4381"/>
                  </w:sdtPr>
                  <w:sdtContent>
                    <w:del w:author="Animefor Me" w:id="15" w:date="2026-09-29T09:36:34Z"/>
                  </w:sdtContent>
                </w:sdt>
              </w:ins>
              <w:sdt>
                <w:sdtPr>
                  <w:id w:val="1612670109"/>
                  <w:tag w:val="goog_rdk_438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async function main() {</w:delText>
                      </w:r>
                    </w:del>
                  </w:ins>
                </w:sdtContent>
              </w:sdt>
              <w:ins w:author="Rossi Rossi" w:id="117" w:date="2026-09-22T06:56:59Z">
                <w:del w:author="Animefor Me" w:id="15" w:date="2026-09-29T09:36:34Z"/>
              </w:ins>
            </w:sdtContent>
          </w:sdt>
        </w:p>
      </w:sdtContent>
    </w:sdt>
    <w:sdt>
      <w:sdtPr>
        <w:id w:val="-2118449138"/>
        <w:tag w:val="goog_rdk_4387"/>
      </w:sdtPr>
      <w:sdtContent>
        <w:p w:rsidR="00000000" w:rsidDel="00000000" w:rsidP="00000000" w:rsidRDefault="00000000" w:rsidRPr="00000000" w14:paraId="000003D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643164"/>
              <w:tag w:val="goog_rdk_4384"/>
            </w:sdtPr>
            <w:sdtContent>
              <w:ins w:author="Rossi Rossi" w:id="117" w:date="2026-09-22T06:56:59Z">
                <w:sdt>
                  <w:sdtPr>
                    <w:id w:val="-68086283"/>
                    <w:tag w:val="goog_rdk_4385"/>
                  </w:sdtPr>
                  <w:sdtContent>
                    <w:del w:author="Animefor Me" w:id="15" w:date="2026-09-29T09:36:34Z"/>
                  </w:sdtContent>
                </w:sdt>
              </w:ins>
              <w:sdt>
                <w:sdtPr>
                  <w:id w:val="1397584607"/>
                  <w:tag w:val="goog_rdk_438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const interaction = await ai.interactions.create({</w:delText>
                      </w:r>
                    </w:del>
                  </w:ins>
                </w:sdtContent>
              </w:sdt>
              <w:ins w:author="Rossi Rossi" w:id="117" w:date="2026-09-22T06:56:59Z">
                <w:del w:author="Animefor Me" w:id="15" w:date="2026-09-29T09:36:34Z"/>
              </w:ins>
            </w:sdtContent>
          </w:sdt>
        </w:p>
      </w:sdtContent>
    </w:sdt>
    <w:sdt>
      <w:sdtPr>
        <w:id w:val="-704045103"/>
        <w:tag w:val="goog_rdk_4391"/>
      </w:sdtPr>
      <w:sdtContent>
        <w:p w:rsidR="00000000" w:rsidDel="00000000" w:rsidP="00000000" w:rsidRDefault="00000000" w:rsidRPr="00000000" w14:paraId="000003D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83349267"/>
              <w:tag w:val="goog_rdk_4388"/>
            </w:sdtPr>
            <w:sdtContent>
              <w:ins w:author="Rossi Rossi" w:id="117" w:date="2026-09-22T06:56:59Z">
                <w:sdt>
                  <w:sdtPr>
                    <w:id w:val="1108222266"/>
                    <w:tag w:val="goog_rdk_4389"/>
                  </w:sdtPr>
                  <w:sdtContent>
                    <w:del w:author="Animefor Me" w:id="15" w:date="2026-09-29T09:36:34Z"/>
                  </w:sdtContent>
                </w:sdt>
              </w:ins>
              <w:sdt>
                <w:sdtPr>
                  <w:id w:val="1608834811"/>
                  <w:tag w:val="goog_rdk_439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7" w:date="2026-09-22T06:56:59Z">
                <w:del w:author="Animefor Me" w:id="15" w:date="2026-09-29T09:36:34Z"/>
              </w:ins>
            </w:sdtContent>
          </w:sdt>
        </w:p>
      </w:sdtContent>
    </w:sdt>
    <w:sdt>
      <w:sdtPr>
        <w:id w:val="832235454"/>
        <w:tag w:val="goog_rdk_4395"/>
      </w:sdtPr>
      <w:sdtContent>
        <w:p w:rsidR="00000000" w:rsidDel="00000000" w:rsidP="00000000" w:rsidRDefault="00000000" w:rsidRPr="00000000" w14:paraId="000003D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81831417"/>
              <w:tag w:val="goog_rdk_4392"/>
            </w:sdtPr>
            <w:sdtContent>
              <w:ins w:author="Rossi Rossi" w:id="117" w:date="2026-09-22T06:56:59Z">
                <w:sdt>
                  <w:sdtPr>
                    <w:id w:val="-126432378"/>
                    <w:tag w:val="goog_rdk_4393"/>
                  </w:sdtPr>
                  <w:sdtContent>
                    <w:del w:author="Animefor Me" w:id="15" w:date="2026-09-29T09:36:34Z"/>
                  </w:sdtContent>
                </w:sdt>
              </w:ins>
              <w:sdt>
                <w:sdtPr>
                  <w:id w:val="-427659555"/>
                  <w:tag w:val="goog_rdk_439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7" w:date="2026-09-22T06:56:59Z">
                <w:del w:author="Animefor Me" w:id="15" w:date="2026-09-29T09:36:34Z"/>
              </w:ins>
            </w:sdtContent>
          </w:sdt>
        </w:p>
      </w:sdtContent>
    </w:sdt>
    <w:sdt>
      <w:sdtPr>
        <w:id w:val="2014004723"/>
        <w:tag w:val="goog_rdk_4399"/>
      </w:sdtPr>
      <w:sdtContent>
        <w:p w:rsidR="00000000" w:rsidDel="00000000" w:rsidP="00000000" w:rsidRDefault="00000000" w:rsidRPr="00000000" w14:paraId="000003D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47451225"/>
              <w:tag w:val="goog_rdk_4396"/>
            </w:sdtPr>
            <w:sdtContent>
              <w:ins w:author="Rossi Rossi" w:id="117" w:date="2026-09-22T06:56:59Z">
                <w:sdt>
                  <w:sdtPr>
                    <w:id w:val="-1744137496"/>
                    <w:tag w:val="goog_rdk_4397"/>
                  </w:sdtPr>
                  <w:sdtContent>
                    <w:del w:author="Animefor Me" w:id="15" w:date="2026-09-29T09:36:34Z"/>
                  </w:sdtContent>
                </w:sdt>
              </w:ins>
              <w:sdt>
                <w:sdtPr>
                  <w:id w:val="518625047"/>
                  <w:tag w:val="goog_rdk_439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309342676"/>
        <w:tag w:val="goog_rdk_4403"/>
      </w:sdtPr>
      <w:sdtContent>
        <w:p w:rsidR="00000000" w:rsidDel="00000000" w:rsidP="00000000" w:rsidRDefault="00000000" w:rsidRPr="00000000" w14:paraId="000003D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49590568"/>
              <w:tag w:val="goog_rdk_4400"/>
            </w:sdtPr>
            <w:sdtContent>
              <w:ins w:author="Rossi Rossi" w:id="117" w:date="2026-09-22T06:56:59Z">
                <w:sdt>
                  <w:sdtPr>
                    <w:id w:val="40417739"/>
                    <w:tag w:val="goog_rdk_4401"/>
                  </w:sdtPr>
                  <w:sdtContent>
                    <w:del w:author="Animefor Me" w:id="15" w:date="2026-09-29T09:36:34Z"/>
                  </w:sdtContent>
                </w:sdt>
              </w:ins>
              <w:sdt>
                <w:sdtPr>
                  <w:id w:val="387671741"/>
                  <w:tag w:val="goog_rdk_440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console.log(interaction.output_text);</w:delText>
                      </w:r>
                    </w:del>
                  </w:ins>
                </w:sdtContent>
              </w:sdt>
              <w:ins w:author="Rossi Rossi" w:id="117" w:date="2026-09-22T06:56:59Z">
                <w:del w:author="Animefor Me" w:id="15" w:date="2026-09-29T09:36:34Z"/>
              </w:ins>
            </w:sdtContent>
          </w:sdt>
        </w:p>
      </w:sdtContent>
    </w:sdt>
    <w:sdt>
      <w:sdtPr>
        <w:id w:val="-1160900801"/>
        <w:tag w:val="goog_rdk_4407"/>
      </w:sdtPr>
      <w:sdtContent>
        <w:p w:rsidR="00000000" w:rsidDel="00000000" w:rsidP="00000000" w:rsidRDefault="00000000" w:rsidRPr="00000000" w14:paraId="000003D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20442837"/>
              <w:tag w:val="goog_rdk_4404"/>
            </w:sdtPr>
            <w:sdtContent>
              <w:ins w:author="Rossi Rossi" w:id="117" w:date="2026-09-22T06:56:59Z">
                <w:sdt>
                  <w:sdtPr>
                    <w:id w:val="-866171775"/>
                    <w:tag w:val="goog_rdk_4405"/>
                  </w:sdtPr>
                  <w:sdtContent>
                    <w:del w:author="Animefor Me" w:id="15" w:date="2026-09-29T09:36:34Z"/>
                  </w:sdtContent>
                </w:sdt>
              </w:ins>
              <w:sdt>
                <w:sdtPr>
                  <w:id w:val="1763931618"/>
                  <w:tag w:val="goog_rdk_440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478411540"/>
        <w:tag w:val="goog_rdk_4411"/>
      </w:sdtPr>
      <w:sdtContent>
        <w:p w:rsidR="00000000" w:rsidDel="00000000" w:rsidP="00000000" w:rsidRDefault="00000000" w:rsidRPr="00000000" w14:paraId="000003D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34311406"/>
              <w:tag w:val="goog_rdk_4408"/>
            </w:sdtPr>
            <w:sdtContent>
              <w:ins w:author="Rossi Rossi" w:id="117" w:date="2026-09-22T06:56:59Z">
                <w:sdt>
                  <w:sdtPr>
                    <w:id w:val="272672405"/>
                    <w:tag w:val="goog_rdk_4409"/>
                  </w:sdtPr>
                  <w:sdtContent>
                    <w:del w:author="Animefor Me" w:id="15" w:date="2026-09-29T09:36:34Z"/>
                  </w:sdtContent>
                </w:sdt>
              </w:ins>
              <w:sdt>
                <w:sdtPr>
                  <w:id w:val="1234125280"/>
                  <w:tag w:val="goog_rdk_441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24616635"/>
        <w:tag w:val="goog_rdk_4415"/>
      </w:sdtPr>
      <w:sdtContent>
        <w:p w:rsidR="00000000" w:rsidDel="00000000" w:rsidP="00000000" w:rsidRDefault="00000000" w:rsidRPr="00000000" w14:paraId="000003D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88949335"/>
              <w:tag w:val="goog_rdk_4412"/>
            </w:sdtPr>
            <w:sdtContent>
              <w:ins w:author="Rossi Rossi" w:id="117" w:date="2026-09-22T06:56:59Z">
                <w:sdt>
                  <w:sdtPr>
                    <w:id w:val="601223461"/>
                    <w:tag w:val="goog_rdk_4413"/>
                  </w:sdtPr>
                  <w:sdtContent>
                    <w:del w:author="Animefor Me" w:id="15" w:date="2026-09-29T09:36:34Z"/>
                  </w:sdtContent>
                </w:sdt>
              </w:ins>
              <w:sdt>
                <w:sdtPr>
                  <w:id w:val="639149093"/>
                  <w:tag w:val="goog_rdk_441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main();</w:delText>
                      </w:r>
                    </w:del>
                  </w:ins>
                </w:sdtContent>
              </w:sdt>
              <w:ins w:author="Rossi Rossi" w:id="117" w:date="2026-09-22T06:56:59Z">
                <w:del w:author="Animefor Me" w:id="15" w:date="2026-09-29T09:36:34Z"/>
              </w:ins>
            </w:sdtContent>
          </w:sdt>
        </w:p>
      </w:sdtContent>
    </w:sdt>
    <w:sdt>
      <w:sdtPr>
        <w:id w:val="1579959240"/>
        <w:tag w:val="goog_rdk_4419"/>
      </w:sdtPr>
      <w:sdtContent>
        <w:p w:rsidR="00000000" w:rsidDel="00000000" w:rsidP="00000000" w:rsidRDefault="00000000" w:rsidRPr="00000000" w14:paraId="000003D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78823694"/>
              <w:tag w:val="goog_rdk_4416"/>
            </w:sdtPr>
            <w:sdtContent>
              <w:ins w:author="Rossi Rossi" w:id="117" w:date="2026-09-22T06:56:59Z">
                <w:sdt>
                  <w:sdtPr>
                    <w:id w:val="360287823"/>
                    <w:tag w:val="goog_rdk_4417"/>
                  </w:sdtPr>
                  <w:sdtContent>
                    <w:del w:author="Animefor Me" w:id="15" w:date="2026-09-29T09:36:34Z"/>
                  </w:sdtContent>
                </w:sdt>
              </w:ins>
              <w:sdt>
                <w:sdtPr>
                  <w:id w:val="560746334"/>
                  <w:tag w:val="goog_rdk_441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81983296"/>
        <w:tag w:val="goog_rdk_4423"/>
      </w:sdtPr>
      <w:sdtContent>
        <w:p w:rsidR="00000000" w:rsidDel="00000000" w:rsidP="00000000" w:rsidRDefault="00000000" w:rsidRPr="00000000" w14:paraId="000003D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97230190"/>
              <w:tag w:val="goog_rdk_4420"/>
            </w:sdtPr>
            <w:sdtContent>
              <w:ins w:author="Rossi Rossi" w:id="117" w:date="2026-09-22T06:56:59Z">
                <w:sdt>
                  <w:sdtPr>
                    <w:id w:val="-404171251"/>
                    <w:tag w:val="goog_rdk_4421"/>
                  </w:sdtPr>
                  <w:sdtContent>
                    <w:del w:author="Animefor Me" w:id="15" w:date="2026-09-29T09:36:34Z"/>
                  </w:sdtContent>
                </w:sdt>
              </w:ins>
              <w:sdt>
                <w:sdtPr>
                  <w:id w:val="73498374"/>
                  <w:tag w:val="goog_rdk_442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Java</w:delText>
                      </w:r>
                    </w:del>
                  </w:ins>
                </w:sdtContent>
              </w:sdt>
              <w:ins w:author="Rossi Rossi" w:id="117" w:date="2026-09-22T06:56:59Z">
                <w:del w:author="Animefor Me" w:id="15" w:date="2026-09-29T09:36:34Z"/>
              </w:ins>
            </w:sdtContent>
          </w:sdt>
        </w:p>
      </w:sdtContent>
    </w:sdt>
    <w:sdt>
      <w:sdtPr>
        <w:id w:val="-493901166"/>
        <w:tag w:val="goog_rdk_4427"/>
      </w:sdtPr>
      <w:sdtContent>
        <w:p w:rsidR="00000000" w:rsidDel="00000000" w:rsidP="00000000" w:rsidRDefault="00000000" w:rsidRPr="00000000" w14:paraId="000003D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50187990"/>
              <w:tag w:val="goog_rdk_4424"/>
            </w:sdtPr>
            <w:sdtContent>
              <w:ins w:author="Rossi Rossi" w:id="117" w:date="2026-09-22T06:56:59Z">
                <w:sdt>
                  <w:sdtPr>
                    <w:id w:val="751371295"/>
                    <w:tag w:val="goog_rdk_4425"/>
                  </w:sdtPr>
                  <w:sdtContent>
                    <w:del w:author="Animefor Me" w:id="15" w:date="2026-09-29T09:36:34Z"/>
                  </w:sdtContent>
                </w:sdt>
              </w:ins>
              <w:sdt>
                <w:sdtPr>
                  <w:id w:val="-1599060904"/>
                  <w:tag w:val="goog_rdk_442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39286475"/>
        <w:tag w:val="goog_rdk_4431"/>
      </w:sdtPr>
      <w:sdtContent>
        <w:p w:rsidR="00000000" w:rsidDel="00000000" w:rsidP="00000000" w:rsidRDefault="00000000" w:rsidRPr="00000000" w14:paraId="000003D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2609948"/>
              <w:tag w:val="goog_rdk_4428"/>
            </w:sdtPr>
            <w:sdtContent>
              <w:ins w:author="Rossi Rossi" w:id="117" w:date="2026-09-22T06:56:59Z">
                <w:sdt>
                  <w:sdtPr>
                    <w:id w:val="1861640267"/>
                    <w:tag w:val="goog_rdk_4429"/>
                  </w:sdtPr>
                  <w:sdtContent>
                    <w:del w:author="Animefor Me" w:id="15" w:date="2026-09-29T09:36:34Z"/>
                  </w:sdtContent>
                </w:sdt>
              </w:ins>
              <w:sdt>
                <w:sdtPr>
                  <w:id w:val="1803034343"/>
                  <w:tag w:val="goog_rdk_443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com.google.genai.Client;</w:delText>
                      </w:r>
                    </w:del>
                  </w:ins>
                </w:sdtContent>
              </w:sdt>
              <w:ins w:author="Rossi Rossi" w:id="117" w:date="2026-09-22T06:56:59Z">
                <w:del w:author="Animefor Me" w:id="15" w:date="2026-09-29T09:36:34Z"/>
              </w:ins>
            </w:sdtContent>
          </w:sdt>
        </w:p>
      </w:sdtContent>
    </w:sdt>
    <w:sdt>
      <w:sdtPr>
        <w:id w:val="2103307572"/>
        <w:tag w:val="goog_rdk_4435"/>
      </w:sdtPr>
      <w:sdtContent>
        <w:p w:rsidR="00000000" w:rsidDel="00000000" w:rsidP="00000000" w:rsidRDefault="00000000" w:rsidRPr="00000000" w14:paraId="000003D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52232916"/>
              <w:tag w:val="goog_rdk_4432"/>
            </w:sdtPr>
            <w:sdtContent>
              <w:ins w:author="Rossi Rossi" w:id="117" w:date="2026-09-22T06:56:59Z">
                <w:sdt>
                  <w:sdtPr>
                    <w:id w:val="934978486"/>
                    <w:tag w:val="goog_rdk_4433"/>
                  </w:sdtPr>
                  <w:sdtContent>
                    <w:del w:author="Animefor Me" w:id="15" w:date="2026-09-29T09:36:34Z"/>
                  </w:sdtContent>
                </w:sdt>
              </w:ins>
              <w:sdt>
                <w:sdtPr>
                  <w:id w:val="1090046305"/>
                  <w:tag w:val="goog_rdk_443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com.google.genai.gaos.models.interactions.CreateModelInteraction;</w:delText>
                      </w:r>
                    </w:del>
                  </w:ins>
                </w:sdtContent>
              </w:sdt>
              <w:ins w:author="Rossi Rossi" w:id="117" w:date="2026-09-22T06:56:59Z">
                <w:del w:author="Animefor Me" w:id="15" w:date="2026-09-29T09:36:34Z"/>
              </w:ins>
            </w:sdtContent>
          </w:sdt>
        </w:p>
      </w:sdtContent>
    </w:sdt>
    <w:sdt>
      <w:sdtPr>
        <w:id w:val="-1414191745"/>
        <w:tag w:val="goog_rdk_4439"/>
      </w:sdtPr>
      <w:sdtContent>
        <w:p w:rsidR="00000000" w:rsidDel="00000000" w:rsidP="00000000" w:rsidRDefault="00000000" w:rsidRPr="00000000" w14:paraId="000003D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0647475"/>
              <w:tag w:val="goog_rdk_4436"/>
            </w:sdtPr>
            <w:sdtContent>
              <w:ins w:author="Rossi Rossi" w:id="117" w:date="2026-09-22T06:56:59Z">
                <w:sdt>
                  <w:sdtPr>
                    <w:id w:val="-918953116"/>
                    <w:tag w:val="goog_rdk_4437"/>
                  </w:sdtPr>
                  <w:sdtContent>
                    <w:del w:author="Animefor Me" w:id="15" w:date="2026-09-29T09:36:34Z"/>
                  </w:sdtContent>
                </w:sdt>
              </w:ins>
              <w:sdt>
                <w:sdtPr>
                  <w:id w:val="-1258591354"/>
                  <w:tag w:val="goog_rdk_443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w:delText>
                      </w:r>
                    </w:del>
                  </w:ins>
                </w:sdtContent>
              </w:sdt>
              <w:ins w:author="Rossi Rossi" w:id="117" w:date="2026-09-22T06:56:59Z">
                <w:del w:author="Animefor Me" w:id="15" w:date="2026-09-29T09:36:34Z"/>
              </w:ins>
            </w:sdtContent>
          </w:sdt>
        </w:p>
      </w:sdtContent>
    </w:sdt>
    <w:sdt>
      <w:sdtPr>
        <w:id w:val="-1918244281"/>
        <w:tag w:val="goog_rdk_4443"/>
      </w:sdtPr>
      <w:sdtContent>
        <w:p w:rsidR="00000000" w:rsidDel="00000000" w:rsidP="00000000" w:rsidRDefault="00000000" w:rsidRPr="00000000" w14:paraId="000003D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5745814"/>
              <w:tag w:val="goog_rdk_4440"/>
            </w:sdtPr>
            <w:sdtContent>
              <w:ins w:author="Rossi Rossi" w:id="117" w:date="2026-09-22T06:56:59Z">
                <w:sdt>
                  <w:sdtPr>
                    <w:id w:val="-1526492412"/>
                    <w:tag w:val="goog_rdk_4441"/>
                  </w:sdtPr>
                  <w:sdtContent>
                    <w:del w:author="Animefor Me" w:id="15" w:date="2026-09-29T09:36:34Z"/>
                  </w:sdtContent>
                </w:sdt>
              </w:ins>
              <w:sdt>
                <w:sdtPr>
                  <w:id w:val="517117881"/>
                  <w:tag w:val="goog_rdk_444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com.google.genai.gaos.models.interactions.InteractionsInput;</w:delText>
                      </w:r>
                    </w:del>
                  </w:ins>
                </w:sdtContent>
              </w:sdt>
              <w:ins w:author="Rossi Rossi" w:id="117" w:date="2026-09-22T06:56:59Z">
                <w:del w:author="Animefor Me" w:id="15" w:date="2026-09-29T09:36:34Z"/>
              </w:ins>
            </w:sdtContent>
          </w:sdt>
        </w:p>
      </w:sdtContent>
    </w:sdt>
    <w:sdt>
      <w:sdtPr>
        <w:id w:val="-1038593218"/>
        <w:tag w:val="goog_rdk_4447"/>
      </w:sdtPr>
      <w:sdtContent>
        <w:p w:rsidR="00000000" w:rsidDel="00000000" w:rsidP="00000000" w:rsidRDefault="00000000" w:rsidRPr="00000000" w14:paraId="000003E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56028347"/>
              <w:tag w:val="goog_rdk_4444"/>
            </w:sdtPr>
            <w:sdtContent>
              <w:ins w:author="Rossi Rossi" w:id="117" w:date="2026-09-22T06:56:59Z">
                <w:sdt>
                  <w:sdtPr>
                    <w:id w:val="-469801971"/>
                    <w:tag w:val="goog_rdk_4445"/>
                  </w:sdtPr>
                  <w:sdtContent>
                    <w:del w:author="Animefor Me" w:id="15" w:date="2026-09-29T09:36:34Z"/>
                  </w:sdtContent>
                </w:sdt>
              </w:ins>
              <w:sdt>
                <w:sdtPr>
                  <w:id w:val="852214509"/>
                  <w:tag w:val="goog_rdk_444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com.google.genai.gaos.models.interactions.Model;</w:delText>
                      </w:r>
                    </w:del>
                  </w:ins>
                </w:sdtContent>
              </w:sdt>
              <w:ins w:author="Rossi Rossi" w:id="117" w:date="2026-09-22T06:56:59Z">
                <w:del w:author="Animefor Me" w:id="15" w:date="2026-09-29T09:36:34Z"/>
              </w:ins>
            </w:sdtContent>
          </w:sdt>
        </w:p>
      </w:sdtContent>
    </w:sdt>
    <w:sdt>
      <w:sdtPr>
        <w:id w:val="513011237"/>
        <w:tag w:val="goog_rdk_4451"/>
      </w:sdtPr>
      <w:sdtContent>
        <w:p w:rsidR="00000000" w:rsidDel="00000000" w:rsidP="00000000" w:rsidRDefault="00000000" w:rsidRPr="00000000" w14:paraId="000003E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62237203"/>
              <w:tag w:val="goog_rdk_4448"/>
            </w:sdtPr>
            <w:sdtContent>
              <w:ins w:author="Rossi Rossi" w:id="117" w:date="2026-09-22T06:56:59Z">
                <w:sdt>
                  <w:sdtPr>
                    <w:id w:val="1428427803"/>
                    <w:tag w:val="goog_rdk_4449"/>
                  </w:sdtPr>
                  <w:sdtContent>
                    <w:del w:author="Animefor Me" w:id="15" w:date="2026-09-29T09:36:34Z"/>
                  </w:sdtContent>
                </w:sdt>
              </w:ins>
              <w:sdt>
                <w:sdtPr>
                  <w:id w:val="-1616042460"/>
                  <w:tag w:val="goog_rdk_44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import com.google.genai.gaos.models.operations.CreateInteractionRequestBody;</w:delText>
                      </w:r>
                    </w:del>
                  </w:ins>
                </w:sdtContent>
              </w:sdt>
              <w:ins w:author="Rossi Rossi" w:id="117" w:date="2026-09-22T06:56:59Z">
                <w:del w:author="Animefor Me" w:id="15" w:date="2026-09-29T09:36:34Z"/>
              </w:ins>
            </w:sdtContent>
          </w:sdt>
        </w:p>
      </w:sdtContent>
    </w:sdt>
    <w:sdt>
      <w:sdtPr>
        <w:id w:val="-237795299"/>
        <w:tag w:val="goog_rdk_4455"/>
      </w:sdtPr>
      <w:sdtContent>
        <w:p w:rsidR="00000000" w:rsidDel="00000000" w:rsidP="00000000" w:rsidRDefault="00000000" w:rsidRPr="00000000" w14:paraId="000003E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00877554"/>
              <w:tag w:val="goog_rdk_4452"/>
            </w:sdtPr>
            <w:sdtContent>
              <w:ins w:author="Rossi Rossi" w:id="117" w:date="2026-09-22T06:56:59Z">
                <w:sdt>
                  <w:sdtPr>
                    <w:id w:val="1724412267"/>
                    <w:tag w:val="goog_rdk_4453"/>
                  </w:sdtPr>
                  <w:sdtContent>
                    <w:del w:author="Animefor Me" w:id="15" w:date="2026-09-29T09:36:34Z"/>
                  </w:sdtContent>
                </w:sdt>
              </w:ins>
              <w:sdt>
                <w:sdtPr>
                  <w:id w:val="-475583125"/>
                  <w:tag w:val="goog_rdk_445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71839369"/>
        <w:tag w:val="goog_rdk_4459"/>
      </w:sdtPr>
      <w:sdtContent>
        <w:p w:rsidR="00000000" w:rsidDel="00000000" w:rsidP="00000000" w:rsidRDefault="00000000" w:rsidRPr="00000000" w14:paraId="000003E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80143350"/>
              <w:tag w:val="goog_rdk_4456"/>
            </w:sdtPr>
            <w:sdtContent>
              <w:ins w:author="Rossi Rossi" w:id="117" w:date="2026-09-22T06:56:59Z">
                <w:sdt>
                  <w:sdtPr>
                    <w:id w:val="1932338607"/>
                    <w:tag w:val="goog_rdk_4457"/>
                  </w:sdtPr>
                  <w:sdtContent>
                    <w:del w:author="Animefor Me" w:id="15" w:date="2026-09-29T09:36:34Z"/>
                  </w:sdtContent>
                </w:sdt>
              </w:ins>
              <w:sdt>
                <w:sdtPr>
                  <w:id w:val="-1556551613"/>
                  <w:tag w:val="goog_rdk_445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 client = Client.builder().apiKey("YOUR_API_KEY").build();</w:delText>
                      </w:r>
                    </w:del>
                  </w:ins>
                </w:sdtContent>
              </w:sdt>
              <w:ins w:author="Rossi Rossi" w:id="117" w:date="2026-09-22T06:56:59Z">
                <w:del w:author="Animefor Me" w:id="15" w:date="2026-09-29T09:36:34Z"/>
              </w:ins>
            </w:sdtContent>
          </w:sdt>
        </w:p>
      </w:sdtContent>
    </w:sdt>
    <w:sdt>
      <w:sdtPr>
        <w:id w:val="-741706862"/>
        <w:tag w:val="goog_rdk_4463"/>
      </w:sdtPr>
      <w:sdtContent>
        <w:p w:rsidR="00000000" w:rsidDel="00000000" w:rsidP="00000000" w:rsidRDefault="00000000" w:rsidRPr="00000000" w14:paraId="000003E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98280279"/>
              <w:tag w:val="goog_rdk_4460"/>
            </w:sdtPr>
            <w:sdtContent>
              <w:ins w:author="Rossi Rossi" w:id="117" w:date="2026-09-22T06:56:59Z">
                <w:sdt>
                  <w:sdtPr>
                    <w:id w:val="408424020"/>
                    <w:tag w:val="goog_rdk_4461"/>
                  </w:sdtPr>
                  <w:sdtContent>
                    <w:del w:author="Animefor Me" w:id="15" w:date="2026-09-29T09:36:34Z"/>
                  </w:sdtContent>
                </w:sdt>
              </w:ins>
              <w:sdt>
                <w:sdtPr>
                  <w:id w:val="-332717111"/>
                  <w:tag w:val="goog_rdk_446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06358034"/>
        <w:tag w:val="goog_rdk_4467"/>
      </w:sdtPr>
      <w:sdtContent>
        <w:p w:rsidR="00000000" w:rsidDel="00000000" w:rsidP="00000000" w:rsidRDefault="00000000" w:rsidRPr="00000000" w14:paraId="000003E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80497440"/>
              <w:tag w:val="goog_rdk_4464"/>
            </w:sdtPr>
            <w:sdtContent>
              <w:ins w:author="Rossi Rossi" w:id="117" w:date="2026-09-22T06:56:59Z">
                <w:sdt>
                  <w:sdtPr>
                    <w:id w:val="-1916783481"/>
                    <w:tag w:val="goog_rdk_4465"/>
                  </w:sdtPr>
                  <w:sdtContent>
                    <w:del w:author="Animefor Me" w:id="15" w:date="2026-09-29T09:36:34Z"/>
                  </w:sdtContent>
                </w:sdt>
              </w:ins>
              <w:sdt>
                <w:sdtPr>
                  <w:id w:val="1362500242"/>
                  <w:tag w:val="goog_rdk_446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 params =</w:delText>
                      </w:r>
                    </w:del>
                  </w:ins>
                </w:sdtContent>
              </w:sdt>
              <w:ins w:author="Rossi Rossi" w:id="117" w:date="2026-09-22T06:56:59Z">
                <w:del w:author="Animefor Me" w:id="15" w:date="2026-09-29T09:36:34Z"/>
              </w:ins>
            </w:sdtContent>
          </w:sdt>
        </w:p>
      </w:sdtContent>
    </w:sdt>
    <w:sdt>
      <w:sdtPr>
        <w:id w:val="268302932"/>
        <w:tag w:val="goog_rdk_4471"/>
      </w:sdtPr>
      <w:sdtContent>
        <w:p w:rsidR="00000000" w:rsidDel="00000000" w:rsidP="00000000" w:rsidRDefault="00000000" w:rsidRPr="00000000" w14:paraId="000003E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39915714"/>
              <w:tag w:val="goog_rdk_4468"/>
            </w:sdtPr>
            <w:sdtContent>
              <w:ins w:author="Rossi Rossi" w:id="117" w:date="2026-09-22T06:56:59Z">
                <w:sdt>
                  <w:sdtPr>
                    <w:id w:val="1004251934"/>
                    <w:tag w:val="goog_rdk_4469"/>
                  </w:sdtPr>
                  <w:sdtContent>
                    <w:del w:author="Animefor Me" w:id="15" w:date="2026-09-29T09:36:34Z"/>
                  </w:sdtContent>
                </w:sdt>
              </w:ins>
              <w:sdt>
                <w:sdtPr>
                  <w:id w:val="-161356295"/>
                  <w:tag w:val="goog_rdk_447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CreateModelInteraction.builder()</w:delText>
                      </w:r>
                    </w:del>
                  </w:ins>
                </w:sdtContent>
              </w:sdt>
              <w:ins w:author="Rossi Rossi" w:id="117" w:date="2026-09-22T06:56:59Z">
                <w:del w:author="Animefor Me" w:id="15" w:date="2026-09-29T09:36:34Z"/>
              </w:ins>
            </w:sdtContent>
          </w:sdt>
        </w:p>
      </w:sdtContent>
    </w:sdt>
    <w:sdt>
      <w:sdtPr>
        <w:id w:val="705397608"/>
        <w:tag w:val="goog_rdk_4475"/>
      </w:sdtPr>
      <w:sdtContent>
        <w:p w:rsidR="00000000" w:rsidDel="00000000" w:rsidP="00000000" w:rsidRDefault="00000000" w:rsidRPr="00000000" w14:paraId="000003E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2010084"/>
              <w:tag w:val="goog_rdk_4472"/>
            </w:sdtPr>
            <w:sdtContent>
              <w:ins w:author="Rossi Rossi" w:id="117" w:date="2026-09-22T06:56:59Z">
                <w:sdt>
                  <w:sdtPr>
                    <w:id w:val="1251925884"/>
                    <w:tag w:val="goog_rdk_4473"/>
                  </w:sdtPr>
                  <w:sdtContent>
                    <w:del w:author="Animefor Me" w:id="15" w:date="2026-09-29T09:36:34Z"/>
                  </w:sdtContent>
                </w:sdt>
              </w:ins>
              <w:sdt>
                <w:sdtPr>
                  <w:id w:val="-319152081"/>
                  <w:tag w:val="goog_rdk_447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.model(Model.of("gemini-3.8-flash"))</w:delText>
                      </w:r>
                    </w:del>
                  </w:ins>
                </w:sdtContent>
              </w:sdt>
              <w:ins w:author="Rossi Rossi" w:id="117" w:date="2026-09-22T06:56:59Z">
                <w:del w:author="Animefor Me" w:id="15" w:date="2026-09-29T09:36:34Z"/>
              </w:ins>
            </w:sdtContent>
          </w:sdt>
        </w:p>
      </w:sdtContent>
    </w:sdt>
    <w:sdt>
      <w:sdtPr>
        <w:id w:val="2117071141"/>
        <w:tag w:val="goog_rdk_4479"/>
      </w:sdtPr>
      <w:sdtContent>
        <w:p w:rsidR="00000000" w:rsidDel="00000000" w:rsidP="00000000" w:rsidRDefault="00000000" w:rsidRPr="00000000" w14:paraId="000003E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24604864"/>
              <w:tag w:val="goog_rdk_4476"/>
            </w:sdtPr>
            <w:sdtContent>
              <w:ins w:author="Rossi Rossi" w:id="117" w:date="2026-09-22T06:56:59Z">
                <w:sdt>
                  <w:sdtPr>
                    <w:id w:val="279391988"/>
                    <w:tag w:val="goog_rdk_4477"/>
                  </w:sdtPr>
                  <w:sdtContent>
                    <w:del w:author="Animefor Me" w:id="15" w:date="2026-09-29T09:36:34Z"/>
                  </w:sdtContent>
                </w:sdt>
              </w:ins>
              <w:sdt>
                <w:sdtPr>
                  <w:id w:val="2118213077"/>
                  <w:tag w:val="goog_rdk_447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.input(InteractionsInput.of("Explain how AI works in a few sentences."))</w:delText>
                      </w:r>
                    </w:del>
                  </w:ins>
                </w:sdtContent>
              </w:sdt>
              <w:ins w:author="Rossi Rossi" w:id="117" w:date="2026-09-22T06:56:59Z">
                <w:del w:author="Animefor Me" w:id="15" w:date="2026-09-29T09:36:34Z"/>
              </w:ins>
            </w:sdtContent>
          </w:sdt>
        </w:p>
      </w:sdtContent>
    </w:sdt>
    <w:sdt>
      <w:sdtPr>
        <w:id w:val="-1822984492"/>
        <w:tag w:val="goog_rdk_4483"/>
      </w:sdtPr>
      <w:sdtContent>
        <w:p w:rsidR="00000000" w:rsidDel="00000000" w:rsidP="00000000" w:rsidRDefault="00000000" w:rsidRPr="00000000" w14:paraId="000003E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01070254"/>
              <w:tag w:val="goog_rdk_4480"/>
            </w:sdtPr>
            <w:sdtContent>
              <w:ins w:author="Rossi Rossi" w:id="117" w:date="2026-09-22T06:56:59Z">
                <w:sdt>
                  <w:sdtPr>
                    <w:id w:val="-1251949430"/>
                    <w:tag w:val="goog_rdk_4481"/>
                  </w:sdtPr>
                  <w:sdtContent>
                    <w:del w:author="Animefor Me" w:id="15" w:date="2026-09-29T09:36:34Z"/>
                  </w:sdtContent>
                </w:sdt>
              </w:ins>
              <w:sdt>
                <w:sdtPr>
                  <w:id w:val="-936284049"/>
                  <w:tag w:val="goog_rdk_448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.build();</w:delText>
                      </w:r>
                    </w:del>
                  </w:ins>
                </w:sdtContent>
              </w:sdt>
              <w:ins w:author="Rossi Rossi" w:id="117" w:date="2026-09-22T06:56:59Z">
                <w:del w:author="Animefor Me" w:id="15" w:date="2026-09-29T09:36:34Z"/>
              </w:ins>
            </w:sdtContent>
          </w:sdt>
        </w:p>
      </w:sdtContent>
    </w:sdt>
    <w:sdt>
      <w:sdtPr>
        <w:id w:val="-1972888"/>
        <w:tag w:val="goog_rdk_4487"/>
      </w:sdtPr>
      <w:sdtContent>
        <w:p w:rsidR="00000000" w:rsidDel="00000000" w:rsidP="00000000" w:rsidRDefault="00000000" w:rsidRPr="00000000" w14:paraId="000003E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31864799"/>
              <w:tag w:val="goog_rdk_4484"/>
            </w:sdtPr>
            <w:sdtContent>
              <w:ins w:author="Rossi Rossi" w:id="117" w:date="2026-09-22T06:56:59Z">
                <w:sdt>
                  <w:sdtPr>
                    <w:id w:val="1899630849"/>
                    <w:tag w:val="goog_rdk_4485"/>
                  </w:sdtPr>
                  <w:sdtContent>
                    <w:del w:author="Animefor Me" w:id="15" w:date="2026-09-29T09:36:34Z"/>
                  </w:sdtContent>
                </w:sdt>
              </w:ins>
              <w:sdt>
                <w:sdtPr>
                  <w:id w:val="-842950750"/>
                  <w:tag w:val="goog_rdk_448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42967556"/>
        <w:tag w:val="goog_rdk_4491"/>
      </w:sdtPr>
      <w:sdtContent>
        <w:p w:rsidR="00000000" w:rsidDel="00000000" w:rsidP="00000000" w:rsidRDefault="00000000" w:rsidRPr="00000000" w14:paraId="000003E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29067302"/>
              <w:tag w:val="goog_rdk_4488"/>
            </w:sdtPr>
            <w:sdtContent>
              <w:ins w:author="Rossi Rossi" w:id="117" w:date="2026-09-22T06:56:59Z">
                <w:sdt>
                  <w:sdtPr>
                    <w:id w:val="1747281591"/>
                    <w:tag w:val="goog_rdk_4489"/>
                  </w:sdtPr>
                  <w:sdtContent>
                    <w:del w:author="Animefor Me" w:id="15" w:date="2026-09-29T09:36:34Z"/>
                  </w:sdtContent>
                </w:sdt>
              </w:ins>
              <w:sdt>
                <w:sdtPr>
                  <w:id w:val="1990464696"/>
                  <w:tag w:val="goog_rdk_449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Interaction interaction =</w:delText>
                      </w:r>
                    </w:del>
                  </w:ins>
                </w:sdtContent>
              </w:sdt>
              <w:ins w:author="Rossi Rossi" w:id="117" w:date="2026-09-22T06:56:59Z">
                <w:del w:author="Animefor Me" w:id="15" w:date="2026-09-29T09:36:34Z"/>
              </w:ins>
            </w:sdtContent>
          </w:sdt>
        </w:p>
      </w:sdtContent>
    </w:sdt>
    <w:sdt>
      <w:sdtPr>
        <w:id w:val="-1553664307"/>
        <w:tag w:val="goog_rdk_4495"/>
      </w:sdtPr>
      <w:sdtContent>
        <w:p w:rsidR="00000000" w:rsidDel="00000000" w:rsidP="00000000" w:rsidRDefault="00000000" w:rsidRPr="00000000" w14:paraId="000003E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02730031"/>
              <w:tag w:val="goog_rdk_4492"/>
            </w:sdtPr>
            <w:sdtContent>
              <w:ins w:author="Rossi Rossi" w:id="117" w:date="2026-09-22T06:56:59Z">
                <w:sdt>
                  <w:sdtPr>
                    <w:id w:val="2021884845"/>
                    <w:tag w:val="goog_rdk_4493"/>
                  </w:sdtPr>
                  <w:sdtContent>
                    <w:del w:author="Animefor Me" w:id="15" w:date="2026-09-29T09:36:34Z"/>
                  </w:sdtContent>
                </w:sdt>
              </w:ins>
              <w:sdt>
                <w:sdtPr>
                  <w:id w:val="-9386812"/>
                  <w:tag w:val="goog_rdk_449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client.interactions.create(CreateInteractionRequestBody.of(params)).interaction().get();</w:delText>
                      </w:r>
                    </w:del>
                  </w:ins>
                </w:sdtContent>
              </w:sdt>
              <w:ins w:author="Rossi Rossi" w:id="117" w:date="2026-09-22T06:56:59Z">
                <w:del w:author="Animefor Me" w:id="15" w:date="2026-09-29T09:36:34Z"/>
              </w:ins>
            </w:sdtContent>
          </w:sdt>
        </w:p>
      </w:sdtContent>
    </w:sdt>
    <w:sdt>
      <w:sdtPr>
        <w:id w:val="-803763289"/>
        <w:tag w:val="goog_rdk_4499"/>
      </w:sdtPr>
      <w:sdtContent>
        <w:p w:rsidR="00000000" w:rsidDel="00000000" w:rsidP="00000000" w:rsidRDefault="00000000" w:rsidRPr="00000000" w14:paraId="000003E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62071333"/>
              <w:tag w:val="goog_rdk_4496"/>
            </w:sdtPr>
            <w:sdtContent>
              <w:ins w:author="Rossi Rossi" w:id="117" w:date="2026-09-22T06:56:59Z">
                <w:sdt>
                  <w:sdtPr>
                    <w:id w:val="-1554506586"/>
                    <w:tag w:val="goog_rdk_4497"/>
                  </w:sdtPr>
                  <w:sdtContent>
                    <w:del w:author="Animefor Me" w:id="15" w:date="2026-09-29T09:36:34Z"/>
                  </w:sdtContent>
                </w:sdt>
              </w:ins>
              <w:sdt>
                <w:sdtPr>
                  <w:id w:val="-989678275"/>
                  <w:tag w:val="goog_rdk_449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43839694"/>
        <w:tag w:val="goog_rdk_4503"/>
      </w:sdtPr>
      <w:sdtContent>
        <w:p w:rsidR="00000000" w:rsidDel="00000000" w:rsidP="00000000" w:rsidRDefault="00000000" w:rsidRPr="00000000" w14:paraId="000003E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76389670"/>
              <w:tag w:val="goog_rdk_4500"/>
            </w:sdtPr>
            <w:sdtContent>
              <w:ins w:author="Rossi Rossi" w:id="117" w:date="2026-09-22T06:56:59Z">
                <w:sdt>
                  <w:sdtPr>
                    <w:id w:val="379300678"/>
                    <w:tag w:val="goog_rdk_4501"/>
                  </w:sdtPr>
                  <w:sdtContent>
                    <w:del w:author="Animefor Me" w:id="15" w:date="2026-09-29T09:36:34Z"/>
                  </w:sdtContent>
                </w:sdt>
              </w:ins>
              <w:sdt>
                <w:sdtPr>
                  <w:id w:val="-894774204"/>
                  <w:tag w:val="goog_rdk_450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System.out.println(interaction.outputText().orElse(""));</w:delText>
                      </w:r>
                    </w:del>
                  </w:ins>
                </w:sdtContent>
              </w:sdt>
              <w:ins w:author="Rossi Rossi" w:id="117" w:date="2026-09-22T06:56:59Z">
                <w:del w:author="Animefor Me" w:id="15" w:date="2026-09-29T09:36:34Z"/>
              </w:ins>
            </w:sdtContent>
          </w:sdt>
        </w:p>
      </w:sdtContent>
    </w:sdt>
    <w:sdt>
      <w:sdtPr>
        <w:id w:val="-251524437"/>
        <w:tag w:val="goog_rdk_4507"/>
      </w:sdtPr>
      <w:sdtContent>
        <w:p w:rsidR="00000000" w:rsidDel="00000000" w:rsidP="00000000" w:rsidRDefault="00000000" w:rsidRPr="00000000" w14:paraId="000003E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41274876"/>
              <w:tag w:val="goog_rdk_4504"/>
            </w:sdtPr>
            <w:sdtContent>
              <w:ins w:author="Rossi Rossi" w:id="117" w:date="2026-09-22T06:56:59Z">
                <w:sdt>
                  <w:sdtPr>
                    <w:id w:val="-673442844"/>
                    <w:tag w:val="goog_rdk_4505"/>
                  </w:sdtPr>
                  <w:sdtContent>
                    <w:del w:author="Animefor Me" w:id="15" w:date="2026-09-29T09:36:34Z"/>
                  </w:sdtContent>
                </w:sdt>
              </w:ins>
              <w:sdt>
                <w:sdtPr>
                  <w:id w:val="-1392363681"/>
                  <w:tag w:val="goog_rdk_450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54406743"/>
        <w:tag w:val="goog_rdk_4511"/>
      </w:sdtPr>
      <w:sdtContent>
        <w:p w:rsidR="00000000" w:rsidDel="00000000" w:rsidP="00000000" w:rsidRDefault="00000000" w:rsidRPr="00000000" w14:paraId="000003F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63448585"/>
              <w:tag w:val="goog_rdk_4508"/>
            </w:sdtPr>
            <w:sdtContent>
              <w:ins w:author="Rossi Rossi" w:id="117" w:date="2026-09-22T06:56:59Z">
                <w:sdt>
                  <w:sdtPr>
                    <w:id w:val="-1738020467"/>
                    <w:tag w:val="goog_rdk_4509"/>
                  </w:sdtPr>
                  <w:sdtContent>
                    <w:del w:author="Animefor Me" w:id="15" w:date="2026-09-29T09:36:34Z"/>
                  </w:sdtContent>
                </w:sdt>
              </w:ins>
              <w:sdt>
                <w:sdtPr>
                  <w:id w:val="551196032"/>
                  <w:tag w:val="goog_rdk_451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w:delText>
                      </w:r>
                    </w:del>
                  </w:ins>
                </w:sdtContent>
              </w:sdt>
              <w:ins w:author="Rossi Rossi" w:id="117" w:date="2026-09-22T06:56:59Z">
                <w:del w:author="Animefor Me" w:id="15" w:date="2026-09-29T09:36:34Z"/>
              </w:ins>
            </w:sdtContent>
          </w:sdt>
        </w:p>
      </w:sdtContent>
    </w:sdt>
    <w:sdt>
      <w:sdtPr>
        <w:id w:val="1612935812"/>
        <w:tag w:val="goog_rdk_4515"/>
      </w:sdtPr>
      <w:sdtContent>
        <w:p w:rsidR="00000000" w:rsidDel="00000000" w:rsidP="00000000" w:rsidRDefault="00000000" w:rsidRPr="00000000" w14:paraId="000003F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44742885"/>
              <w:tag w:val="goog_rdk_4512"/>
            </w:sdtPr>
            <w:sdtContent>
              <w:ins w:author="Rossi Rossi" w:id="117" w:date="2026-09-22T06:56:59Z">
                <w:sdt>
                  <w:sdtPr>
                    <w:id w:val="758538441"/>
                    <w:tag w:val="goog_rdk_4513"/>
                  </w:sdtPr>
                  <w:sdtContent>
                    <w:del w:author="Animefor Me" w:id="15" w:date="2026-09-29T09:36:34Z"/>
                  </w:sdtContent>
                </w:sdt>
              </w:ins>
              <w:sdt>
                <w:sdtPr>
                  <w:id w:val="-1857295593"/>
                  <w:tag w:val="goog_rdk_451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96073068"/>
        <w:tag w:val="goog_rdk_4519"/>
      </w:sdtPr>
      <w:sdtContent>
        <w:p w:rsidR="00000000" w:rsidDel="00000000" w:rsidP="00000000" w:rsidRDefault="00000000" w:rsidRPr="00000000" w14:paraId="000003F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30138671"/>
              <w:tag w:val="goog_rdk_4516"/>
            </w:sdtPr>
            <w:sdtContent>
              <w:ins w:author="Rossi Rossi" w:id="117" w:date="2026-09-22T06:56:59Z">
                <w:sdt>
                  <w:sdtPr>
                    <w:id w:val="1474311972"/>
                    <w:tag w:val="goog_rdk_4517"/>
                  </w:sdtPr>
                  <w:sdtContent>
                    <w:del w:author="Animefor Me" w:id="15" w:date="2026-09-29T09:36:34Z"/>
                  </w:sdtContent>
                </w:sdt>
              </w:ins>
              <w:sdt>
                <w:sdtPr>
                  <w:id w:val="-1083543766"/>
                  <w:tag w:val="goog_rdk_451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17" w:date="2026-09-22T06:56:59Z">
                <w:del w:author="Animefor Me" w:id="15" w:date="2026-09-29T09:36:34Z"/>
              </w:ins>
            </w:sdtContent>
          </w:sdt>
        </w:p>
      </w:sdtContent>
    </w:sdt>
    <w:sdt>
      <w:sdtPr>
        <w:id w:val="998158092"/>
        <w:tag w:val="goog_rdk_4523"/>
      </w:sdtPr>
      <w:sdtContent>
        <w:p w:rsidR="00000000" w:rsidDel="00000000" w:rsidP="00000000" w:rsidRDefault="00000000" w:rsidRPr="00000000" w14:paraId="000003F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9424134"/>
              <w:tag w:val="goog_rdk_4520"/>
            </w:sdtPr>
            <w:sdtContent>
              <w:ins w:author="Rossi Rossi" w:id="117" w:date="2026-09-22T06:56:59Z">
                <w:sdt>
                  <w:sdtPr>
                    <w:id w:val="730603918"/>
                    <w:tag w:val="goog_rdk_4521"/>
                  </w:sdtPr>
                  <w:sdtContent>
                    <w:del w:author="Animefor Me" w:id="15" w:date="2026-09-29T09:36:34Z"/>
                  </w:sdtContent>
                </w:sdt>
              </w:ins>
              <w:sdt>
                <w:sdtPr>
                  <w:id w:val="1946699529"/>
                  <w:tag w:val="goog_rdk_452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Rossi Rossi" w:id="117" w:date="2026-09-22T06:56:59Z">
                <w:del w:author="Animefor Me" w:id="15" w:date="2026-09-29T09:36:34Z"/>
              </w:ins>
            </w:sdtContent>
          </w:sdt>
        </w:p>
      </w:sdtContent>
    </w:sdt>
    <w:sdt>
      <w:sdtPr>
        <w:id w:val="-2014006380"/>
        <w:tag w:val="goog_rdk_4527"/>
      </w:sdtPr>
      <w:sdtContent>
        <w:p w:rsidR="00000000" w:rsidDel="00000000" w:rsidP="00000000" w:rsidRDefault="00000000" w:rsidRPr="00000000" w14:paraId="000003F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83196305"/>
              <w:tag w:val="goog_rdk_4524"/>
            </w:sdtPr>
            <w:sdtContent>
              <w:ins w:author="Rossi Rossi" w:id="117" w:date="2026-09-22T06:56:59Z">
                <w:sdt>
                  <w:sdtPr>
                    <w:id w:val="350980970"/>
                    <w:tag w:val="goog_rdk_4525"/>
                  </w:sdtPr>
                  <w:sdtContent>
                    <w:del w:author="Animefor Me" w:id="15" w:date="2026-09-29T09:36:34Z"/>
                  </w:sdtContent>
                </w:sdt>
              </w:ins>
              <w:sdt>
                <w:sdtPr>
                  <w:id w:val="-833969086"/>
                  <w:tag w:val="goog_rdk_452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"x-goog-api-key: YOUR_API_KEY" \</w:delText>
                      </w:r>
                    </w:del>
                  </w:ins>
                </w:sdtContent>
              </w:sdt>
              <w:ins w:author="Rossi Rossi" w:id="117" w:date="2026-09-22T06:56:59Z">
                <w:del w:author="Animefor Me" w:id="15" w:date="2026-09-29T09:36:34Z"/>
              </w:ins>
            </w:sdtContent>
          </w:sdt>
        </w:p>
      </w:sdtContent>
    </w:sdt>
    <w:sdt>
      <w:sdtPr>
        <w:id w:val="-1329195097"/>
        <w:tag w:val="goog_rdk_4531"/>
      </w:sdtPr>
      <w:sdtContent>
        <w:p w:rsidR="00000000" w:rsidDel="00000000" w:rsidP="00000000" w:rsidRDefault="00000000" w:rsidRPr="00000000" w14:paraId="000003F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72474929"/>
              <w:tag w:val="goog_rdk_4528"/>
            </w:sdtPr>
            <w:sdtContent>
              <w:ins w:author="Rossi Rossi" w:id="117" w:date="2026-09-22T06:56:59Z">
                <w:sdt>
                  <w:sdtPr>
                    <w:id w:val="-410341747"/>
                    <w:tag w:val="goog_rdk_4529"/>
                  </w:sdtPr>
                  <w:sdtContent>
                    <w:del w:author="Animefor Me" w:id="15" w:date="2026-09-29T09:36:34Z"/>
                  </w:sdtContent>
                </w:sdt>
              </w:ins>
              <w:sdt>
                <w:sdtPr>
                  <w:id w:val="-1693829084"/>
                  <w:tag w:val="goog_rdk_453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Rossi Rossi" w:id="117" w:date="2026-09-22T06:56:59Z">
                <w:del w:author="Animefor Me" w:id="15" w:date="2026-09-29T09:36:34Z"/>
              </w:ins>
            </w:sdtContent>
          </w:sdt>
        </w:p>
      </w:sdtContent>
    </w:sdt>
    <w:sdt>
      <w:sdtPr>
        <w:id w:val="-365522842"/>
        <w:tag w:val="goog_rdk_4535"/>
      </w:sdtPr>
      <w:sdtContent>
        <w:p w:rsidR="00000000" w:rsidDel="00000000" w:rsidP="00000000" w:rsidRDefault="00000000" w:rsidRPr="00000000" w14:paraId="000003F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03683870"/>
              <w:tag w:val="goog_rdk_4532"/>
            </w:sdtPr>
            <w:sdtContent>
              <w:ins w:author="Rossi Rossi" w:id="117" w:date="2026-09-22T06:56:59Z">
                <w:sdt>
                  <w:sdtPr>
                    <w:id w:val="-653699024"/>
                    <w:tag w:val="goog_rdk_4533"/>
                  </w:sdtPr>
                  <w:sdtContent>
                    <w:del w:author="Animefor Me" w:id="15" w:date="2026-09-29T09:36:34Z"/>
                  </w:sdtContent>
                </w:sdt>
              </w:ins>
              <w:sdt>
                <w:sdtPr>
                  <w:id w:val="1865624228"/>
                  <w:tag w:val="goog_rdk_453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Rossi Rossi" w:id="117" w:date="2026-09-22T06:56:59Z">
                <w:del w:author="Animefor Me" w:id="15" w:date="2026-09-29T09:36:34Z"/>
              </w:ins>
            </w:sdtContent>
          </w:sdt>
        </w:p>
      </w:sdtContent>
    </w:sdt>
    <w:sdt>
      <w:sdtPr>
        <w:id w:val="347758531"/>
        <w:tag w:val="goog_rdk_4539"/>
      </w:sdtPr>
      <w:sdtContent>
        <w:p w:rsidR="00000000" w:rsidDel="00000000" w:rsidP="00000000" w:rsidRDefault="00000000" w:rsidRPr="00000000" w14:paraId="000003F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17413331"/>
              <w:tag w:val="goog_rdk_4536"/>
            </w:sdtPr>
            <w:sdtContent>
              <w:ins w:author="Rossi Rossi" w:id="117" w:date="2026-09-22T06:56:59Z">
                <w:sdt>
                  <w:sdtPr>
                    <w:id w:val="-594551591"/>
                    <w:tag w:val="goog_rdk_4537"/>
                  </w:sdtPr>
                  <w:sdtContent>
                    <w:del w:author="Animefor Me" w:id="15" w:date="2026-09-29T09:36:34Z"/>
                  </w:sdtContent>
                </w:sdt>
              </w:ins>
              <w:sdt>
                <w:sdtPr>
                  <w:id w:val="752942550"/>
                  <w:tag w:val="goog_rdk_453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7" w:date="2026-09-22T06:56:59Z">
                <w:del w:author="Animefor Me" w:id="15" w:date="2026-09-29T09:36:34Z"/>
              </w:ins>
            </w:sdtContent>
          </w:sdt>
        </w:p>
      </w:sdtContent>
    </w:sdt>
    <w:sdt>
      <w:sdtPr>
        <w:id w:val="-105070834"/>
        <w:tag w:val="goog_rdk_4543"/>
      </w:sdtPr>
      <w:sdtContent>
        <w:p w:rsidR="00000000" w:rsidDel="00000000" w:rsidP="00000000" w:rsidRDefault="00000000" w:rsidRPr="00000000" w14:paraId="000003F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35352324"/>
              <w:tag w:val="goog_rdk_4540"/>
            </w:sdtPr>
            <w:sdtContent>
              <w:ins w:author="Rossi Rossi" w:id="117" w:date="2026-09-22T06:56:59Z">
                <w:sdt>
                  <w:sdtPr>
                    <w:id w:val="-1036119567"/>
                    <w:tag w:val="goog_rdk_4541"/>
                  </w:sdtPr>
                  <w:sdtContent>
                    <w:del w:author="Animefor Me" w:id="15" w:date="2026-09-29T09:36:34Z"/>
                  </w:sdtContent>
                </w:sdt>
              </w:ins>
              <w:sdt>
                <w:sdtPr>
                  <w:id w:val="-972616093"/>
                  <w:tag w:val="goog_rdk_454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7" w:date="2026-09-22T06:56:59Z">
                <w:del w:author="Animefor Me" w:id="15" w:date="2026-09-29T09:36:34Z"/>
              </w:ins>
            </w:sdtContent>
          </w:sdt>
        </w:p>
      </w:sdtContent>
    </w:sdt>
    <w:sdt>
      <w:sdtPr>
        <w:id w:val="-1710122606"/>
        <w:tag w:val="goog_rdk_4547"/>
      </w:sdtPr>
      <w:sdtContent>
        <w:p w:rsidR="00000000" w:rsidDel="00000000" w:rsidP="00000000" w:rsidRDefault="00000000" w:rsidRPr="00000000" w14:paraId="000003F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31100761"/>
              <w:tag w:val="goog_rdk_4544"/>
            </w:sdtPr>
            <w:sdtContent>
              <w:ins w:author="Rossi Rossi" w:id="117" w:date="2026-09-22T06:56:59Z">
                <w:sdt>
                  <w:sdtPr>
                    <w:id w:val="128470604"/>
                    <w:tag w:val="goog_rdk_4545"/>
                  </w:sdtPr>
                  <w:sdtContent>
                    <w:del w:author="Animefor Me" w:id="15" w:date="2026-09-29T09:36:34Z"/>
                  </w:sdtContent>
                </w:sdt>
              </w:ins>
              <w:sdt>
                <w:sdtPr>
                  <w:id w:val="-1034512512"/>
                  <w:tag w:val="goog_rdk_454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2136577345"/>
        <w:tag w:val="goog_rdk_4551"/>
      </w:sdtPr>
      <w:sdtContent>
        <w:p w:rsidR="00000000" w:rsidDel="00000000" w:rsidP="00000000" w:rsidRDefault="00000000" w:rsidRPr="00000000" w14:paraId="000003F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43133743"/>
              <w:tag w:val="goog_rdk_4548"/>
            </w:sdtPr>
            <w:sdtContent>
              <w:ins w:author="Rossi Rossi" w:id="117" w:date="2026-09-22T06:56:59Z">
                <w:sdt>
                  <w:sdtPr>
                    <w:id w:val="-1543976731"/>
                    <w:tag w:val="goog_rdk_4549"/>
                  </w:sdtPr>
                  <w:sdtContent>
                    <w:del w:author="Animefor Me" w:id="15" w:date="2026-09-29T09:36:34Z"/>
                  </w:sdtContent>
                </w:sdt>
              </w:ins>
              <w:sdt>
                <w:sdtPr>
                  <w:id w:val="2130667961"/>
                  <w:tag w:val="goog_rdk_455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31554630"/>
        <w:tag w:val="goog_rdk_4555"/>
      </w:sdtPr>
      <w:sdtContent>
        <w:p w:rsidR="00000000" w:rsidDel="00000000" w:rsidP="00000000" w:rsidRDefault="00000000" w:rsidRPr="00000000" w14:paraId="000003F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43684236"/>
              <w:tag w:val="goog_rdk_4552"/>
            </w:sdtPr>
            <w:sdtContent>
              <w:ins w:author="Rossi Rossi" w:id="117" w:date="2026-09-22T06:56:59Z">
                <w:sdt>
                  <w:sdtPr>
                    <w:id w:val="-734407436"/>
                    <w:tag w:val="goog_rdk_4553"/>
                  </w:sdtPr>
                  <w:sdtContent>
                    <w:del w:author="Animefor Me" w:id="15" w:date="2026-09-29T09:36:34Z"/>
                  </w:sdtContent>
                </w:sdt>
              </w:ins>
              <w:sdt>
                <w:sdtPr>
                  <w:id w:val="-1340030425"/>
                  <w:tag w:val="goog_rdk_455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Security and secret management</w:delText>
                      </w:r>
                    </w:del>
                  </w:ins>
                </w:sdtContent>
              </w:sdt>
              <w:ins w:author="Rossi Rossi" w:id="117" w:date="2026-09-22T06:56:59Z">
                <w:del w:author="Animefor Me" w:id="15" w:date="2026-09-29T09:36:34Z"/>
              </w:ins>
            </w:sdtContent>
          </w:sdt>
        </w:p>
      </w:sdtContent>
    </w:sdt>
    <w:sdt>
      <w:sdtPr>
        <w:id w:val="-1198040189"/>
        <w:tag w:val="goog_rdk_4559"/>
      </w:sdtPr>
      <w:sdtContent>
        <w:p w:rsidR="00000000" w:rsidDel="00000000" w:rsidP="00000000" w:rsidRDefault="00000000" w:rsidRPr="00000000" w14:paraId="000003F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07184242"/>
              <w:tag w:val="goog_rdk_4556"/>
            </w:sdtPr>
            <w:sdtContent>
              <w:ins w:author="Rossi Rossi" w:id="117" w:date="2026-09-22T06:56:59Z">
                <w:sdt>
                  <w:sdtPr>
                    <w:id w:val="384291840"/>
                    <w:tag w:val="goog_rdk_4557"/>
                  </w:sdtPr>
                  <w:sdtContent>
                    <w:del w:author="Animefor Me" w:id="15" w:date="2026-09-29T09:36:34Z"/>
                  </w:sdtContent>
                </w:sdt>
              </w:ins>
              <w:sdt>
                <w:sdtPr>
                  <w:id w:val="730065132"/>
                  <w:tag w:val="goog_rdk_455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00890373"/>
        <w:tag w:val="goog_rdk_4563"/>
      </w:sdtPr>
      <w:sdtContent>
        <w:p w:rsidR="00000000" w:rsidDel="00000000" w:rsidP="00000000" w:rsidRDefault="00000000" w:rsidRPr="00000000" w14:paraId="000003F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78898891"/>
              <w:tag w:val="goog_rdk_4560"/>
            </w:sdtPr>
            <w:sdtContent>
              <w:ins w:author="Rossi Rossi" w:id="117" w:date="2026-09-22T06:56:59Z">
                <w:sdt>
                  <w:sdtPr>
                    <w:id w:val="24109629"/>
                    <w:tag w:val="goog_rdk_4561"/>
                  </w:sdtPr>
                  <w:sdtContent>
                    <w:del w:author="Animefor Me" w:id="15" w:date="2026-09-29T09:36:34Z"/>
                  </w:sdtContent>
                </w:sdt>
              </w:ins>
              <w:sdt>
                <w:sdtPr>
                  <w:id w:val="-322271535"/>
                  <w:tag w:val="goog_rdk_456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17" w:date="2026-09-22T06:56:59Z">
                <w:del w:author="Animefor Me" w:id="15" w:date="2026-09-29T09:36:34Z"/>
              </w:ins>
            </w:sdtContent>
          </w:sdt>
        </w:p>
      </w:sdtContent>
    </w:sdt>
    <w:sdt>
      <w:sdtPr>
        <w:id w:val="-845192459"/>
        <w:tag w:val="goog_rdk_4567"/>
      </w:sdtPr>
      <w:sdtContent>
        <w:p w:rsidR="00000000" w:rsidDel="00000000" w:rsidP="00000000" w:rsidRDefault="00000000" w:rsidRPr="00000000" w14:paraId="000003F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2268609"/>
              <w:tag w:val="goog_rdk_4564"/>
            </w:sdtPr>
            <w:sdtContent>
              <w:ins w:author="Rossi Rossi" w:id="117" w:date="2026-09-22T06:56:59Z">
                <w:sdt>
                  <w:sdtPr>
                    <w:id w:val="1391626564"/>
                    <w:tag w:val="goog_rdk_4565"/>
                  </w:sdtPr>
                  <w:sdtContent>
                    <w:del w:author="Animefor Me" w:id="15" w:date="2026-09-29T09:36:34Z"/>
                  </w:sdtContent>
                </w:sdt>
              </w:ins>
              <w:sdt>
                <w:sdtPr>
                  <w:id w:val="-86581253"/>
                  <w:tag w:val="goog_rdk_456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17" w:date="2026-09-22T06:56:59Z">
                <w:del w:author="Animefor Me" w:id="15" w:date="2026-09-29T09:36:34Z"/>
              </w:ins>
            </w:sdtContent>
          </w:sdt>
        </w:p>
      </w:sdtContent>
    </w:sdt>
    <w:sdt>
      <w:sdtPr>
        <w:id w:val="336791114"/>
        <w:tag w:val="goog_rdk_4571"/>
      </w:sdtPr>
      <w:sdtContent>
        <w:p w:rsidR="00000000" w:rsidDel="00000000" w:rsidP="00000000" w:rsidRDefault="00000000" w:rsidRPr="00000000" w14:paraId="000003F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06079334"/>
              <w:tag w:val="goog_rdk_4568"/>
            </w:sdtPr>
            <w:sdtContent>
              <w:ins w:author="Rossi Rossi" w:id="117" w:date="2026-09-22T06:56:59Z">
                <w:sdt>
                  <w:sdtPr>
                    <w:id w:val="-708834608"/>
                    <w:tag w:val="goog_rdk_4569"/>
                  </w:sdtPr>
                  <w:sdtContent>
                    <w:del w:author="Animefor Me" w:id="15" w:date="2026-09-29T09:36:34Z"/>
                  </w:sdtContent>
                </w:sdt>
              </w:ins>
              <w:sdt>
                <w:sdtPr>
                  <w:id w:val="-283355372"/>
                  <w:tag w:val="goog_rdk_457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resources.</w:delText>
                      </w:r>
                    </w:del>
                  </w:ins>
                </w:sdtContent>
              </w:sdt>
              <w:ins w:author="Rossi Rossi" w:id="117" w:date="2026-09-22T06:56:59Z">
                <w:del w:author="Animefor Me" w:id="15" w:date="2026-09-29T09:36:34Z"/>
              </w:ins>
            </w:sdtContent>
          </w:sdt>
        </w:p>
      </w:sdtContent>
    </w:sdt>
    <w:sdt>
      <w:sdtPr>
        <w:id w:val="-217132299"/>
        <w:tag w:val="goog_rdk_4575"/>
      </w:sdtPr>
      <w:sdtContent>
        <w:p w:rsidR="00000000" w:rsidDel="00000000" w:rsidP="00000000" w:rsidRDefault="00000000" w:rsidRPr="00000000" w14:paraId="0000040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54809118"/>
              <w:tag w:val="goog_rdk_4572"/>
            </w:sdtPr>
            <w:sdtContent>
              <w:ins w:author="Rossi Rossi" w:id="117" w:date="2026-09-22T06:56:59Z">
                <w:sdt>
                  <w:sdtPr>
                    <w:id w:val="147720128"/>
                    <w:tag w:val="goog_rdk_4573"/>
                  </w:sdtPr>
                  <w:sdtContent>
                    <w:del w:author="Animefor Me" w:id="15" w:date="2026-09-29T09:36:34Z"/>
                  </w:sdtContent>
                </w:sdt>
              </w:ins>
              <w:sdt>
                <w:sdtPr>
                  <w:id w:val="1476063535"/>
                  <w:tag w:val="goog_rdk_457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4215026"/>
        <w:tag w:val="goog_rdk_4579"/>
      </w:sdtPr>
      <w:sdtContent>
        <w:p w:rsidR="00000000" w:rsidDel="00000000" w:rsidP="00000000" w:rsidRDefault="00000000" w:rsidRPr="00000000" w14:paraId="0000040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49534816"/>
              <w:tag w:val="goog_rdk_4576"/>
            </w:sdtPr>
            <w:sdtContent>
              <w:ins w:author="Rossi Rossi" w:id="117" w:date="2026-09-22T06:56:59Z">
                <w:sdt>
                  <w:sdtPr>
                    <w:id w:val="-1138977106"/>
                    <w:tag w:val="goog_rdk_4577"/>
                  </w:sdtPr>
                  <w:sdtContent>
                    <w:del w:author="Animefor Me" w:id="15" w:date="2026-09-29T09:36:34Z"/>
                  </w:sdtContent>
                </w:sdt>
              </w:ins>
              <w:sdt>
                <w:sdtPr>
                  <w:id w:val="-1316439454"/>
                  <w:tag w:val="goog_rdk_457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Critical security rules</w:delText>
                      </w:r>
                    </w:del>
                  </w:ins>
                </w:sdtContent>
              </w:sdt>
              <w:ins w:author="Rossi Rossi" w:id="117" w:date="2026-09-22T06:56:59Z">
                <w:del w:author="Animefor Me" w:id="15" w:date="2026-09-29T09:36:34Z"/>
              </w:ins>
            </w:sdtContent>
          </w:sdt>
        </w:p>
      </w:sdtContent>
    </w:sdt>
    <w:sdt>
      <w:sdtPr>
        <w:id w:val="850266139"/>
        <w:tag w:val="goog_rdk_4583"/>
      </w:sdtPr>
      <w:sdtContent>
        <w:p w:rsidR="00000000" w:rsidDel="00000000" w:rsidP="00000000" w:rsidRDefault="00000000" w:rsidRPr="00000000" w14:paraId="0000040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41691147"/>
              <w:tag w:val="goog_rdk_4580"/>
            </w:sdtPr>
            <w:sdtContent>
              <w:ins w:author="Rossi Rossi" w:id="117" w:date="2026-09-22T06:56:59Z">
                <w:sdt>
                  <w:sdtPr>
                    <w:id w:val="1659048106"/>
                    <w:tag w:val="goog_rdk_4581"/>
                  </w:sdtPr>
                  <w:sdtContent>
                    <w:del w:author="Animefor Me" w:id="15" w:date="2026-09-29T09:36:34Z"/>
                  </w:sdtContent>
                </w:sdt>
              </w:ins>
              <w:sdt>
                <w:sdtPr>
                  <w:id w:val="-763871035"/>
                  <w:tag w:val="goog_rdk_458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85181382"/>
        <w:tag w:val="goog_rdk_4587"/>
      </w:sdtPr>
      <w:sdtContent>
        <w:p w:rsidR="00000000" w:rsidDel="00000000" w:rsidP="00000000" w:rsidRDefault="00000000" w:rsidRPr="00000000" w14:paraId="0000040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63274393"/>
              <w:tag w:val="goog_rdk_4584"/>
            </w:sdtPr>
            <w:sdtContent>
              <w:ins w:author="Rossi Rossi" w:id="117" w:date="2026-09-22T06:56:59Z">
                <w:sdt>
                  <w:sdtPr>
                    <w:id w:val="-995417439"/>
                    <w:tag w:val="goog_rdk_4585"/>
                  </w:sdtPr>
                  <w:sdtContent>
                    <w:del w:author="Animefor Me" w:id="15" w:date="2026-09-29T09:36:34Z"/>
                  </w:sdtContent>
                </w:sdt>
              </w:ins>
              <w:sdt>
                <w:sdtPr>
                  <w:id w:val="795053030"/>
                  <w:tag w:val="goog_rdk_458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17" w:date="2026-09-22T06:56:59Z">
                <w:del w:author="Animefor Me" w:id="15" w:date="2026-09-29T09:36:34Z"/>
              </w:ins>
            </w:sdtContent>
          </w:sdt>
        </w:p>
      </w:sdtContent>
    </w:sdt>
    <w:sdt>
      <w:sdtPr>
        <w:id w:val="823002270"/>
        <w:tag w:val="goog_rdk_4591"/>
      </w:sdtPr>
      <w:sdtContent>
        <w:p w:rsidR="00000000" w:rsidDel="00000000" w:rsidP="00000000" w:rsidRDefault="00000000" w:rsidRPr="00000000" w14:paraId="0000040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43907785"/>
              <w:tag w:val="goog_rdk_4588"/>
            </w:sdtPr>
            <w:sdtContent>
              <w:ins w:author="Rossi Rossi" w:id="117" w:date="2026-09-22T06:56:59Z">
                <w:sdt>
                  <w:sdtPr>
                    <w:id w:val="1601892515"/>
                    <w:tag w:val="goog_rdk_4589"/>
                  </w:sdtPr>
                  <w:sdtContent>
                    <w:del w:author="Animefor Me" w:id="15" w:date="2026-09-29T09:36:34Z"/>
                  </w:sdtContent>
                </w:sdt>
              </w:ins>
              <w:sdt>
                <w:sdtPr>
                  <w:id w:val="1810316500"/>
                  <w:tag w:val="goog_rdk_459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17" w:date="2026-09-22T06:56:59Z">
                <w:del w:author="Animefor Me" w:id="15" w:date="2026-09-29T09:36:34Z"/>
              </w:ins>
            </w:sdtContent>
          </w:sdt>
        </w:p>
      </w:sdtContent>
    </w:sdt>
    <w:sdt>
      <w:sdtPr>
        <w:id w:val="-1500160701"/>
        <w:tag w:val="goog_rdk_4595"/>
      </w:sdtPr>
      <w:sdtContent>
        <w:p w:rsidR="00000000" w:rsidDel="00000000" w:rsidP="00000000" w:rsidRDefault="00000000" w:rsidRPr="00000000" w14:paraId="0000040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1730301"/>
              <w:tag w:val="goog_rdk_4592"/>
            </w:sdtPr>
            <w:sdtContent>
              <w:ins w:author="Rossi Rossi" w:id="117" w:date="2026-09-22T06:56:59Z">
                <w:sdt>
                  <w:sdtPr>
                    <w:id w:val="2031440546"/>
                    <w:tag w:val="goog_rdk_4593"/>
                  </w:sdtPr>
                  <w:sdtContent>
                    <w:del w:author="Animefor Me" w:id="15" w:date="2026-09-29T09:36:34Z"/>
                  </w:sdtContent>
                </w:sdt>
              </w:ins>
              <w:sdt>
                <w:sdtPr>
                  <w:id w:val="820627563"/>
                  <w:tag w:val="goog_rdk_459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73501592"/>
        <w:tag w:val="goog_rdk_4599"/>
      </w:sdtPr>
      <w:sdtContent>
        <w:p w:rsidR="00000000" w:rsidDel="00000000" w:rsidP="00000000" w:rsidRDefault="00000000" w:rsidRPr="00000000" w14:paraId="0000040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25158097"/>
              <w:tag w:val="goog_rdk_4596"/>
            </w:sdtPr>
            <w:sdtContent>
              <w:ins w:author="Rossi Rossi" w:id="117" w:date="2026-09-22T06:56:59Z">
                <w:sdt>
                  <w:sdtPr>
                    <w:id w:val="-664175885"/>
                    <w:tag w:val="goog_rdk_4597"/>
                  </w:sdtPr>
                  <w:sdtContent>
                    <w:del w:author="Animefor Me" w:id="15" w:date="2026-09-29T09:36:34Z"/>
                  </w:sdtContent>
                </w:sdt>
              </w:ins>
              <w:sdt>
                <w:sdtPr>
                  <w:id w:val="-261689263"/>
                  <w:tag w:val="goog_rdk_459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17" w:date="2026-09-22T06:56:59Z">
                <w:del w:author="Animefor Me" w:id="15" w:date="2026-09-29T09:36:34Z"/>
              </w:ins>
            </w:sdtContent>
          </w:sdt>
        </w:p>
      </w:sdtContent>
    </w:sdt>
    <w:sdt>
      <w:sdtPr>
        <w:id w:val="-830331464"/>
        <w:tag w:val="goog_rdk_4603"/>
      </w:sdtPr>
      <w:sdtContent>
        <w:p w:rsidR="00000000" w:rsidDel="00000000" w:rsidP="00000000" w:rsidRDefault="00000000" w:rsidRPr="00000000" w14:paraId="0000040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87635502"/>
              <w:tag w:val="goog_rdk_4600"/>
            </w:sdtPr>
            <w:sdtContent>
              <w:ins w:author="Rossi Rossi" w:id="117" w:date="2026-09-22T06:56:59Z">
                <w:sdt>
                  <w:sdtPr>
                    <w:id w:val="46764558"/>
                    <w:tag w:val="goog_rdk_4601"/>
                  </w:sdtPr>
                  <w:sdtContent>
                    <w:del w:author="Animefor Me" w:id="15" w:date="2026-09-29T09:36:34Z"/>
                  </w:sdtContent>
                </w:sdt>
              </w:ins>
              <w:sdt>
                <w:sdtPr>
                  <w:id w:val="325053365"/>
                  <w:tag w:val="goog_rdk_460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78429464"/>
        <w:tag w:val="goog_rdk_4607"/>
      </w:sdtPr>
      <w:sdtContent>
        <w:p w:rsidR="00000000" w:rsidDel="00000000" w:rsidP="00000000" w:rsidRDefault="00000000" w:rsidRPr="00000000" w14:paraId="0000040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02730289"/>
              <w:tag w:val="goog_rdk_4604"/>
            </w:sdtPr>
            <w:sdtContent>
              <w:ins w:author="Rossi Rossi" w:id="117" w:date="2026-09-22T06:56:59Z">
                <w:sdt>
                  <w:sdtPr>
                    <w:id w:val="-961933137"/>
                    <w:tag w:val="goog_rdk_4605"/>
                  </w:sdtPr>
                  <w:sdtContent>
                    <w:del w:author="Animefor Me" w:id="15" w:date="2026-09-29T09:36:34Z"/>
                  </w:sdtContent>
                </w:sdt>
              </w:ins>
              <w:sdt>
                <w:sdtPr>
                  <w:id w:val="1684335155"/>
                  <w:tag w:val="goog_rdk_460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17" w:date="2026-09-22T06:56:59Z">
                <w:del w:author="Animefor Me" w:id="15" w:date="2026-09-29T09:36:34Z"/>
              </w:ins>
            </w:sdtContent>
          </w:sdt>
        </w:p>
      </w:sdtContent>
    </w:sdt>
    <w:sdt>
      <w:sdtPr>
        <w:id w:val="-1403999033"/>
        <w:tag w:val="goog_rdk_4617"/>
      </w:sdtPr>
      <w:sdtContent>
        <w:p w:rsidR="00000000" w:rsidDel="00000000" w:rsidP="00000000" w:rsidRDefault="00000000" w:rsidRPr="00000000" w14:paraId="0000040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47698975"/>
              <w:tag w:val="goog_rdk_4608"/>
            </w:sdtPr>
            <w:sdtContent>
              <w:ins w:author="Rossi Rossi" w:id="117" w:date="2026-09-22T06:56:59Z">
                <w:sdt>
                  <w:sdtPr>
                    <w:id w:val="-943593789"/>
                    <w:tag w:val="goog_rdk_4609"/>
                  </w:sdtPr>
                  <w:sdtContent>
                    <w:del w:author="Animefor Me" w:id="15" w:date="2026-09-29T09:36:34Z"/>
                  </w:sdtContent>
                </w:sdt>
              </w:ins>
              <w:sdt>
                <w:sdtPr>
                  <w:id w:val="1791810874"/>
                  <w:tag w:val="goog_rdk_461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Manager** : For production, store your keys in a secure secret store such as [Google Cloud </w:delText>
                      </w:r>
                    </w:del>
                  </w:ins>
                </w:sdtContent>
              </w:sdt>
              <w:ins w:author="Rossi Rossi" w:id="117" w:date="2026-09-22T06:56:59Z">
                <w:del w:author="Animefor Me" w:id="15" w:date="2026-09-29T09:36:34Z"/>
              </w:ins>
            </w:sdtContent>
          </w:sdt>
          <w:sdt>
            <w:sdtPr>
              <w:id w:val="311405295"/>
              <w:tag w:val="goog_rdk_4611"/>
            </w:sdtPr>
            <w:sdtContent>
              <w:ins w:author="Santhosh" w:id="139" w:date="2026-09-24T06:45:02Z">
                <w:sdt>
                  <w:sdtPr>
                    <w:id w:val="-1817947345"/>
                    <w:tag w:val="goog_rdk_4612"/>
                  </w:sdtPr>
                  <w:sdtContent>
                    <w:del w:author="Animefor Me" w:id="15" w:date="2026-09-29T09:36:34Z"/>
                  </w:sdtContent>
                </w:sdt>
              </w:ins>
              <w:sdt>
                <w:sdtPr>
                  <w:id w:val="2093023052"/>
                  <w:tag w:val="goog_rdk_4613"/>
                </w:sdtPr>
                <w:sdtContent>
                  <w:ins w:author="Santhosh" w:id="139" w:date="2026-09-24T06:45:0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6</w:delText>
                      </w:r>
                    </w:del>
                  </w:ins>
                </w:sdtContent>
              </w:sdt>
              <w:ins w:author="Santhosh" w:id="139" w:date="2026-09-24T06:45:02Z">
                <w:del w:author="Animefor Me" w:id="15" w:date="2026-09-29T09:36:34Z"/>
              </w:ins>
            </w:sdtContent>
          </w:sdt>
          <w:sdt>
            <w:sdtPr>
              <w:id w:val="-1595474067"/>
              <w:tag w:val="goog_rdk_4614"/>
            </w:sdtPr>
            <w:sdtContent>
              <w:ins w:author="Rossi Rossi" w:id="117" w:date="2026-09-22T06:56:59Z">
                <w:sdt>
                  <w:sdtPr>
                    <w:id w:val="-1566196769"/>
                    <w:tag w:val="goog_rdk_4615"/>
                  </w:sdtPr>
                  <w:sdtContent>
                    <w:del w:author="Animefor Me" w:id="15" w:date="2026-09-29T09:36:34Z"/>
                  </w:sdtContent>
                </w:sdt>
              </w:ins>
              <w:sdt>
                <w:sdtPr>
                  <w:id w:val="-832785828"/>
                  <w:tag w:val="goog_rdk_46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Secret Manager](https://cloud.google.com/secret-manager).</w:delText>
                      </w:r>
                    </w:del>
                  </w:ins>
                </w:sdtContent>
              </w:sdt>
              <w:ins w:author="Rossi Rossi" w:id="117" w:date="2026-09-22T06:56:59Z">
                <w:del w:author="Animefor Me" w:id="15" w:date="2026-09-29T09:36:34Z"/>
              </w:ins>
            </w:sdtContent>
          </w:sdt>
        </w:p>
      </w:sdtContent>
    </w:sdt>
    <w:sdt>
      <w:sdtPr>
        <w:id w:val="503308108"/>
        <w:tag w:val="goog_rdk_4621"/>
      </w:sdtPr>
      <w:sdtContent>
        <w:p w:rsidR="00000000" w:rsidDel="00000000" w:rsidP="00000000" w:rsidRDefault="00000000" w:rsidRPr="00000000" w14:paraId="0000040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66001676"/>
              <w:tag w:val="goog_rdk_4618"/>
            </w:sdtPr>
            <w:sdtContent>
              <w:ins w:author="Rossi Rossi" w:id="117" w:date="2026-09-22T06:56:59Z">
                <w:sdt>
                  <w:sdtPr>
                    <w:id w:val="1621545315"/>
                    <w:tag w:val="goog_rdk_4619"/>
                  </w:sdtPr>
                  <w:sdtContent>
                    <w:del w:author="Animefor Me" w:id="15" w:date="2026-09-29T09:36:34Z"/>
                  </w:sdtContent>
                </w:sdt>
              </w:ins>
              <w:sdt>
                <w:sdtPr>
                  <w:id w:val="-485003735"/>
                  <w:tag w:val="goog_rdk_46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17" w:date="2026-09-22T06:56:59Z">
                <w:del w:author="Animefor Me" w:id="15" w:date="2026-09-29T09:36:34Z"/>
              </w:ins>
            </w:sdtContent>
          </w:sdt>
        </w:p>
      </w:sdtContent>
    </w:sdt>
    <w:sdt>
      <w:sdtPr>
        <w:id w:val="-381474590"/>
        <w:tag w:val="goog_rdk_4625"/>
      </w:sdtPr>
      <w:sdtContent>
        <w:p w:rsidR="00000000" w:rsidDel="00000000" w:rsidP="00000000" w:rsidRDefault="00000000" w:rsidRPr="00000000" w14:paraId="0000040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7401384"/>
              <w:tag w:val="goog_rdk_4622"/>
            </w:sdtPr>
            <w:sdtContent>
              <w:ins w:author="Rossi Rossi" w:id="117" w:date="2026-09-22T06:56:59Z">
                <w:sdt>
                  <w:sdtPr>
                    <w:id w:val="739792902"/>
                    <w:tag w:val="goog_rdk_4623"/>
                  </w:sdtPr>
                  <w:sdtContent>
                    <w:del w:author="Animefor Me" w:id="15" w:date="2026-09-29T09:36:34Z"/>
                  </w:sdtContent>
                </w:sdt>
              </w:ins>
              <w:sdt>
                <w:sdtPr>
                  <w:id w:val="-1217081542"/>
                  <w:tag w:val="goog_rdk_462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95280241"/>
        <w:tag w:val="goog_rdk_4629"/>
      </w:sdtPr>
      <w:sdtContent>
        <w:p w:rsidR="00000000" w:rsidDel="00000000" w:rsidP="00000000" w:rsidRDefault="00000000" w:rsidRPr="00000000" w14:paraId="0000040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31424199"/>
              <w:tag w:val="goog_rdk_4626"/>
            </w:sdtPr>
            <w:sdtContent>
              <w:ins w:author="Rossi Rossi" w:id="117" w:date="2026-09-22T06:56:59Z">
                <w:sdt>
                  <w:sdtPr>
                    <w:id w:val="560217792"/>
                    <w:tag w:val="goog_rdk_4627"/>
                  </w:sdtPr>
                  <w:sdtContent>
                    <w:del w:author="Animefor Me" w:id="15" w:date="2026-09-29T09:36:34Z"/>
                  </w:sdtContent>
                </w:sdt>
              </w:ins>
              <w:sdt>
                <w:sdtPr>
                  <w:id w:val="-1500747839"/>
                  <w:tag w:val="goog_rdk_46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Leak response checklist</w:delText>
                      </w:r>
                    </w:del>
                  </w:ins>
                </w:sdtContent>
              </w:sdt>
              <w:ins w:author="Rossi Rossi" w:id="117" w:date="2026-09-22T06:56:59Z">
                <w:del w:author="Animefor Me" w:id="15" w:date="2026-09-29T09:36:34Z"/>
              </w:ins>
            </w:sdtContent>
          </w:sdt>
        </w:p>
      </w:sdtContent>
    </w:sdt>
    <w:sdt>
      <w:sdtPr>
        <w:id w:val="-679448168"/>
        <w:tag w:val="goog_rdk_4633"/>
      </w:sdtPr>
      <w:sdtContent>
        <w:p w:rsidR="00000000" w:rsidDel="00000000" w:rsidP="00000000" w:rsidRDefault="00000000" w:rsidRPr="00000000" w14:paraId="0000040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42020982"/>
              <w:tag w:val="goog_rdk_4630"/>
            </w:sdtPr>
            <w:sdtContent>
              <w:ins w:author="Rossi Rossi" w:id="117" w:date="2026-09-22T06:56:59Z">
                <w:sdt>
                  <w:sdtPr>
                    <w:id w:val="1724566696"/>
                    <w:tag w:val="goog_rdk_4631"/>
                  </w:sdtPr>
                  <w:sdtContent>
                    <w:del w:author="Animefor Me" w:id="15" w:date="2026-09-29T09:36:34Z"/>
                  </w:sdtContent>
                </w:sdt>
              </w:ins>
              <w:sdt>
                <w:sdtPr>
                  <w:id w:val="-1440785640"/>
                  <w:tag w:val="goog_rdk_463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54604136"/>
        <w:tag w:val="goog_rdk_4637"/>
      </w:sdtPr>
      <w:sdtContent>
        <w:p w:rsidR="00000000" w:rsidDel="00000000" w:rsidP="00000000" w:rsidRDefault="00000000" w:rsidRPr="00000000" w14:paraId="0000040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5002216"/>
              <w:tag w:val="goog_rdk_4634"/>
            </w:sdtPr>
            <w:sdtContent>
              <w:ins w:author="Rossi Rossi" w:id="117" w:date="2026-09-22T06:56:59Z">
                <w:sdt>
                  <w:sdtPr>
                    <w:id w:val="1535544033"/>
                    <w:tag w:val="goog_rdk_4635"/>
                  </w:sdtPr>
                  <w:sdtContent>
                    <w:del w:author="Animefor Me" w:id="15" w:date="2026-09-29T09:36:34Z"/>
                  </w:sdtContent>
                </w:sdt>
              </w:ins>
              <w:sdt>
                <w:sdtPr>
                  <w:id w:val="-938268860"/>
                  <w:tag w:val="goog_rdk_46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suspect your API key has been leaked:</w:delText>
                      </w:r>
                    </w:del>
                  </w:ins>
                </w:sdtContent>
              </w:sdt>
              <w:ins w:author="Rossi Rossi" w:id="117" w:date="2026-09-22T06:56:59Z">
                <w:del w:author="Animefor Me" w:id="15" w:date="2026-09-29T09:36:34Z"/>
              </w:ins>
            </w:sdtContent>
          </w:sdt>
        </w:p>
      </w:sdtContent>
    </w:sdt>
    <w:sdt>
      <w:sdtPr>
        <w:id w:val="-1594262928"/>
        <w:tag w:val="goog_rdk_4641"/>
      </w:sdtPr>
      <w:sdtContent>
        <w:p w:rsidR="00000000" w:rsidDel="00000000" w:rsidP="00000000" w:rsidRDefault="00000000" w:rsidRPr="00000000" w14:paraId="0000040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11800364"/>
              <w:tag w:val="goog_rdk_4638"/>
            </w:sdtPr>
            <w:sdtContent>
              <w:ins w:author="Rossi Rossi" w:id="117" w:date="2026-09-22T06:56:59Z">
                <w:sdt>
                  <w:sdtPr>
                    <w:id w:val="865621352"/>
                    <w:tag w:val="goog_rdk_4639"/>
                  </w:sdtPr>
                  <w:sdtContent>
                    <w:del w:author="Animefor Me" w:id="15" w:date="2026-09-29T09:36:34Z"/>
                  </w:sdtContent>
                </w:sdt>
              </w:ins>
              <w:sdt>
                <w:sdtPr>
                  <w:id w:val="-1172035009"/>
                  <w:tag w:val="goog_rdk_464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466787690"/>
        <w:tag w:val="goog_rdk_4645"/>
      </w:sdtPr>
      <w:sdtContent>
        <w:p w:rsidR="00000000" w:rsidDel="00000000" w:rsidP="00000000" w:rsidRDefault="00000000" w:rsidRPr="00000000" w14:paraId="0000041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78666019"/>
              <w:tag w:val="goog_rdk_4642"/>
            </w:sdtPr>
            <w:sdtContent>
              <w:ins w:author="Rossi Rossi" w:id="117" w:date="2026-09-22T06:56:59Z">
                <w:sdt>
                  <w:sdtPr>
                    <w:id w:val="133533798"/>
                    <w:tag w:val="goog_rdk_4643"/>
                  </w:sdtPr>
                  <w:sdtContent>
                    <w:del w:author="Animefor Me" w:id="15" w:date="2026-09-29T09:36:34Z"/>
                  </w:sdtContent>
                </w:sdt>
              </w:ins>
              <w:sdt>
                <w:sdtPr>
                  <w:id w:val="-1080636267"/>
                  <w:tag w:val="goog_rdk_464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**Generate a new key**: Create a replacement key in Google AI Studio or the Cloud Console.</w:delText>
                      </w:r>
                    </w:del>
                  </w:ins>
                </w:sdtContent>
              </w:sdt>
              <w:ins w:author="Rossi Rossi" w:id="117" w:date="2026-09-22T06:56:59Z">
                <w:del w:author="Animefor Me" w:id="15" w:date="2026-09-29T09:36:34Z"/>
              </w:ins>
            </w:sdtContent>
          </w:sdt>
        </w:p>
      </w:sdtContent>
    </w:sdt>
    <w:sdt>
      <w:sdtPr>
        <w:id w:val="-1013854832"/>
        <w:tag w:val="goog_rdk_4649"/>
      </w:sdtPr>
      <w:sdtContent>
        <w:p w:rsidR="00000000" w:rsidDel="00000000" w:rsidP="00000000" w:rsidRDefault="00000000" w:rsidRPr="00000000" w14:paraId="0000041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52935414"/>
              <w:tag w:val="goog_rdk_4646"/>
            </w:sdtPr>
            <w:sdtContent>
              <w:ins w:author="Rossi Rossi" w:id="117" w:date="2026-09-22T06:56:59Z">
                <w:sdt>
                  <w:sdtPr>
                    <w:id w:val="-1619731319"/>
                    <w:tag w:val="goog_rdk_4647"/>
                  </w:sdtPr>
                  <w:sdtContent>
                    <w:del w:author="Animefor Me" w:id="15" w:date="2026-09-29T09:36:34Z"/>
                  </w:sdtContent>
                </w:sdt>
              </w:ins>
              <w:sdt>
                <w:sdtPr>
                  <w:id w:val="-1111851162"/>
                  <w:tag w:val="goog_rdk_46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**Update your application**: Deploy your code using the new key.</w:delText>
                      </w:r>
                    </w:del>
                  </w:ins>
                </w:sdtContent>
              </w:sdt>
              <w:ins w:author="Rossi Rossi" w:id="117" w:date="2026-09-22T06:56:59Z">
                <w:del w:author="Animefor Me" w:id="15" w:date="2026-09-29T09:36:34Z"/>
              </w:ins>
            </w:sdtContent>
          </w:sdt>
        </w:p>
      </w:sdtContent>
    </w:sdt>
    <w:sdt>
      <w:sdtPr>
        <w:id w:val="904329189"/>
        <w:tag w:val="goog_rdk_4653"/>
      </w:sdtPr>
      <w:sdtContent>
        <w:p w:rsidR="00000000" w:rsidDel="00000000" w:rsidP="00000000" w:rsidRDefault="00000000" w:rsidRPr="00000000" w14:paraId="0000041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50658649"/>
              <w:tag w:val="goog_rdk_4650"/>
            </w:sdtPr>
            <w:sdtContent>
              <w:ins w:author="Rossi Rossi" w:id="117" w:date="2026-09-22T06:56:59Z">
                <w:sdt>
                  <w:sdtPr>
                    <w:id w:val="-1545352331"/>
                    <w:tag w:val="goog_rdk_4651"/>
                  </w:sdtPr>
                  <w:sdtContent>
                    <w:del w:author="Animefor Me" w:id="15" w:date="2026-09-29T09:36:34Z"/>
                  </w:sdtContent>
                </w:sdt>
              </w:ins>
              <w:sdt>
                <w:sdtPr>
                  <w:id w:val="-278268043"/>
                  <w:tag w:val="goog_rdk_465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**Disable or delete the compromised key**: Disable the leaked key in the Cloud Console once the new key is verified. Do not delete the old key until the new key is fully active to avoid application downtime.</w:delText>
                      </w:r>
                    </w:del>
                  </w:ins>
                </w:sdtContent>
              </w:sdt>
              <w:ins w:author="Rossi Rossi" w:id="117" w:date="2026-09-22T06:56:59Z">
                <w:del w:author="Animefor Me" w:id="15" w:date="2026-09-29T09:36:34Z"/>
              </w:ins>
            </w:sdtContent>
          </w:sdt>
        </w:p>
      </w:sdtContent>
    </w:sdt>
    <w:sdt>
      <w:sdtPr>
        <w:id w:val="1037084072"/>
        <w:tag w:val="goog_rdk_4657"/>
      </w:sdtPr>
      <w:sdtContent>
        <w:p w:rsidR="00000000" w:rsidDel="00000000" w:rsidP="00000000" w:rsidRDefault="00000000" w:rsidRPr="00000000" w14:paraId="0000041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48917064"/>
              <w:tag w:val="goog_rdk_4654"/>
            </w:sdtPr>
            <w:sdtContent>
              <w:ins w:author="Rossi Rossi" w:id="117" w:date="2026-09-22T06:56:59Z">
                <w:sdt>
                  <w:sdtPr>
                    <w:id w:val="-865442516"/>
                    <w:tag w:val="goog_rdk_4655"/>
                  </w:sdtPr>
                  <w:sdtContent>
                    <w:del w:author="Animefor Me" w:id="15" w:date="2026-09-29T09:36:34Z"/>
                  </w:sdtContent>
                </w:sdt>
              </w:ins>
              <w:sdt>
                <w:sdtPr>
                  <w:id w:val="1402491401"/>
                  <w:tag w:val="goog_rdk_46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**Audit usage**: Check billing logs and API usage in the Google Cloud Console to identify unauthorized activity.</w:delText>
                      </w:r>
                    </w:del>
                  </w:ins>
                </w:sdtContent>
              </w:sdt>
              <w:ins w:author="Rossi Rossi" w:id="117" w:date="2026-09-22T06:56:59Z">
                <w:del w:author="Animefor Me" w:id="15" w:date="2026-09-29T09:36:34Z"/>
              </w:ins>
            </w:sdtContent>
          </w:sdt>
        </w:p>
      </w:sdtContent>
    </w:sdt>
    <w:sdt>
      <w:sdtPr>
        <w:id w:val="1144266292"/>
        <w:tag w:val="goog_rdk_4661"/>
      </w:sdtPr>
      <w:sdtContent>
        <w:p w:rsidR="00000000" w:rsidDel="00000000" w:rsidP="00000000" w:rsidRDefault="00000000" w:rsidRPr="00000000" w14:paraId="0000041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09101370"/>
              <w:tag w:val="goog_rdk_4658"/>
            </w:sdtPr>
            <w:sdtContent>
              <w:ins w:author="Rossi Rossi" w:id="117" w:date="2026-09-22T06:56:59Z">
                <w:sdt>
                  <w:sdtPr>
                    <w:id w:val="-1022915888"/>
                    <w:tag w:val="goog_rdk_4659"/>
                  </w:sdtPr>
                  <w:sdtContent>
                    <w:del w:author="Animefor Me" w:id="15" w:date="2026-09-29T09:36:34Z"/>
                  </w:sdtContent>
                </w:sdt>
              </w:ins>
              <w:sdt>
                <w:sdtPr>
                  <w:id w:val="1772819439"/>
                  <w:tag w:val="goog_rdk_466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50808064"/>
        <w:tag w:val="goog_rdk_4665"/>
      </w:sdtPr>
      <w:sdtContent>
        <w:p w:rsidR="00000000" w:rsidDel="00000000" w:rsidP="00000000" w:rsidRDefault="00000000" w:rsidRPr="00000000" w14:paraId="0000041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08800522"/>
              <w:tag w:val="goog_rdk_4662"/>
            </w:sdtPr>
            <w:sdtContent>
              <w:ins w:author="Rossi Rossi" w:id="117" w:date="2026-09-22T06:56:59Z">
                <w:sdt>
                  <w:sdtPr>
                    <w:id w:val="985891376"/>
                    <w:tag w:val="goog_rdk_4663"/>
                  </w:sdtPr>
                  <w:sdtContent>
                    <w:del w:author="Animefor Me" w:id="15" w:date="2026-09-29T09:36:34Z"/>
                  </w:sdtContent>
                </w:sdt>
              </w:ins>
              <w:sdt>
                <w:sdtPr>
                  <w:id w:val="505226253"/>
                  <w:tag w:val="goog_rdk_46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Restricting and securing your keys</w:delText>
                      </w:r>
                    </w:del>
                  </w:ins>
                </w:sdtContent>
              </w:sdt>
              <w:ins w:author="Rossi Rossi" w:id="117" w:date="2026-09-22T06:56:59Z">
                <w:del w:author="Animefor Me" w:id="15" w:date="2026-09-29T09:36:34Z"/>
              </w:ins>
            </w:sdtContent>
          </w:sdt>
        </w:p>
      </w:sdtContent>
    </w:sdt>
    <w:sdt>
      <w:sdtPr>
        <w:id w:val="-1814651186"/>
        <w:tag w:val="goog_rdk_4669"/>
      </w:sdtPr>
      <w:sdtContent>
        <w:p w:rsidR="00000000" w:rsidDel="00000000" w:rsidP="00000000" w:rsidRDefault="00000000" w:rsidRPr="00000000" w14:paraId="0000041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47130821"/>
              <w:tag w:val="goog_rdk_4666"/>
            </w:sdtPr>
            <w:sdtContent>
              <w:ins w:author="Rossi Rossi" w:id="117" w:date="2026-09-22T06:56:59Z">
                <w:sdt>
                  <w:sdtPr>
                    <w:id w:val="661926341"/>
                    <w:tag w:val="goog_rdk_4667"/>
                  </w:sdtPr>
                  <w:sdtContent>
                    <w:del w:author="Animefor Me" w:id="15" w:date="2026-09-29T09:36:34Z"/>
                  </w:sdtContent>
                </w:sdt>
              </w:ins>
              <w:sdt>
                <w:sdtPr>
                  <w:id w:val="-990954896"/>
                  <w:tag w:val="goog_rdk_466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87944144"/>
        <w:tag w:val="goog_rdk_4673"/>
      </w:sdtPr>
      <w:sdtContent>
        <w:p w:rsidR="00000000" w:rsidDel="00000000" w:rsidP="00000000" w:rsidRDefault="00000000" w:rsidRPr="00000000" w14:paraId="0000041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05227480"/>
              <w:tag w:val="goog_rdk_4670"/>
            </w:sdtPr>
            <w:sdtContent>
              <w:ins w:author="Rossi Rossi" w:id="117" w:date="2026-09-22T06:56:59Z">
                <w:sdt>
                  <w:sdtPr>
                    <w:id w:val="853074509"/>
                    <w:tag w:val="goog_rdk_4671"/>
                  </w:sdtPr>
                  <w:sdtContent>
                    <w:del w:author="Animefor Me" w:id="15" w:date="2026-09-29T09:36:34Z"/>
                  </w:sdtContent>
                </w:sdt>
              </w:ins>
              <w:sdt>
                <w:sdtPr>
                  <w:id w:val="-1073846791"/>
                  <w:tag w:val="goog_rdk_467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Adding restrictions to your API keys minimizes the potential damage if a key is</w:delText>
                      </w:r>
                    </w:del>
                  </w:ins>
                </w:sdtContent>
              </w:sdt>
              <w:ins w:author="Rossi Rossi" w:id="117" w:date="2026-09-22T06:56:59Z">
                <w:del w:author="Animefor Me" w:id="15" w:date="2026-09-29T09:36:34Z"/>
              </w:ins>
            </w:sdtContent>
          </w:sdt>
        </w:p>
      </w:sdtContent>
    </w:sdt>
    <w:sdt>
      <w:sdtPr>
        <w:id w:val="1499347645"/>
        <w:tag w:val="goog_rdk_4677"/>
      </w:sdtPr>
      <w:sdtContent>
        <w:p w:rsidR="00000000" w:rsidDel="00000000" w:rsidP="00000000" w:rsidRDefault="00000000" w:rsidRPr="00000000" w14:paraId="0000041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19584284"/>
              <w:tag w:val="goog_rdk_4674"/>
            </w:sdtPr>
            <w:sdtContent>
              <w:ins w:author="Rossi Rossi" w:id="117" w:date="2026-09-22T06:56:59Z">
                <w:sdt>
                  <w:sdtPr>
                    <w:id w:val="363432086"/>
                    <w:tag w:val="goog_rdk_4675"/>
                  </w:sdtPr>
                  <w:sdtContent>
                    <w:del w:author="Animefor Me" w:id="15" w:date="2026-09-29T09:36:34Z"/>
                  </w:sdtContent>
                </w:sdt>
              </w:ins>
              <w:sdt>
                <w:sdtPr>
                  <w:id w:val="-1078355416"/>
                  <w:tag w:val="goog_rdk_46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compromised.</w:delText>
                      </w:r>
                    </w:del>
                  </w:ins>
                </w:sdtContent>
              </w:sdt>
              <w:ins w:author="Rossi Rossi" w:id="117" w:date="2026-09-22T06:56:59Z">
                <w:del w:author="Animefor Me" w:id="15" w:date="2026-09-29T09:36:34Z"/>
              </w:ins>
            </w:sdtContent>
          </w:sdt>
        </w:p>
      </w:sdtContent>
    </w:sdt>
    <w:sdt>
      <w:sdtPr>
        <w:id w:val="1353761539"/>
        <w:tag w:val="goog_rdk_4681"/>
      </w:sdtPr>
      <w:sdtContent>
        <w:p w:rsidR="00000000" w:rsidDel="00000000" w:rsidP="00000000" w:rsidRDefault="00000000" w:rsidRPr="00000000" w14:paraId="0000041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82945428"/>
              <w:tag w:val="goog_rdk_4678"/>
            </w:sdtPr>
            <w:sdtContent>
              <w:ins w:author="Rossi Rossi" w:id="117" w:date="2026-09-22T06:56:59Z">
                <w:sdt>
                  <w:sdtPr>
                    <w:id w:val="574089412"/>
                    <w:tag w:val="goog_rdk_4679"/>
                  </w:sdtPr>
                  <w:sdtContent>
                    <w:del w:author="Animefor Me" w:id="15" w:date="2026-09-29T09:36:34Z"/>
                  </w:sdtContent>
                </w:sdt>
              </w:ins>
              <w:sdt>
                <w:sdtPr>
                  <w:id w:val="589000247"/>
                  <w:tag w:val="goog_rdk_468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2059319549"/>
        <w:tag w:val="goog_rdk_4685"/>
      </w:sdtPr>
      <w:sdtContent>
        <w:p w:rsidR="00000000" w:rsidDel="00000000" w:rsidP="00000000" w:rsidRDefault="00000000" w:rsidRPr="00000000" w14:paraId="0000041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67190201"/>
              <w:tag w:val="goog_rdk_4682"/>
            </w:sdtPr>
            <w:sdtContent>
              <w:ins w:author="Rossi Rossi" w:id="117" w:date="2026-09-22T06:56:59Z">
                <w:sdt>
                  <w:sdtPr>
                    <w:id w:val="430907159"/>
                    <w:tag w:val="goog_rdk_4683"/>
                  </w:sdtPr>
                  <w:sdtContent>
                    <w:del w:author="Animefor Me" w:id="15" w:date="2026-09-29T09:36:34Z"/>
                  </w:sdtContent>
                </w:sdt>
              </w:ins>
              <w:sdt>
                <w:sdtPr>
                  <w:id w:val="-1165657845"/>
                  <w:tag w:val="goog_rdk_468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Apply request origin restrictions</w:delText>
                      </w:r>
                    </w:del>
                  </w:ins>
                </w:sdtContent>
              </w:sdt>
              <w:ins w:author="Rossi Rossi" w:id="117" w:date="2026-09-22T06:56:59Z">
                <w:del w:author="Animefor Me" w:id="15" w:date="2026-09-29T09:36:34Z"/>
              </w:ins>
            </w:sdtContent>
          </w:sdt>
        </w:p>
      </w:sdtContent>
    </w:sdt>
    <w:sdt>
      <w:sdtPr>
        <w:id w:val="159759628"/>
        <w:tag w:val="goog_rdk_4689"/>
      </w:sdtPr>
      <w:sdtContent>
        <w:p w:rsidR="00000000" w:rsidDel="00000000" w:rsidP="00000000" w:rsidRDefault="00000000" w:rsidRPr="00000000" w14:paraId="0000041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84909170"/>
              <w:tag w:val="goog_rdk_4686"/>
            </w:sdtPr>
            <w:sdtContent>
              <w:ins w:author="Rossi Rossi" w:id="117" w:date="2026-09-22T06:56:59Z">
                <w:sdt>
                  <w:sdtPr>
                    <w:id w:val="-384280987"/>
                    <w:tag w:val="goog_rdk_4687"/>
                  </w:sdtPr>
                  <w:sdtContent>
                    <w:del w:author="Animefor Me" w:id="15" w:date="2026-09-29T09:36:34Z"/>
                  </w:sdtContent>
                </w:sdt>
              </w:ins>
              <w:sdt>
                <w:sdtPr>
                  <w:id w:val="1717501077"/>
                  <w:tag w:val="goog_rdk_468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228540552"/>
        <w:tag w:val="goog_rdk_4693"/>
      </w:sdtPr>
      <w:sdtContent>
        <w:p w:rsidR="00000000" w:rsidDel="00000000" w:rsidP="00000000" w:rsidRDefault="00000000" w:rsidRPr="00000000" w14:paraId="0000041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39679570"/>
              <w:tag w:val="goog_rdk_4690"/>
            </w:sdtPr>
            <w:sdtContent>
              <w:ins w:author="Rossi Rossi" w:id="117" w:date="2026-09-22T06:56:59Z">
                <w:sdt>
                  <w:sdtPr>
                    <w:id w:val="-2007908960"/>
                    <w:tag w:val="goog_rdk_4691"/>
                  </w:sdtPr>
                  <w:sdtContent>
                    <w:del w:author="Animefor Me" w:id="15" w:date="2026-09-29T09:36:34Z"/>
                  </w:sdtContent>
                </w:sdt>
              </w:ins>
              <w:sdt>
                <w:sdtPr>
                  <w:id w:val="-1335312363"/>
                  <w:tag w:val="goog_rdk_469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Origin restrictions limit which IP addresses, websites, or applications can use</w:delText>
                      </w:r>
                    </w:del>
                  </w:ins>
                </w:sdtContent>
              </w:sdt>
              <w:ins w:author="Rossi Rossi" w:id="117" w:date="2026-09-22T06:56:59Z">
                <w:del w:author="Animefor Me" w:id="15" w:date="2026-09-29T09:36:34Z"/>
              </w:ins>
            </w:sdtContent>
          </w:sdt>
        </w:p>
      </w:sdtContent>
    </w:sdt>
    <w:sdt>
      <w:sdtPr>
        <w:id w:val="-1149135998"/>
        <w:tag w:val="goog_rdk_4697"/>
      </w:sdtPr>
      <w:sdtContent>
        <w:p w:rsidR="00000000" w:rsidDel="00000000" w:rsidP="00000000" w:rsidRDefault="00000000" w:rsidRPr="00000000" w14:paraId="0000041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05639592"/>
              <w:tag w:val="goog_rdk_4694"/>
            </w:sdtPr>
            <w:sdtContent>
              <w:ins w:author="Rossi Rossi" w:id="117" w:date="2026-09-22T06:56:59Z">
                <w:sdt>
                  <w:sdtPr>
                    <w:id w:val="1465320289"/>
                    <w:tag w:val="goog_rdk_4695"/>
                  </w:sdtPr>
                  <w:sdtContent>
                    <w:del w:author="Animefor Me" w:id="15" w:date="2026-09-29T09:36:34Z"/>
                  </w:sdtContent>
                </w:sdt>
              </w:ins>
              <w:sdt>
                <w:sdtPr>
                  <w:id w:val="2077512323"/>
                  <w:tag w:val="goog_rdk_46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key.</w:delText>
                      </w:r>
                    </w:del>
                  </w:ins>
                </w:sdtContent>
              </w:sdt>
              <w:ins w:author="Rossi Rossi" w:id="117" w:date="2026-09-22T06:56:59Z">
                <w:del w:author="Animefor Me" w:id="15" w:date="2026-09-29T09:36:34Z"/>
              </w:ins>
            </w:sdtContent>
          </w:sdt>
        </w:p>
      </w:sdtContent>
    </w:sdt>
    <w:sdt>
      <w:sdtPr>
        <w:id w:val="-2118878278"/>
        <w:tag w:val="goog_rdk_4701"/>
      </w:sdtPr>
      <w:sdtContent>
        <w:p w:rsidR="00000000" w:rsidDel="00000000" w:rsidP="00000000" w:rsidRDefault="00000000" w:rsidRPr="00000000" w14:paraId="0000041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68022257"/>
              <w:tag w:val="goog_rdk_4698"/>
            </w:sdtPr>
            <w:sdtContent>
              <w:ins w:author="Rossi Rossi" w:id="117" w:date="2026-09-22T06:56:59Z">
                <w:sdt>
                  <w:sdtPr>
                    <w:id w:val="-1244076289"/>
                    <w:tag w:val="goog_rdk_4699"/>
                  </w:sdtPr>
                  <w:sdtContent>
                    <w:del w:author="Animefor Me" w:id="15" w:date="2026-09-29T09:36:34Z"/>
                  </w:sdtContent>
                </w:sdt>
              </w:ins>
              <w:sdt>
                <w:sdtPr>
                  <w:id w:val="1318394081"/>
                  <w:tag w:val="goog_rdk_470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880636112"/>
        <w:tag w:val="goog_rdk_4705"/>
      </w:sdtPr>
      <w:sdtContent>
        <w:p w:rsidR="00000000" w:rsidDel="00000000" w:rsidP="00000000" w:rsidRDefault="00000000" w:rsidRPr="00000000" w14:paraId="0000041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61409027"/>
              <w:tag w:val="goog_rdk_4702"/>
            </w:sdtPr>
            <w:sdtContent>
              <w:ins w:author="Rossi Rossi" w:id="117" w:date="2026-09-22T06:56:59Z">
                <w:sdt>
                  <w:sdtPr>
                    <w:id w:val="1919658227"/>
                    <w:tag w:val="goog_rdk_4703"/>
                  </w:sdtPr>
                  <w:sdtContent>
                    <w:del w:author="Animefor Me" w:id="15" w:date="2026-09-29T09:36:34Z"/>
                  </w:sdtContent>
                </w:sdt>
              </w:ins>
              <w:sdt>
                <w:sdtPr>
                  <w:id w:val="72734170"/>
                  <w:tag w:val="goog_rdk_47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[Google Cloud Console Credentials page](https://console.cloud.google.com/apis/credentials).</w:delText>
                      </w:r>
                    </w:del>
                  </w:ins>
                </w:sdtContent>
              </w:sdt>
              <w:ins w:author="Rossi Rossi" w:id="117" w:date="2026-09-22T06:56:59Z">
                <w:del w:author="Animefor Me" w:id="15" w:date="2026-09-29T09:36:34Z"/>
              </w:ins>
            </w:sdtContent>
          </w:sdt>
        </w:p>
      </w:sdtContent>
    </w:sdt>
    <w:sdt>
      <w:sdtPr>
        <w:id w:val="-272043130"/>
        <w:tag w:val="goog_rdk_4709"/>
      </w:sdtPr>
      <w:sdtContent>
        <w:p w:rsidR="00000000" w:rsidDel="00000000" w:rsidP="00000000" w:rsidRDefault="00000000" w:rsidRPr="00000000" w14:paraId="0000042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81022573"/>
              <w:tag w:val="goog_rdk_4706"/>
            </w:sdtPr>
            <w:sdtContent>
              <w:ins w:author="Rossi Rossi" w:id="117" w:date="2026-09-22T06:56:59Z">
                <w:sdt>
                  <w:sdtPr>
                    <w:id w:val="566913242"/>
                    <w:tag w:val="goog_rdk_4707"/>
                  </w:sdtPr>
                  <w:sdtContent>
                    <w:del w:author="Animefor Me" w:id="15" w:date="2026-09-29T09:36:34Z"/>
                  </w:sdtContent>
                </w:sdt>
              </w:ins>
              <w:sdt>
                <w:sdtPr>
                  <w:id w:val="457022178"/>
                  <w:tag w:val="goog_rdk_470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your project, and click the name of the API key you want to restrict.</w:delText>
                      </w:r>
                    </w:del>
                  </w:ins>
                </w:sdtContent>
              </w:sdt>
              <w:ins w:author="Rossi Rossi" w:id="117" w:date="2026-09-22T06:56:59Z">
                <w:del w:author="Animefor Me" w:id="15" w:date="2026-09-29T09:36:34Z"/>
              </w:ins>
            </w:sdtContent>
          </w:sdt>
        </w:p>
      </w:sdtContent>
    </w:sdt>
    <w:sdt>
      <w:sdtPr>
        <w:id w:val="1752091161"/>
        <w:tag w:val="goog_rdk_4713"/>
      </w:sdtPr>
      <w:sdtContent>
        <w:p w:rsidR="00000000" w:rsidDel="00000000" w:rsidP="00000000" w:rsidRDefault="00000000" w:rsidRPr="00000000" w14:paraId="0000042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03157054"/>
              <w:tag w:val="goog_rdk_4710"/>
            </w:sdtPr>
            <w:sdtContent>
              <w:ins w:author="Rossi Rossi" w:id="117" w:date="2026-09-22T06:56:59Z">
                <w:sdt>
                  <w:sdtPr>
                    <w:id w:val="-1878017468"/>
                    <w:tag w:val="goog_rdk_4711"/>
                  </w:sdtPr>
                  <w:sdtContent>
                    <w:del w:author="Animefor Me" w:id="15" w:date="2026-09-29T09:36:34Z"/>
                  </w:sdtContent>
                </w:sdt>
              </w:ins>
              <w:sdt>
                <w:sdtPr>
                  <w:id w:val="1383811000"/>
                  <w:tag w:val="goog_rdk_47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**Application restrictions** , select **IP addresses** (or the appropriate restriction type for your environment).</w:delText>
                      </w:r>
                    </w:del>
                  </w:ins>
                </w:sdtContent>
              </w:sdt>
              <w:ins w:author="Rossi Rossi" w:id="117" w:date="2026-09-22T06:56:59Z">
                <w:del w:author="Animefor Me" w:id="15" w:date="2026-09-29T09:36:34Z"/>
              </w:ins>
            </w:sdtContent>
          </w:sdt>
        </w:p>
      </w:sdtContent>
    </w:sdt>
    <w:sdt>
      <w:sdtPr>
        <w:id w:val="1983072150"/>
        <w:tag w:val="goog_rdk_4717"/>
      </w:sdtPr>
      <w:sdtContent>
        <w:p w:rsidR="00000000" w:rsidDel="00000000" w:rsidP="00000000" w:rsidRDefault="00000000" w:rsidRPr="00000000" w14:paraId="0000042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53307787"/>
              <w:tag w:val="goog_rdk_4714"/>
            </w:sdtPr>
            <w:sdtContent>
              <w:ins w:author="Rossi Rossi" w:id="117" w:date="2026-09-22T06:56:59Z">
                <w:sdt>
                  <w:sdtPr>
                    <w:id w:val="-1248723271"/>
                    <w:tag w:val="goog_rdk_4715"/>
                  </w:sdtPr>
                  <w:sdtContent>
                    <w:del w:author="Animefor Me" w:id="15" w:date="2026-09-29T09:36:34Z"/>
                  </w:sdtContent>
                </w:sdt>
              </w:ins>
              <w:sdt>
                <w:sdtPr>
                  <w:id w:val="1151797812"/>
                  <w:tag w:val="goog_rdk_47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Specify the allowed IP addresses or ranges, then click **Save**.</w:delText>
                      </w:r>
                    </w:del>
                  </w:ins>
                </w:sdtContent>
              </w:sdt>
              <w:ins w:author="Rossi Rossi" w:id="117" w:date="2026-09-22T06:56:59Z">
                <w:del w:author="Animefor Me" w:id="15" w:date="2026-09-29T09:36:34Z"/>
              </w:ins>
            </w:sdtContent>
          </w:sdt>
        </w:p>
      </w:sdtContent>
    </w:sdt>
    <w:sdt>
      <w:sdtPr>
        <w:id w:val="-269675223"/>
        <w:tag w:val="goog_rdk_4721"/>
      </w:sdtPr>
      <w:sdtContent>
        <w:p w:rsidR="00000000" w:rsidDel="00000000" w:rsidP="00000000" w:rsidRDefault="00000000" w:rsidRPr="00000000" w14:paraId="0000042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3977883"/>
              <w:tag w:val="goog_rdk_4718"/>
            </w:sdtPr>
            <w:sdtContent>
              <w:ins w:author="Rossi Rossi" w:id="117" w:date="2026-09-22T06:56:59Z">
                <w:sdt>
                  <w:sdtPr>
                    <w:id w:val="-611561685"/>
                    <w:tag w:val="goog_rdk_4719"/>
                  </w:sdtPr>
                  <w:sdtContent>
                    <w:del w:author="Animefor Me" w:id="15" w:date="2026-09-29T09:36:34Z"/>
                  </w:sdtContent>
                </w:sdt>
              </w:ins>
              <w:sdt>
                <w:sdtPr>
                  <w:id w:val="-1297250000"/>
                  <w:tag w:val="goog_rdk_472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030134840"/>
        <w:tag w:val="goog_rdk_4725"/>
      </w:sdtPr>
      <w:sdtContent>
        <w:p w:rsidR="00000000" w:rsidDel="00000000" w:rsidP="00000000" w:rsidRDefault="00000000" w:rsidRPr="00000000" w14:paraId="0000042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07228259"/>
              <w:tag w:val="goog_rdk_4722"/>
            </w:sdtPr>
            <w:sdtContent>
              <w:ins w:author="Rossi Rossi" w:id="117" w:date="2026-09-22T06:56:59Z">
                <w:sdt>
                  <w:sdtPr>
                    <w:id w:val="-1440546136"/>
                    <w:tag w:val="goog_rdk_4723"/>
                  </w:sdtPr>
                  <w:sdtContent>
                    <w:del w:author="Animefor Me" w:id="15" w:date="2026-09-29T09:36:34Z"/>
                  </w:sdtContent>
                </w:sdt>
              </w:ins>
              <w:sdt>
                <w:sdtPr>
                  <w:id w:val="-1318542451"/>
                  <w:tag w:val="goog_rdk_47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Securing unrestricted standard API keys</w:delText>
                      </w:r>
                    </w:del>
                  </w:ins>
                </w:sdtContent>
              </w:sdt>
              <w:ins w:author="Rossi Rossi" w:id="117" w:date="2026-09-22T06:56:59Z">
                <w:del w:author="Animefor Me" w:id="15" w:date="2026-09-29T09:36:34Z"/>
              </w:ins>
            </w:sdtContent>
          </w:sdt>
        </w:p>
      </w:sdtContent>
    </w:sdt>
    <w:sdt>
      <w:sdtPr>
        <w:id w:val="-901884506"/>
        <w:tag w:val="goog_rdk_4729"/>
      </w:sdtPr>
      <w:sdtContent>
        <w:p w:rsidR="00000000" w:rsidDel="00000000" w:rsidP="00000000" w:rsidRDefault="00000000" w:rsidRPr="00000000" w14:paraId="0000042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07355739"/>
              <w:tag w:val="goog_rdk_4726"/>
            </w:sdtPr>
            <w:sdtContent>
              <w:ins w:author="Rossi Rossi" w:id="117" w:date="2026-09-22T06:56:59Z">
                <w:sdt>
                  <w:sdtPr>
                    <w:id w:val="2112167012"/>
                    <w:tag w:val="goog_rdk_4727"/>
                  </w:sdtPr>
                  <w:sdtContent>
                    <w:del w:author="Animefor Me" w:id="15" w:date="2026-09-29T09:36:34Z"/>
                  </w:sdtContent>
                </w:sdt>
              </w:ins>
              <w:sdt>
                <w:sdtPr>
                  <w:id w:val="579203740"/>
                  <w:tag w:val="goog_rdk_472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00509607"/>
        <w:tag w:val="goog_rdk_4733"/>
      </w:sdtPr>
      <w:sdtContent>
        <w:p w:rsidR="00000000" w:rsidDel="00000000" w:rsidP="00000000" w:rsidRDefault="00000000" w:rsidRPr="00000000" w14:paraId="0000042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00360900"/>
              <w:tag w:val="goog_rdk_4730"/>
            </w:sdtPr>
            <w:sdtContent>
              <w:ins w:author="Rossi Rossi" w:id="117" w:date="2026-09-22T06:56:59Z">
                <w:sdt>
                  <w:sdtPr>
                    <w:id w:val="-1226166614"/>
                    <w:tag w:val="goog_rdk_4731"/>
                  </w:sdtPr>
                  <w:sdtContent>
                    <w:del w:author="Animefor Me" w:id="15" w:date="2026-09-29T09:36:34Z"/>
                  </w:sdtContent>
                </w:sdt>
              </w:ins>
              <w:sdt>
                <w:sdtPr>
                  <w:id w:val="1126398601"/>
                  <w:tag w:val="goog_rdk_473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To continue using the Gemini API, you must secure any unrestricted keys.</w:delText>
                      </w:r>
                    </w:del>
                  </w:ins>
                </w:sdtContent>
              </w:sdt>
              <w:ins w:author="Rossi Rossi" w:id="117" w:date="2026-09-22T06:56:59Z">
                <w:del w:author="Animefor Me" w:id="15" w:date="2026-09-29T09:36:34Z"/>
              </w:ins>
            </w:sdtContent>
          </w:sdt>
        </w:p>
      </w:sdtContent>
    </w:sdt>
    <w:sdt>
      <w:sdtPr>
        <w:id w:val="-940120931"/>
        <w:tag w:val="goog_rdk_4737"/>
      </w:sdtPr>
      <w:sdtContent>
        <w:p w:rsidR="00000000" w:rsidDel="00000000" w:rsidP="00000000" w:rsidRDefault="00000000" w:rsidRPr="00000000" w14:paraId="0000042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7476550"/>
              <w:tag w:val="goog_rdk_4734"/>
            </w:sdtPr>
            <w:sdtContent>
              <w:ins w:author="Rossi Rossi" w:id="117" w:date="2026-09-22T06:56:59Z">
                <w:sdt>
                  <w:sdtPr>
                    <w:id w:val="1532394938"/>
                    <w:tag w:val="goog_rdk_4735"/>
                  </w:sdtPr>
                  <w:sdtContent>
                    <w:del w:author="Animefor Me" w:id="15" w:date="2026-09-29T09:36:34Z"/>
                  </w:sdtContent>
                </w:sdt>
              </w:ins>
              <w:sdt>
                <w:sdtPr>
                  <w:id w:val="-2048969083"/>
                  <w:tag w:val="goog_rdk_473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74969335"/>
        <w:tag w:val="goog_rdk_4741"/>
      </w:sdtPr>
      <w:sdtContent>
        <w:p w:rsidR="00000000" w:rsidDel="00000000" w:rsidP="00000000" w:rsidRDefault="00000000" w:rsidRPr="00000000" w14:paraId="0000042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37405131"/>
              <w:tag w:val="goog_rdk_4738"/>
            </w:sdtPr>
            <w:sdtContent>
              <w:ins w:author="Rossi Rossi" w:id="117" w:date="2026-09-22T06:56:59Z">
                <w:sdt>
                  <w:sdtPr>
                    <w:id w:val="-760910219"/>
                    <w:tag w:val="goog_rdk_4739"/>
                  </w:sdtPr>
                  <w:sdtContent>
                    <w:del w:author="Animefor Me" w:id="15" w:date="2026-09-29T09:36:34Z"/>
                  </w:sdtContent>
                </w:sdt>
              </w:ins>
              <w:sdt>
                <w:sdtPr>
                  <w:id w:val="-315201653"/>
                  <w:tag w:val="goog_rdk_474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A: Restrict the key to the Gemini API only (AI Studio)</w:delText>
                      </w:r>
                    </w:del>
                  </w:ins>
                </w:sdtContent>
              </w:sdt>
              <w:ins w:author="Rossi Rossi" w:id="117" w:date="2026-09-22T06:56:59Z">
                <w:del w:author="Animefor Me" w:id="15" w:date="2026-09-29T09:36:34Z"/>
              </w:ins>
            </w:sdtContent>
          </w:sdt>
        </w:p>
      </w:sdtContent>
    </w:sdt>
    <w:sdt>
      <w:sdtPr>
        <w:id w:val="-413858882"/>
        <w:tag w:val="goog_rdk_4745"/>
      </w:sdtPr>
      <w:sdtContent>
        <w:p w:rsidR="00000000" w:rsidDel="00000000" w:rsidP="00000000" w:rsidRDefault="00000000" w:rsidRPr="00000000" w14:paraId="0000042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93700143"/>
              <w:tag w:val="goog_rdk_4742"/>
            </w:sdtPr>
            <w:sdtContent>
              <w:ins w:author="Rossi Rossi" w:id="117" w:date="2026-09-22T06:56:59Z">
                <w:sdt>
                  <w:sdtPr>
                    <w:id w:val="719097527"/>
                    <w:tag w:val="goog_rdk_4743"/>
                  </w:sdtPr>
                  <w:sdtContent>
                    <w:del w:author="Animefor Me" w:id="15" w:date="2026-09-29T09:36:34Z"/>
                  </w:sdtContent>
                </w:sdt>
              </w:ins>
              <w:sdt>
                <w:sdtPr>
                  <w:id w:val="608033204"/>
                  <w:tag w:val="goog_rdk_474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947088743"/>
        <w:tag w:val="goog_rdk_4749"/>
      </w:sdtPr>
      <w:sdtContent>
        <w:p w:rsidR="00000000" w:rsidDel="00000000" w:rsidP="00000000" w:rsidRDefault="00000000" w:rsidRPr="00000000" w14:paraId="0000042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70257821"/>
              <w:tag w:val="goog_rdk_4746"/>
            </w:sdtPr>
            <w:sdtContent>
              <w:ins w:author="Rossi Rossi" w:id="117" w:date="2026-09-22T06:56:59Z">
                <w:sdt>
                  <w:sdtPr>
                    <w:id w:val="217563284"/>
                    <w:tag w:val="goog_rdk_4747"/>
                  </w:sdtPr>
                  <w:sdtContent>
                    <w:del w:author="Animefor Me" w:id="15" w:date="2026-09-29T09:36:34Z"/>
                  </w:sdtContent>
                </w:sdt>
              </w:ins>
              <w:sdt>
                <w:sdtPr>
                  <w:id w:val="1228178494"/>
                  <w:tag w:val="goog_rdk_474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you only use the key for the Gemini API, secure it directly in AI Studio:</w:delText>
                      </w:r>
                    </w:del>
                  </w:ins>
                </w:sdtContent>
              </w:sdt>
              <w:ins w:author="Rossi Rossi" w:id="117" w:date="2026-09-22T06:56:59Z">
                <w:del w:author="Animefor Me" w:id="15" w:date="2026-09-29T09:36:34Z"/>
              </w:ins>
            </w:sdtContent>
          </w:sdt>
        </w:p>
      </w:sdtContent>
    </w:sdt>
    <w:sdt>
      <w:sdtPr>
        <w:id w:val="1490204532"/>
        <w:tag w:val="goog_rdk_4753"/>
      </w:sdtPr>
      <w:sdtContent>
        <w:p w:rsidR="00000000" w:rsidDel="00000000" w:rsidP="00000000" w:rsidRDefault="00000000" w:rsidRPr="00000000" w14:paraId="0000042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19558982"/>
              <w:tag w:val="goog_rdk_4750"/>
            </w:sdtPr>
            <w:sdtContent>
              <w:ins w:author="Rossi Rossi" w:id="117" w:date="2026-09-22T06:56:59Z">
                <w:sdt>
                  <w:sdtPr>
                    <w:id w:val="-1766238696"/>
                    <w:tag w:val="goog_rdk_4751"/>
                  </w:sdtPr>
                  <w:sdtContent>
                    <w:del w:author="Animefor Me" w:id="15" w:date="2026-09-29T09:36:34Z"/>
                  </w:sdtContent>
                </w:sdt>
              </w:ins>
              <w:sdt>
                <w:sdtPr>
                  <w:id w:val="-847890819"/>
                  <w:tag w:val="goog_rdk_475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72224141"/>
        <w:tag w:val="goog_rdk_4757"/>
      </w:sdtPr>
      <w:sdtContent>
        <w:p w:rsidR="00000000" w:rsidDel="00000000" w:rsidP="00000000" w:rsidRDefault="00000000" w:rsidRPr="00000000" w14:paraId="0000042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83884797"/>
              <w:tag w:val="goog_rdk_4754"/>
            </w:sdtPr>
            <w:sdtContent>
              <w:ins w:author="Rossi Rossi" w:id="117" w:date="2026-09-22T06:56:59Z">
                <w:sdt>
                  <w:sdtPr>
                    <w:id w:val="-573626072"/>
                    <w:tag w:val="goog_rdk_4755"/>
                  </w:sdtPr>
                  <w:sdtContent>
                    <w:del w:author="Animefor Me" w:id="15" w:date="2026-09-29T09:36:34Z"/>
                  </w:sdtContent>
                </w:sdt>
              </w:ins>
              <w:sdt>
                <w:sdtPr>
                  <w:id w:val="-1289471691"/>
                  <w:tag w:val="goog_rdk_475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On the **API Keys** page in [Google AI Studio](https://aistudio.google.com/api-keys), locate keys marked with the **Unrestricted** label.</w:delText>
                      </w:r>
                    </w:del>
                  </w:ins>
                </w:sdtContent>
              </w:sdt>
              <w:ins w:author="Rossi Rossi" w:id="117" w:date="2026-09-22T06:56:59Z">
                <w:del w:author="Animefor Me" w:id="15" w:date="2026-09-29T09:36:34Z"/>
              </w:ins>
            </w:sdtContent>
          </w:sdt>
        </w:p>
      </w:sdtContent>
    </w:sdt>
    <w:sdt>
      <w:sdtPr>
        <w:id w:val="-914444251"/>
        <w:tag w:val="goog_rdk_4761"/>
      </w:sdtPr>
      <w:sdtContent>
        <w:p w:rsidR="00000000" w:rsidDel="00000000" w:rsidP="00000000" w:rsidRDefault="00000000" w:rsidRPr="00000000" w14:paraId="0000042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14343174"/>
              <w:tag w:val="goog_rdk_4758"/>
            </w:sdtPr>
            <w:sdtContent>
              <w:ins w:author="Rossi Rossi" w:id="117" w:date="2026-09-22T06:56:59Z">
                <w:sdt>
                  <w:sdtPr>
                    <w:id w:val="389020890"/>
                    <w:tag w:val="goog_rdk_4759"/>
                  </w:sdtPr>
                  <w:sdtContent>
                    <w:del w:author="Animefor Me" w:id="15" w:date="2026-09-29T09:36:34Z"/>
                  </w:sdtContent>
                </w:sdt>
              </w:ins>
              <w:sdt>
                <w:sdtPr>
                  <w:id w:val="1890980697"/>
                  <w:tag w:val="goog_rdk_476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Hover over the label and click **Add restrictions** in the dialog.</w:delText>
                      </w:r>
                    </w:del>
                  </w:ins>
                </w:sdtContent>
              </w:sdt>
              <w:ins w:author="Rossi Rossi" w:id="117" w:date="2026-09-22T06:56:59Z">
                <w:del w:author="Animefor Me" w:id="15" w:date="2026-09-29T09:36:34Z"/>
              </w:ins>
            </w:sdtContent>
          </w:sdt>
        </w:p>
      </w:sdtContent>
    </w:sdt>
    <w:sdt>
      <w:sdtPr>
        <w:id w:val="2094074555"/>
        <w:tag w:val="goog_rdk_4765"/>
      </w:sdtPr>
      <w:sdtContent>
        <w:p w:rsidR="00000000" w:rsidDel="00000000" w:rsidP="00000000" w:rsidRDefault="00000000" w:rsidRPr="00000000" w14:paraId="0000042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38183318"/>
              <w:tag w:val="goog_rdk_4762"/>
            </w:sdtPr>
            <w:sdtContent>
              <w:ins w:author="Rossi Rossi" w:id="117" w:date="2026-09-22T06:56:59Z">
                <w:sdt>
                  <w:sdtPr>
                    <w:id w:val="-1242386050"/>
                    <w:tag w:val="goog_rdk_4763"/>
                  </w:sdtPr>
                  <w:sdtContent>
                    <w:del w:author="Animefor Me" w:id="15" w:date="2026-09-29T09:36:34Z"/>
                  </w:sdtContent>
                </w:sdt>
              </w:ins>
              <w:sdt>
                <w:sdtPr>
                  <w:id w:val="-1345528717"/>
                  <w:tag w:val="goog_rdk_476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Select **Restrict to Gemini API only**.</w:delText>
                      </w:r>
                    </w:del>
                  </w:ins>
                </w:sdtContent>
              </w:sdt>
              <w:ins w:author="Rossi Rossi" w:id="117" w:date="2026-09-22T06:56:59Z">
                <w:del w:author="Animefor Me" w:id="15" w:date="2026-09-29T09:36:34Z"/>
              </w:ins>
            </w:sdtContent>
          </w:sdt>
        </w:p>
      </w:sdtContent>
    </w:sdt>
    <w:sdt>
      <w:sdtPr>
        <w:id w:val="2001879770"/>
        <w:tag w:val="goog_rdk_4769"/>
      </w:sdtPr>
      <w:sdtContent>
        <w:p w:rsidR="00000000" w:rsidDel="00000000" w:rsidP="00000000" w:rsidRDefault="00000000" w:rsidRPr="00000000" w14:paraId="0000042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98899872"/>
              <w:tag w:val="goog_rdk_4766"/>
            </w:sdtPr>
            <w:sdtContent>
              <w:ins w:author="Rossi Rossi" w:id="117" w:date="2026-09-22T06:56:59Z">
                <w:sdt>
                  <w:sdtPr>
                    <w:id w:val="1391139123"/>
                    <w:tag w:val="goog_rdk_4767"/>
                  </w:sdtPr>
                  <w:sdtContent>
                    <w:del w:author="Animefor Me" w:id="15" w:date="2026-09-29T09:36:34Z"/>
                  </w:sdtContent>
                </w:sdt>
              </w:ins>
              <w:sdt>
                <w:sdtPr>
                  <w:id w:val="894945453"/>
                  <w:tag w:val="goog_rdk_476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**Restrict key** to confirm.</w:delText>
                      </w:r>
                    </w:del>
                  </w:ins>
                </w:sdtContent>
              </w:sdt>
              <w:ins w:author="Rossi Rossi" w:id="117" w:date="2026-09-22T06:56:59Z">
                <w:del w:author="Animefor Me" w:id="15" w:date="2026-09-29T09:36:34Z"/>
              </w:ins>
            </w:sdtContent>
          </w:sdt>
        </w:p>
      </w:sdtContent>
    </w:sdt>
    <w:sdt>
      <w:sdtPr>
        <w:id w:val="-1679987146"/>
        <w:tag w:val="goog_rdk_4773"/>
      </w:sdtPr>
      <w:sdtContent>
        <w:p w:rsidR="00000000" w:rsidDel="00000000" w:rsidP="00000000" w:rsidRDefault="00000000" w:rsidRPr="00000000" w14:paraId="0000043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51996337"/>
              <w:tag w:val="goog_rdk_4770"/>
            </w:sdtPr>
            <w:sdtContent>
              <w:ins w:author="Rossi Rossi" w:id="117" w:date="2026-09-22T06:56:59Z">
                <w:sdt>
                  <w:sdtPr>
                    <w:id w:val="-1571915105"/>
                    <w:tag w:val="goog_rdk_4771"/>
                  </w:sdtPr>
                  <w:sdtContent>
                    <w:del w:author="Animefor Me" w:id="15" w:date="2026-09-29T09:36:34Z"/>
                  </w:sdtContent>
                </w:sdt>
              </w:ins>
              <w:sdt>
                <w:sdtPr>
                  <w:id w:val="1872289202"/>
                  <w:tag w:val="goog_rdk_477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39224163"/>
        <w:tag w:val="goog_rdk_4777"/>
      </w:sdtPr>
      <w:sdtContent>
        <w:p w:rsidR="00000000" w:rsidDel="00000000" w:rsidP="00000000" w:rsidRDefault="00000000" w:rsidRPr="00000000" w14:paraId="0000043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28348900"/>
              <w:tag w:val="goog_rdk_4774"/>
            </w:sdtPr>
            <w:sdtContent>
              <w:ins w:author="Rossi Rossi" w:id="117" w:date="2026-09-22T06:56:59Z">
                <w:sdt>
                  <w:sdtPr>
                    <w:id w:val="46401582"/>
                    <w:tag w:val="goog_rdk_4775"/>
                  </w:sdtPr>
                  <w:sdtContent>
                    <w:del w:author="Animefor Me" w:id="15" w:date="2026-09-29T09:36:34Z"/>
                  </w:sdtContent>
                </w:sdt>
              </w:ins>
              <w:sdt>
                <w:sdtPr>
                  <w:id w:val="1092941290"/>
                  <w:tag w:val="goog_rdk_477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7" w:date="2026-09-22T06:56:59Z">
                <w:del w:author="Animefor Me" w:id="15" w:date="2026-09-29T09:36:34Z"/>
              </w:ins>
            </w:sdtContent>
          </w:sdt>
        </w:p>
      </w:sdtContent>
    </w:sdt>
    <w:sdt>
      <w:sdtPr>
        <w:id w:val="-510224475"/>
        <w:tag w:val="goog_rdk_4781"/>
      </w:sdtPr>
      <w:sdtContent>
        <w:p w:rsidR="00000000" w:rsidDel="00000000" w:rsidP="00000000" w:rsidRDefault="00000000" w:rsidRPr="00000000" w14:paraId="0000043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2215050"/>
              <w:tag w:val="goog_rdk_4778"/>
            </w:sdtPr>
            <w:sdtContent>
              <w:ins w:author="Rossi Rossi" w:id="117" w:date="2026-09-22T06:56:59Z">
                <w:sdt>
                  <w:sdtPr>
                    <w:id w:val="1909710619"/>
                    <w:tag w:val="goog_rdk_4779"/>
                  </w:sdtPr>
                  <w:sdtContent>
                    <w:del w:author="Animefor Me" w:id="15" w:date="2026-09-29T09:36:34Z"/>
                  </w:sdtContent>
                </w:sdt>
              </w:ins>
              <w:sdt>
                <w:sdtPr>
                  <w:id w:val="-1462598287"/>
                  <w:tag w:val="goog_rdk_478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To restrict an API key, you must have the `apikeys.keys.update` permission on the associated Google Cloud project. This permission is included in roles like **API Keys Admin** or **Editor**.</w:delText>
                      </w:r>
                    </w:del>
                  </w:ins>
                </w:sdtContent>
              </w:sdt>
              <w:ins w:author="Rossi Rossi" w:id="117" w:date="2026-09-22T06:56:59Z">
                <w:del w:author="Animefor Me" w:id="15" w:date="2026-09-29T09:36:34Z"/>
              </w:ins>
            </w:sdtContent>
          </w:sdt>
        </w:p>
      </w:sdtContent>
    </w:sdt>
    <w:sdt>
      <w:sdtPr>
        <w:id w:val="-1664478750"/>
        <w:tag w:val="goog_rdk_4785"/>
      </w:sdtPr>
      <w:sdtContent>
        <w:p w:rsidR="00000000" w:rsidDel="00000000" w:rsidP="00000000" w:rsidRDefault="00000000" w:rsidRPr="00000000" w14:paraId="0000043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77114786"/>
              <w:tag w:val="goog_rdk_4782"/>
            </w:sdtPr>
            <w:sdtContent>
              <w:ins w:author="Rossi Rossi" w:id="117" w:date="2026-09-22T06:56:59Z">
                <w:sdt>
                  <w:sdtPr>
                    <w:id w:val="-1595845128"/>
                    <w:tag w:val="goog_rdk_4783"/>
                  </w:sdtPr>
                  <w:sdtContent>
                    <w:del w:author="Animefor Me" w:id="15" w:date="2026-09-29T09:36:34Z"/>
                  </w:sdtContent>
                </w:sdt>
              </w:ins>
              <w:sdt>
                <w:sdtPr>
                  <w:id w:val="1273939646"/>
                  <w:tag w:val="goog_rdk_478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33944970"/>
        <w:tag w:val="goog_rdk_4789"/>
      </w:sdtPr>
      <w:sdtContent>
        <w:p w:rsidR="00000000" w:rsidDel="00000000" w:rsidP="00000000" w:rsidRDefault="00000000" w:rsidRPr="00000000" w14:paraId="0000043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18199788"/>
              <w:tag w:val="goog_rdk_4786"/>
            </w:sdtPr>
            <w:sdtContent>
              <w:ins w:author="Rossi Rossi" w:id="117" w:date="2026-09-22T06:56:59Z">
                <w:sdt>
                  <w:sdtPr>
                    <w:id w:val="67347558"/>
                    <w:tag w:val="goog_rdk_4787"/>
                  </w:sdtPr>
                  <w:sdtContent>
                    <w:del w:author="Animefor Me" w:id="15" w:date="2026-09-29T09:36:34Z"/>
                  </w:sdtContent>
                </w:sdt>
              </w:ins>
              <w:sdt>
                <w:sdtPr>
                  <w:id w:val="-1002356778"/>
                  <w:tag w:val="goog_rdk_478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Method B: Restrict the key for other services (Google Cloud Console)</w:delText>
                      </w:r>
                    </w:del>
                  </w:ins>
                </w:sdtContent>
              </w:sdt>
              <w:ins w:author="Rossi Rossi" w:id="117" w:date="2026-09-22T06:56:59Z">
                <w:del w:author="Animefor Me" w:id="15" w:date="2026-09-29T09:36:34Z"/>
              </w:ins>
            </w:sdtContent>
          </w:sdt>
        </w:p>
      </w:sdtContent>
    </w:sdt>
    <w:sdt>
      <w:sdtPr>
        <w:id w:val="1623906724"/>
        <w:tag w:val="goog_rdk_4793"/>
      </w:sdtPr>
      <w:sdtContent>
        <w:p w:rsidR="00000000" w:rsidDel="00000000" w:rsidP="00000000" w:rsidRDefault="00000000" w:rsidRPr="00000000" w14:paraId="0000043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1123621"/>
              <w:tag w:val="goog_rdk_4790"/>
            </w:sdtPr>
            <w:sdtContent>
              <w:ins w:author="Rossi Rossi" w:id="117" w:date="2026-09-22T06:56:59Z">
                <w:sdt>
                  <w:sdtPr>
                    <w:id w:val="-1922942842"/>
                    <w:tag w:val="goog_rdk_4791"/>
                  </w:sdtPr>
                  <w:sdtContent>
                    <w:del w:author="Animefor Me" w:id="15" w:date="2026-09-29T09:36:34Z"/>
                  </w:sdtContent>
                </w:sdt>
              </w:ins>
              <w:sdt>
                <w:sdtPr>
                  <w:id w:val="-324941705"/>
                  <w:tag w:val="goog_rdk_479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90481263"/>
        <w:tag w:val="goog_rdk_4797"/>
      </w:sdtPr>
      <w:sdtContent>
        <w:p w:rsidR="00000000" w:rsidDel="00000000" w:rsidP="00000000" w:rsidRDefault="00000000" w:rsidRPr="00000000" w14:paraId="0000043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93399725"/>
              <w:tag w:val="goog_rdk_4794"/>
            </w:sdtPr>
            <w:sdtContent>
              <w:ins w:author="Rossi Rossi" w:id="117" w:date="2026-09-22T06:56:59Z">
                <w:sdt>
                  <w:sdtPr>
                    <w:id w:val="880294783"/>
                    <w:tag w:val="goog_rdk_4795"/>
                  </w:sdtPr>
                  <w:sdtContent>
                    <w:del w:author="Animefor Me" w:id="15" w:date="2026-09-29T09:36:34Z"/>
                  </w:sdtContent>
                </w:sdt>
              </w:ins>
              <w:sdt>
                <w:sdtPr>
                  <w:id w:val="1869446551"/>
                  <w:tag w:val="goog_rdk_479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17" w:date="2026-09-22T06:56:59Z">
                <w:del w:author="Animefor Me" w:id="15" w:date="2026-09-29T09:36:34Z"/>
              </w:ins>
            </w:sdtContent>
          </w:sdt>
        </w:p>
      </w:sdtContent>
    </w:sdt>
    <w:sdt>
      <w:sdtPr>
        <w:id w:val="-1608272424"/>
        <w:tag w:val="goog_rdk_4801"/>
      </w:sdtPr>
      <w:sdtContent>
        <w:p w:rsidR="00000000" w:rsidDel="00000000" w:rsidP="00000000" w:rsidRDefault="00000000" w:rsidRPr="00000000" w14:paraId="0000043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45588471"/>
              <w:tag w:val="goog_rdk_4798"/>
            </w:sdtPr>
            <w:sdtContent>
              <w:ins w:author="Rossi Rossi" w:id="117" w:date="2026-09-22T06:56:59Z">
                <w:sdt>
                  <w:sdtPr>
                    <w:id w:val="-854779696"/>
                    <w:tag w:val="goog_rdk_4799"/>
                  </w:sdtPr>
                  <w:sdtContent>
                    <w:del w:author="Animefor Me" w:id="15" w:date="2026-09-29T09:36:34Z"/>
                  </w:sdtContent>
                </w:sdt>
              </w:ins>
              <w:sdt>
                <w:sdtPr>
                  <w:id w:val="809193675"/>
                  <w:tag w:val="goog_rdk_480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17" w:date="2026-09-22T06:56:59Z">
                <w:del w:author="Animefor Me" w:id="15" w:date="2026-09-29T09:36:34Z"/>
              </w:ins>
            </w:sdtContent>
          </w:sdt>
        </w:p>
      </w:sdtContent>
    </w:sdt>
    <w:sdt>
      <w:sdtPr>
        <w:id w:val="1453309064"/>
        <w:tag w:val="goog_rdk_4805"/>
      </w:sdtPr>
      <w:sdtContent>
        <w:p w:rsidR="00000000" w:rsidDel="00000000" w:rsidP="00000000" w:rsidRDefault="00000000" w:rsidRPr="00000000" w14:paraId="0000043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17844913"/>
              <w:tag w:val="goog_rdk_4802"/>
            </w:sdtPr>
            <w:sdtContent>
              <w:ins w:author="Rossi Rossi" w:id="117" w:date="2026-09-22T06:56:59Z">
                <w:sdt>
                  <w:sdtPr>
                    <w:id w:val="1040585429"/>
                    <w:tag w:val="goog_rdk_4803"/>
                  </w:sdtPr>
                  <w:sdtContent>
                    <w:del w:author="Animefor Me" w:id="15" w:date="2026-09-29T09:36:34Z"/>
                  </w:sdtContent>
                </w:sdt>
              </w:ins>
              <w:sdt>
                <w:sdtPr>
                  <w:id w:val="403775006"/>
                  <w:tag w:val="goog_rdk_480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these restrictions are applied.**</w:delText>
                      </w:r>
                    </w:del>
                  </w:ins>
                </w:sdtContent>
              </w:sdt>
              <w:ins w:author="Rossi Rossi" w:id="117" w:date="2026-09-22T06:56:59Z">
                <w:del w:author="Animefor Me" w:id="15" w:date="2026-09-29T09:36:34Z"/>
              </w:ins>
            </w:sdtContent>
          </w:sdt>
        </w:p>
      </w:sdtContent>
    </w:sdt>
    <w:sdt>
      <w:sdtPr>
        <w:id w:val="-297138735"/>
        <w:tag w:val="goog_rdk_4809"/>
      </w:sdtPr>
      <w:sdtContent>
        <w:p w:rsidR="00000000" w:rsidDel="00000000" w:rsidP="00000000" w:rsidRDefault="00000000" w:rsidRPr="00000000" w14:paraId="0000043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96128075"/>
              <w:tag w:val="goog_rdk_4806"/>
            </w:sdtPr>
            <w:sdtContent>
              <w:ins w:author="Rossi Rossi" w:id="117" w:date="2026-09-22T06:56:59Z">
                <w:sdt>
                  <w:sdtPr>
                    <w:id w:val="414657554"/>
                    <w:tag w:val="goog_rdk_4807"/>
                  </w:sdtPr>
                  <w:sdtContent>
                    <w:del w:author="Animefor Me" w:id="15" w:date="2026-09-29T09:36:34Z"/>
                  </w:sdtContent>
                </w:sdt>
              </w:ins>
              <w:sdt>
                <w:sdtPr>
                  <w:id w:val="-2025426475"/>
                  <w:tag w:val="goog_rdk_480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09099835"/>
        <w:tag w:val="goog_rdk_4813"/>
      </w:sdtPr>
      <w:sdtContent>
        <w:p w:rsidR="00000000" w:rsidDel="00000000" w:rsidP="00000000" w:rsidRDefault="00000000" w:rsidRPr="00000000" w14:paraId="0000043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61457466"/>
              <w:tag w:val="goog_rdk_4810"/>
            </w:sdtPr>
            <w:sdtContent>
              <w:ins w:author="Rossi Rossi" w:id="117" w:date="2026-09-22T06:56:59Z">
                <w:sdt>
                  <w:sdtPr>
                    <w:id w:val="1850210530"/>
                    <w:tag w:val="goog_rdk_4811"/>
                  </w:sdtPr>
                  <w:sdtContent>
                    <w:del w:author="Animefor Me" w:id="15" w:date="2026-09-29T09:36:34Z"/>
                  </w:sdtContent>
                </w:sdt>
              </w:ins>
              <w:sdt>
                <w:sdtPr>
                  <w:id w:val="-1669697621"/>
                  <w:tag w:val="goog_rdk_481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17" w:date="2026-09-22T06:56:59Z">
                <w:del w:author="Animefor Me" w:id="15" w:date="2026-09-29T09:36:34Z"/>
              </w:ins>
            </w:sdtContent>
          </w:sdt>
        </w:p>
      </w:sdtContent>
    </w:sdt>
    <w:sdt>
      <w:sdtPr>
        <w:id w:val="-491522431"/>
        <w:tag w:val="goog_rdk_4817"/>
      </w:sdtPr>
      <w:sdtContent>
        <w:p w:rsidR="00000000" w:rsidDel="00000000" w:rsidP="00000000" w:rsidRDefault="00000000" w:rsidRPr="00000000" w14:paraId="0000043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09345165"/>
              <w:tag w:val="goog_rdk_4814"/>
            </w:sdtPr>
            <w:sdtContent>
              <w:ins w:author="Rossi Rossi" w:id="117" w:date="2026-09-22T06:56:59Z">
                <w:sdt>
                  <w:sdtPr>
                    <w:id w:val="-1638195832"/>
                    <w:tag w:val="goog_rdk_4815"/>
                  </w:sdtPr>
                  <w:sdtContent>
                    <w:del w:author="Animefor Me" w:id="15" w:date="2026-09-29T09:36:34Z"/>
                  </w:sdtContent>
                </w:sdt>
              </w:ins>
              <w:sdt>
                <w:sdtPr>
                  <w:id w:val="1791393923"/>
                  <w:tag w:val="goog_rdk_481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17" w:date="2026-09-22T06:56:59Z">
                <w:del w:author="Animefor Me" w:id="15" w:date="2026-09-29T09:36:34Z"/>
              </w:ins>
            </w:sdtContent>
          </w:sdt>
        </w:p>
      </w:sdtContent>
    </w:sdt>
    <w:sdt>
      <w:sdtPr>
        <w:id w:val="1435678843"/>
        <w:tag w:val="goog_rdk_4821"/>
      </w:sdtPr>
      <w:sdtContent>
        <w:p w:rsidR="00000000" w:rsidDel="00000000" w:rsidP="00000000" w:rsidRDefault="00000000" w:rsidRPr="00000000" w14:paraId="0000043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49934176"/>
              <w:tag w:val="goog_rdk_4818"/>
            </w:sdtPr>
            <w:sdtContent>
              <w:ins w:author="Rossi Rossi" w:id="117" w:date="2026-09-22T06:56:59Z">
                <w:sdt>
                  <w:sdtPr>
                    <w:id w:val="-1733456946"/>
                    <w:tag w:val="goog_rdk_4819"/>
                  </w:sdtPr>
                  <w:sdtContent>
                    <w:del w:author="Animefor Me" w:id="15" w:date="2026-09-29T09:36:34Z"/>
                  </w:sdtContent>
                </w:sdt>
              </w:ins>
              <w:sdt>
                <w:sdtPr>
                  <w:id w:val="-1662534864"/>
                  <w:tag w:val="goog_rdk_482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17" w:date="2026-09-22T06:56:59Z">
                <w:del w:author="Animefor Me" w:id="15" w:date="2026-09-29T09:36:34Z"/>
              </w:ins>
            </w:sdtContent>
          </w:sdt>
        </w:p>
      </w:sdtContent>
    </w:sdt>
    <w:sdt>
      <w:sdtPr>
        <w:id w:val="369225030"/>
        <w:tag w:val="goog_rdk_4825"/>
      </w:sdtPr>
      <w:sdtContent>
        <w:p w:rsidR="00000000" w:rsidDel="00000000" w:rsidP="00000000" w:rsidRDefault="00000000" w:rsidRPr="00000000" w14:paraId="0000043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19839796"/>
              <w:tag w:val="goog_rdk_4822"/>
            </w:sdtPr>
            <w:sdtContent>
              <w:ins w:author="Rossi Rossi" w:id="117" w:date="2026-09-22T06:56:59Z">
                <w:sdt>
                  <w:sdtPr>
                    <w:id w:val="-1760245916"/>
                    <w:tag w:val="goog_rdk_4823"/>
                  </w:sdtPr>
                  <w:sdtContent>
                    <w:del w:author="Animefor Me" w:id="15" w:date="2026-09-29T09:36:34Z"/>
                  </w:sdtContent>
                </w:sdt>
              </w:ins>
              <w:sdt>
                <w:sdtPr>
                  <w:id w:val="1169500618"/>
                  <w:tag w:val="goog_rdk_482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Language API**.</w:delText>
                      </w:r>
                    </w:del>
                  </w:ins>
                </w:sdtContent>
              </w:sdt>
              <w:ins w:author="Rossi Rossi" w:id="117" w:date="2026-09-22T06:56:59Z">
                <w:del w:author="Animefor Me" w:id="15" w:date="2026-09-29T09:36:34Z"/>
              </w:ins>
            </w:sdtContent>
          </w:sdt>
        </w:p>
      </w:sdtContent>
    </w:sdt>
    <w:sdt>
      <w:sdtPr>
        <w:id w:val="1916706895"/>
        <w:tag w:val="goog_rdk_4829"/>
      </w:sdtPr>
      <w:sdtContent>
        <w:p w:rsidR="00000000" w:rsidDel="00000000" w:rsidP="00000000" w:rsidRDefault="00000000" w:rsidRPr="00000000" w14:paraId="0000043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40755532"/>
              <w:tag w:val="goog_rdk_4826"/>
            </w:sdtPr>
            <w:sdtContent>
              <w:ins w:author="Rossi Rossi" w:id="117" w:date="2026-09-22T06:56:59Z">
                <w:sdt>
                  <w:sdtPr>
                    <w:id w:val="-429802195"/>
                    <w:tag w:val="goog_rdk_4827"/>
                  </w:sdtPr>
                  <w:sdtContent>
                    <w:del w:author="Animefor Me" w:id="15" w:date="2026-09-29T09:36:34Z"/>
                  </w:sdtContent>
                </w:sdt>
              </w:ins>
              <w:sdt>
                <w:sdtPr>
                  <w:id w:val="1377919635"/>
                  <w:tag w:val="goog_rdk_482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Click **Save**. Create a separate, restricted key in AI Studio to continue using the Gemini API.</w:delText>
                      </w:r>
                    </w:del>
                  </w:ins>
                </w:sdtContent>
              </w:sdt>
              <w:ins w:author="Rossi Rossi" w:id="117" w:date="2026-09-22T06:56:59Z">
                <w:del w:author="Animefor Me" w:id="15" w:date="2026-09-29T09:36:34Z"/>
              </w:ins>
            </w:sdtContent>
          </w:sdt>
        </w:p>
      </w:sdtContent>
    </w:sdt>
    <w:sdt>
      <w:sdtPr>
        <w:id w:val="466944366"/>
        <w:tag w:val="goog_rdk_4833"/>
      </w:sdtPr>
      <w:sdtContent>
        <w:p w:rsidR="00000000" w:rsidDel="00000000" w:rsidP="00000000" w:rsidRDefault="00000000" w:rsidRPr="00000000" w14:paraId="0000043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19726607"/>
              <w:tag w:val="goog_rdk_4830"/>
            </w:sdtPr>
            <w:sdtContent>
              <w:ins w:author="Rossi Rossi" w:id="117" w:date="2026-09-22T06:56:59Z">
                <w:sdt>
                  <w:sdtPr>
                    <w:id w:val="-1351090907"/>
                    <w:tag w:val="goog_rdk_4831"/>
                  </w:sdtPr>
                  <w:sdtContent>
                    <w:del w:author="Animefor Me" w:id="15" w:date="2026-09-29T09:36:34Z"/>
                  </w:sdtContent>
                </w:sdt>
              </w:ins>
              <w:sdt>
                <w:sdtPr>
                  <w:id w:val="880416700"/>
                  <w:tag w:val="goog_rdk_483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74748615"/>
        <w:tag w:val="goog_rdk_4843"/>
      </w:sdtPr>
      <w:sdtContent>
        <w:p w:rsidR="00000000" w:rsidDel="00000000" w:rsidP="00000000" w:rsidRDefault="00000000" w:rsidRPr="00000000" w14:paraId="0000044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85902228"/>
              <w:tag w:val="goog_rdk_4834"/>
            </w:sdtPr>
            <w:sdtContent>
              <w:ins w:author="Rossi Rossi" w:id="117" w:date="2026-09-22T06:56:59Z">
                <w:sdt>
                  <w:sdtPr>
                    <w:id w:val="1721720939"/>
                    <w:tag w:val="goog_rdk_4835"/>
                  </w:sdtPr>
                  <w:sdtContent>
                    <w:del w:author="Animefor Me" w:id="15" w:date="2026-09-29T09:36:34Z"/>
                  </w:sdtContent>
                </w:sdt>
              </w:ins>
              <w:sdt>
                <w:sdtPr>
                  <w:id w:val="-1646752265"/>
                  <w:tag w:val="goog_rdk_483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Blocked dormant keys</w:delText>
                      </w:r>
                    </w:del>
                  </w:ins>
                </w:sdtContent>
              </w:sdt>
              <w:ins w:author="Rossi Rossi" w:id="117" w:date="2026-09-22T06:56:59Z">
                <w:del w:author="Animefor Me" w:id="15" w:date="2026-09-29T09:36:34Z"/>
              </w:ins>
            </w:sdtContent>
          </w:sdt>
          <w:sdt>
            <w:sdtPr>
              <w:id w:val="1410857077"/>
              <w:tag w:val="goog_rdk_4837"/>
            </w:sdtPr>
            <w:sdtContent>
              <w:ins w:author="VENNILA .M" w:id="140" w:date="2026-09-30T10:03:02Z">
                <w:sdt>
                  <w:sdtPr>
                    <w:id w:val="467356009"/>
                    <w:tag w:val="goog_rdk_4838"/>
                  </w:sdtPr>
                  <w:sdtContent>
                    <w:del w:author="Animefor Me" w:id="15" w:date="2026-09-29T09:36:34Z"/>
                  </w:sdtContent>
                </w:sdt>
              </w:ins>
              <w:sdt>
                <w:sdtPr>
                  <w:id w:val="1780024677"/>
                  <w:tag w:val="goog_rdk_4839"/>
                </w:sdtPr>
                <w:sdtContent>
                  <w:ins w:author="VENNILA .M" w:id="140" w:date="2026-09-30T10:03:0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w:delText>
                      </w:r>
                    </w:del>
                  </w:ins>
                </w:sdtContent>
              </w:sdt>
              <w:ins w:author="VENNILA .M" w:id="140" w:date="2026-09-30T10:03:02Z">
                <w:del w:author="Animefor Me" w:id="15" w:date="2026-09-29T09:36:34Z"/>
              </w:ins>
            </w:sdtContent>
          </w:sdt>
          <w:sdt>
            <w:sdtPr>
              <w:id w:val="1356245374"/>
              <w:tag w:val="goog_rdk_4840"/>
            </w:sdtPr>
            <w:sdtContent>
              <w:ins w:author="Rossi Rossi" w:id="117" w:date="2026-09-22T06:56:59Z">
                <w:sdt>
                  <w:sdtPr>
                    <w:id w:val="838362309"/>
                    <w:tag w:val="goog_rdk_4841"/>
                  </w:sdtPr>
                  <w:sdtContent>
                    <w:del w:author="Animefor Me" w:id="15" w:date="2026-09-29T09:36:34Z"/>
                  </w:sdtContent>
                </w:sdt>
              </w:ins>
              <w:sdt>
                <w:sdtPr>
                  <w:id w:val="134358893"/>
                  <w:tag w:val="goog_rdk_484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7174238"/>
        <w:tag w:val="goog_rdk_4847"/>
      </w:sdtPr>
      <w:sdtContent>
        <w:p w:rsidR="00000000" w:rsidDel="00000000" w:rsidP="00000000" w:rsidRDefault="00000000" w:rsidRPr="00000000" w14:paraId="0000044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71958934"/>
              <w:tag w:val="goog_rdk_4844"/>
            </w:sdtPr>
            <w:sdtContent>
              <w:ins w:author="Rossi Rossi" w:id="117" w:date="2026-09-22T06:56:59Z">
                <w:sdt>
                  <w:sdtPr>
                    <w:id w:val="558485380"/>
                    <w:tag w:val="goog_rdk_4845"/>
                  </w:sdtPr>
                  <w:sdtContent>
                    <w:del w:author="Animefor Me" w:id="15" w:date="2026-09-29T09:36:34Z"/>
                  </w:sdtContent>
                </w:sdt>
              </w:ins>
              <w:sdt>
                <w:sdtPr>
                  <w:id w:val="831547733"/>
                  <w:tag w:val="goog_rdk_484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76248047"/>
        <w:tag w:val="goog_rdk_4851"/>
      </w:sdtPr>
      <w:sdtContent>
        <w:p w:rsidR="00000000" w:rsidDel="00000000" w:rsidP="00000000" w:rsidRDefault="00000000" w:rsidRPr="00000000" w14:paraId="0000044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10147431"/>
              <w:tag w:val="goog_rdk_4848"/>
            </w:sdtPr>
            <w:sdtContent>
              <w:ins w:author="Rossi Rossi" w:id="117" w:date="2026-09-22T06:56:59Z">
                <w:sdt>
                  <w:sdtPr>
                    <w:id w:val="-312975419"/>
                    <w:tag w:val="goog_rdk_4849"/>
                  </w:sdtPr>
                  <w:sdtContent>
                    <w:del w:author="Animefor Me" w:id="15" w:date="2026-09-29T09:36:34Z"/>
                  </w:sdtContent>
                </w:sdt>
              </w:ins>
              <w:sdt>
                <w:sdtPr>
                  <w:id w:val="-1369690349"/>
                  <w:tag w:val="goog_rdk_48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Starting May 7, 2026, the Gemini API blocks unrestricted API keys that have</w:delText>
                      </w:r>
                    </w:del>
                  </w:ins>
                </w:sdtContent>
              </w:sdt>
              <w:ins w:author="Rossi Rossi" w:id="117" w:date="2026-09-22T06:56:59Z">
                <w:del w:author="Animefor Me" w:id="15" w:date="2026-09-29T09:36:34Z"/>
              </w:ins>
            </w:sdtContent>
          </w:sdt>
        </w:p>
      </w:sdtContent>
    </w:sdt>
    <w:sdt>
      <w:sdtPr>
        <w:id w:val="-138208172"/>
        <w:tag w:val="goog_rdk_4855"/>
      </w:sdtPr>
      <w:sdtContent>
        <w:p w:rsidR="00000000" w:rsidDel="00000000" w:rsidP="00000000" w:rsidRDefault="00000000" w:rsidRPr="00000000" w14:paraId="0000044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15233463"/>
              <w:tag w:val="goog_rdk_4852"/>
            </w:sdtPr>
            <w:sdtContent>
              <w:ins w:author="Rossi Rossi" w:id="117" w:date="2026-09-22T06:56:59Z">
                <w:sdt>
                  <w:sdtPr>
                    <w:id w:val="1675598620"/>
                    <w:tag w:val="goog_rdk_4853"/>
                  </w:sdtPr>
                  <w:sdtContent>
                    <w:del w:author="Animefor Me" w:id="15" w:date="2026-09-29T09:36:34Z"/>
                  </w:sdtContent>
                </w:sdt>
              </w:ins>
              <w:sdt>
                <w:sdtPr>
                  <w:id w:val="689435080"/>
                  <w:tag w:val="goog_rdk_485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been dormant for an extended period. These keys show a **Blocked** tag in AI</w:delText>
                      </w:r>
                    </w:del>
                  </w:ins>
                </w:sdtContent>
              </w:sdt>
              <w:ins w:author="Rossi Rossi" w:id="117" w:date="2026-09-22T06:56:59Z">
                <w:del w:author="Animefor Me" w:id="15" w:date="2026-09-29T09:36:34Z"/>
              </w:ins>
            </w:sdtContent>
          </w:sdt>
        </w:p>
      </w:sdtContent>
    </w:sdt>
    <w:sdt>
      <w:sdtPr>
        <w:id w:val="1142942242"/>
        <w:tag w:val="goog_rdk_4859"/>
      </w:sdtPr>
      <w:sdtContent>
        <w:p w:rsidR="00000000" w:rsidDel="00000000" w:rsidP="00000000" w:rsidRDefault="00000000" w:rsidRPr="00000000" w14:paraId="0000044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8418615"/>
              <w:tag w:val="goog_rdk_4856"/>
            </w:sdtPr>
            <w:sdtContent>
              <w:ins w:author="Rossi Rossi" w:id="117" w:date="2026-09-22T06:56:59Z">
                <w:sdt>
                  <w:sdtPr>
                    <w:id w:val="-212531893"/>
                    <w:tag w:val="goog_rdk_4857"/>
                  </w:sdtPr>
                  <w:sdtContent>
                    <w:del w:author="Animefor Me" w:id="15" w:date="2026-09-29T09:36:34Z"/>
                  </w:sdtContent>
                </w:sdt>
              </w:ins>
              <w:sdt>
                <w:sdtPr>
                  <w:id w:val="-1358867793"/>
                  <w:tag w:val="goog_rdk_485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Studio. You must generate a new key or use an existing restricted key to</w:delText>
                      </w:r>
                    </w:del>
                  </w:ins>
                </w:sdtContent>
              </w:sdt>
              <w:ins w:author="Rossi Rossi" w:id="117" w:date="2026-09-22T06:56:59Z">
                <w:del w:author="Animefor Me" w:id="15" w:date="2026-09-29T09:36:34Z"/>
              </w:ins>
            </w:sdtContent>
          </w:sdt>
        </w:p>
      </w:sdtContent>
    </w:sdt>
    <w:sdt>
      <w:sdtPr>
        <w:id w:val="2005920858"/>
        <w:tag w:val="goog_rdk_4863"/>
      </w:sdtPr>
      <w:sdtContent>
        <w:p w:rsidR="00000000" w:rsidDel="00000000" w:rsidP="00000000" w:rsidRDefault="00000000" w:rsidRPr="00000000" w14:paraId="0000044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113713721"/>
              <w:tag w:val="goog_rdk_4860"/>
            </w:sdtPr>
            <w:sdtContent>
              <w:ins w:author="Rossi Rossi" w:id="117" w:date="2026-09-22T06:56:59Z">
                <w:sdt>
                  <w:sdtPr>
                    <w:id w:val="-1893905712"/>
                    <w:tag w:val="goog_rdk_4861"/>
                  </w:sdtPr>
                  <w:sdtContent>
                    <w:del w:author="Animefor Me" w:id="15" w:date="2026-09-29T09:36:34Z"/>
                  </w:sdtContent>
                </w:sdt>
              </w:ins>
              <w:sdt>
                <w:sdtPr>
                  <w:id w:val="1306153843"/>
                  <w:tag w:val="goog_rdk_486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continue.</w:delText>
                      </w:r>
                    </w:del>
                  </w:ins>
                </w:sdtContent>
              </w:sdt>
              <w:ins w:author="Rossi Rossi" w:id="117" w:date="2026-09-22T06:56:59Z">
                <w:del w:author="Animefor Me" w:id="15" w:date="2026-09-29T09:36:34Z"/>
              </w:ins>
            </w:sdtContent>
          </w:sdt>
        </w:p>
      </w:sdtContent>
    </w:sdt>
    <w:sdt>
      <w:sdtPr>
        <w:id w:val="-1304015612"/>
        <w:tag w:val="goog_rdk_4867"/>
      </w:sdtPr>
      <w:sdtContent>
        <w:p w:rsidR="00000000" w:rsidDel="00000000" w:rsidP="00000000" w:rsidRDefault="00000000" w:rsidRPr="00000000" w14:paraId="0000044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01782412"/>
              <w:tag w:val="goog_rdk_4864"/>
            </w:sdtPr>
            <w:sdtContent>
              <w:ins w:author="Rossi Rossi" w:id="117" w:date="2026-09-22T06:56:59Z">
                <w:sdt>
                  <w:sdtPr>
                    <w:id w:val="-2046481604"/>
                    <w:tag w:val="goog_rdk_4865"/>
                  </w:sdtPr>
                  <w:sdtContent>
                    <w:del w:author="Animefor Me" w:id="15" w:date="2026-09-29T09:36:34Z"/>
                  </w:sdtContent>
                </w:sdt>
              </w:ins>
              <w:sdt>
                <w:sdtPr>
                  <w:id w:val="-852563600"/>
                  <w:tag w:val="goog_rdk_486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02187509"/>
        <w:tag w:val="goog_rdk_4871"/>
      </w:sdtPr>
      <w:sdtContent>
        <w:p w:rsidR="00000000" w:rsidDel="00000000" w:rsidP="00000000" w:rsidRDefault="00000000" w:rsidRPr="00000000" w14:paraId="0000044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42735355"/>
              <w:tag w:val="goog_rdk_4868"/>
            </w:sdtPr>
            <w:sdtContent>
              <w:ins w:author="Rossi Rossi" w:id="117" w:date="2026-09-22T06:56:59Z">
                <w:sdt>
                  <w:sdtPr>
                    <w:id w:val="-773443353"/>
                    <w:tag w:val="goog_rdk_4869"/>
                  </w:sdtPr>
                  <w:sdtContent>
                    <w:del w:author="Animefor Me" w:id="15" w:date="2026-09-29T09:36:34Z"/>
                  </w:sdtContent>
                </w:sdt>
              </w:ins>
              <w:sdt>
                <w:sdtPr>
                  <w:id w:val="1753994842"/>
                  <w:tag w:val="goog_rdk_487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Migrate to an auth key</w:delText>
                      </w:r>
                    </w:del>
                  </w:ins>
                </w:sdtContent>
              </w:sdt>
              <w:ins w:author="Rossi Rossi" w:id="117" w:date="2026-09-22T06:56:59Z">
                <w:del w:author="Animefor Me" w:id="15" w:date="2026-09-29T09:36:34Z"/>
              </w:ins>
            </w:sdtContent>
          </w:sdt>
        </w:p>
      </w:sdtContent>
    </w:sdt>
    <w:sdt>
      <w:sdtPr>
        <w:id w:val="-2133155886"/>
        <w:tag w:val="goog_rdk_4875"/>
      </w:sdtPr>
      <w:sdtContent>
        <w:p w:rsidR="00000000" w:rsidDel="00000000" w:rsidP="00000000" w:rsidRDefault="00000000" w:rsidRPr="00000000" w14:paraId="0000044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36482250"/>
              <w:tag w:val="goog_rdk_4872"/>
            </w:sdtPr>
            <w:sdtContent>
              <w:ins w:author="Rossi Rossi" w:id="117" w:date="2026-09-22T06:56:59Z">
                <w:sdt>
                  <w:sdtPr>
                    <w:id w:val="-593395719"/>
                    <w:tag w:val="goog_rdk_4873"/>
                  </w:sdtPr>
                  <w:sdtContent>
                    <w:del w:author="Animefor Me" w:id="15" w:date="2026-09-29T09:36:34Z"/>
                  </w:sdtContent>
                </w:sdt>
              </w:ins>
              <w:sdt>
                <w:sdtPr>
                  <w:id w:val="519566243"/>
                  <w:tag w:val="goog_rdk_487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83928876"/>
        <w:tag w:val="goog_rdk_4879"/>
      </w:sdtPr>
      <w:sdtContent>
        <w:p w:rsidR="00000000" w:rsidDel="00000000" w:rsidP="00000000" w:rsidRDefault="00000000" w:rsidRPr="00000000" w14:paraId="0000044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24453246"/>
              <w:tag w:val="goog_rdk_4876"/>
            </w:sdtPr>
            <w:sdtContent>
              <w:ins w:author="Rossi Rossi" w:id="117" w:date="2026-09-22T06:56:59Z">
                <w:sdt>
                  <w:sdtPr>
                    <w:id w:val="-62305694"/>
                    <w:tag w:val="goog_rdk_4877"/>
                  </w:sdtPr>
                  <w:sdtContent>
                    <w:del w:author="Animefor Me" w:id="15" w:date="2026-09-29T09:36:34Z"/>
                  </w:sdtContent>
                </w:sdt>
              </w:ins>
              <w:sdt>
                <w:sdtPr>
                  <w:id w:val="-1896260503"/>
                  <w:tag w:val="goog_rdk_487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Follow these steps to create a new auth API key and update your applications:</w:delText>
                      </w:r>
                    </w:del>
                  </w:ins>
                </w:sdtContent>
              </w:sdt>
              <w:ins w:author="Rossi Rossi" w:id="117" w:date="2026-09-22T06:56:59Z">
                <w:del w:author="Animefor Me" w:id="15" w:date="2026-09-29T09:36:34Z"/>
              </w:ins>
            </w:sdtContent>
          </w:sdt>
        </w:p>
      </w:sdtContent>
    </w:sdt>
    <w:sdt>
      <w:sdtPr>
        <w:id w:val="529111246"/>
        <w:tag w:val="goog_rdk_4883"/>
      </w:sdtPr>
      <w:sdtContent>
        <w:p w:rsidR="00000000" w:rsidDel="00000000" w:rsidP="00000000" w:rsidRDefault="00000000" w:rsidRPr="00000000" w14:paraId="0000044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75499338"/>
              <w:tag w:val="goog_rdk_4880"/>
            </w:sdtPr>
            <w:sdtContent>
              <w:ins w:author="Rossi Rossi" w:id="117" w:date="2026-09-22T06:56:59Z">
                <w:sdt>
                  <w:sdtPr>
                    <w:id w:val="-760499288"/>
                    <w:tag w:val="goog_rdk_4881"/>
                  </w:sdtPr>
                  <w:sdtContent>
                    <w:del w:author="Animefor Me" w:id="15" w:date="2026-09-29T09:36:34Z"/>
                  </w:sdtContent>
                </w:sdt>
              </w:ins>
              <w:sdt>
                <w:sdtPr>
                  <w:id w:val="-67886918"/>
                  <w:tag w:val="goog_rdk_488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656850299"/>
        <w:tag w:val="goog_rdk_4887"/>
      </w:sdtPr>
      <w:sdtContent>
        <w:p w:rsidR="00000000" w:rsidDel="00000000" w:rsidP="00000000" w:rsidRDefault="00000000" w:rsidRPr="00000000" w14:paraId="0000044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19732710"/>
              <w:tag w:val="goog_rdk_4884"/>
            </w:sdtPr>
            <w:sdtContent>
              <w:ins w:author="Rossi Rossi" w:id="117" w:date="2026-09-22T06:56:59Z">
                <w:sdt>
                  <w:sdtPr>
                    <w:id w:val="-340250307"/>
                    <w:tag w:val="goog_rdk_4885"/>
                  </w:sdtPr>
                  <w:sdtContent>
                    <w:del w:author="Animefor Me" w:id="15" w:date="2026-09-29T09:36:34Z"/>
                  </w:sdtContent>
                </w:sdt>
              </w:ins>
              <w:sdt>
                <w:sdtPr>
                  <w:id w:val="1006661393"/>
                  <w:tag w:val="goog_rdk_488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Go to the [AI Studio API Keys page](https://aistudio.google.com/api-keys).</w:delText>
                      </w:r>
                    </w:del>
                  </w:ins>
                </w:sdtContent>
              </w:sdt>
              <w:ins w:author="Rossi Rossi" w:id="117" w:date="2026-09-22T06:56:59Z">
                <w:del w:author="Animefor Me" w:id="15" w:date="2026-09-29T09:36:34Z"/>
              </w:ins>
            </w:sdtContent>
          </w:sdt>
        </w:p>
      </w:sdtContent>
    </w:sdt>
    <w:sdt>
      <w:sdtPr>
        <w:id w:val="587444886"/>
        <w:tag w:val="goog_rdk_4891"/>
      </w:sdtPr>
      <w:sdtContent>
        <w:p w:rsidR="00000000" w:rsidDel="00000000" w:rsidP="00000000" w:rsidRDefault="00000000" w:rsidRPr="00000000" w14:paraId="0000044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69321710"/>
              <w:tag w:val="goog_rdk_4888"/>
            </w:sdtPr>
            <w:sdtContent>
              <w:ins w:author="Rossi Rossi" w:id="117" w:date="2026-09-22T06:56:59Z">
                <w:sdt>
                  <w:sdtPr>
                    <w:id w:val="380285482"/>
                    <w:tag w:val="goog_rdk_4889"/>
                  </w:sdtPr>
                  <w:sdtContent>
                    <w:del w:author="Animefor Me" w:id="15" w:date="2026-09-29T09:36:34Z"/>
                  </w:sdtContent>
                </w:sdt>
              </w:ins>
              <w:sdt>
                <w:sdtPr>
                  <w:id w:val="313680625"/>
                  <w:tag w:val="goog_rdk_489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Check the **Key Type** column to identify any keys listed as **Standard**.</w:delText>
                      </w:r>
                    </w:del>
                  </w:ins>
                </w:sdtContent>
              </w:sdt>
              <w:ins w:author="Rossi Rossi" w:id="117" w:date="2026-09-22T06:56:59Z">
                <w:del w:author="Animefor Me" w:id="15" w:date="2026-09-29T09:36:34Z"/>
              </w:ins>
            </w:sdtContent>
          </w:sdt>
        </w:p>
      </w:sdtContent>
    </w:sdt>
    <w:sdt>
      <w:sdtPr>
        <w:id w:val="-1878726833"/>
        <w:tag w:val="goog_rdk_4895"/>
      </w:sdtPr>
      <w:sdtContent>
        <w:p w:rsidR="00000000" w:rsidDel="00000000" w:rsidP="00000000" w:rsidRDefault="00000000" w:rsidRPr="00000000" w14:paraId="0000044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99323195"/>
              <w:tag w:val="goog_rdk_4892"/>
            </w:sdtPr>
            <w:sdtContent>
              <w:ins w:author="Rossi Rossi" w:id="117" w:date="2026-09-22T06:56:59Z">
                <w:sdt>
                  <w:sdtPr>
                    <w:id w:val="-3793703"/>
                    <w:tag w:val="goog_rdk_4893"/>
                  </w:sdtPr>
                  <w:sdtContent>
                    <w:del w:author="Animefor Me" w:id="15" w:date="2026-09-29T09:36:34Z"/>
                  </w:sdtContent>
                </w:sdt>
              </w:ins>
              <w:sdt>
                <w:sdtPr>
                  <w:id w:val="938859629"/>
                  <w:tag w:val="goog_rdk_489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Click **Create API key** to generate a new key. All new keys created in AI Studio are automatically created as auth keys.</w:delText>
                      </w:r>
                    </w:del>
                  </w:ins>
                </w:sdtContent>
              </w:sdt>
              <w:ins w:author="Rossi Rossi" w:id="117" w:date="2026-09-22T06:56:59Z">
                <w:del w:author="Animefor Me" w:id="15" w:date="2026-09-29T09:36:34Z"/>
              </w:ins>
            </w:sdtContent>
          </w:sdt>
        </w:p>
      </w:sdtContent>
    </w:sdt>
    <w:sdt>
      <w:sdtPr>
        <w:id w:val="-1043061448"/>
        <w:tag w:val="goog_rdk_4899"/>
      </w:sdtPr>
      <w:sdtContent>
        <w:p w:rsidR="00000000" w:rsidDel="00000000" w:rsidP="00000000" w:rsidRDefault="00000000" w:rsidRPr="00000000" w14:paraId="0000044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5997530"/>
              <w:tag w:val="goog_rdk_4896"/>
            </w:sdtPr>
            <w:sdtContent>
              <w:ins w:author="Rossi Rossi" w:id="117" w:date="2026-09-22T06:56:59Z">
                <w:sdt>
                  <w:sdtPr>
                    <w:id w:val="133295031"/>
                    <w:tag w:val="goog_rdk_4897"/>
                  </w:sdtPr>
                  <w:sdtContent>
                    <w:del w:author="Animefor Me" w:id="15" w:date="2026-09-29T09:36:34Z"/>
                  </w:sdtContent>
                </w:sdt>
              </w:ins>
              <w:sdt>
                <w:sdtPr>
                  <w:id w:val="-1202383082"/>
                  <w:tag w:val="goog_rdk_489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4. Copy the new auth API key.</w:delText>
                      </w:r>
                    </w:del>
                  </w:ins>
                </w:sdtContent>
              </w:sdt>
              <w:ins w:author="Rossi Rossi" w:id="117" w:date="2026-09-22T06:56:59Z">
                <w:del w:author="Animefor Me" w:id="15" w:date="2026-09-29T09:36:34Z"/>
              </w:ins>
            </w:sdtContent>
          </w:sdt>
        </w:p>
      </w:sdtContent>
    </w:sdt>
    <w:sdt>
      <w:sdtPr>
        <w:id w:val="-1067701332"/>
        <w:tag w:val="goog_rdk_4903"/>
      </w:sdtPr>
      <w:sdtContent>
        <w:p w:rsidR="00000000" w:rsidDel="00000000" w:rsidP="00000000" w:rsidRDefault="00000000" w:rsidRPr="00000000" w14:paraId="0000044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88849539"/>
              <w:tag w:val="goog_rdk_4900"/>
            </w:sdtPr>
            <w:sdtContent>
              <w:ins w:author="Rossi Rossi" w:id="117" w:date="2026-09-22T06:56:59Z">
                <w:sdt>
                  <w:sdtPr>
                    <w:id w:val="-1929054870"/>
                    <w:tag w:val="goog_rdk_4901"/>
                  </w:sdtPr>
                  <w:sdtContent>
                    <w:del w:author="Animefor Me" w:id="15" w:date="2026-09-29T09:36:34Z"/>
                  </w:sdtContent>
                </w:sdt>
              </w:ins>
              <w:sdt>
                <w:sdtPr>
                  <w:id w:val="-402594725"/>
                  <w:tag w:val="goog_rdk_490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5. Update your application code, environment variables, and any deployment configurations to use the new auth API key.</w:delText>
                      </w:r>
                    </w:del>
                  </w:ins>
                </w:sdtContent>
              </w:sdt>
              <w:ins w:author="Rossi Rossi" w:id="117" w:date="2026-09-22T06:56:59Z">
                <w:del w:author="Animefor Me" w:id="15" w:date="2026-09-29T09:36:34Z"/>
              </w:ins>
            </w:sdtContent>
          </w:sdt>
        </w:p>
      </w:sdtContent>
    </w:sdt>
    <w:sdt>
      <w:sdtPr>
        <w:id w:val="856354466"/>
        <w:tag w:val="goog_rdk_4907"/>
      </w:sdtPr>
      <w:sdtContent>
        <w:p w:rsidR="00000000" w:rsidDel="00000000" w:rsidP="00000000" w:rsidRDefault="00000000" w:rsidRPr="00000000" w14:paraId="0000045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9076045"/>
              <w:tag w:val="goog_rdk_4904"/>
            </w:sdtPr>
            <w:sdtContent>
              <w:ins w:author="Rossi Rossi" w:id="117" w:date="2026-09-22T06:56:59Z">
                <w:sdt>
                  <w:sdtPr>
                    <w:id w:val="623488854"/>
                    <w:tag w:val="goog_rdk_4905"/>
                  </w:sdtPr>
                  <w:sdtContent>
                    <w:del w:author="Animefor Me" w:id="15" w:date="2026-09-29T09:36:34Z"/>
                  </w:sdtContent>
                </w:sdt>
              </w:ins>
              <w:sdt>
                <w:sdtPr>
                  <w:id w:val="570275991"/>
                  <w:tag w:val="goog_rdk_490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6. Test your application to confirm it works correctly with the new key.</w:delText>
                      </w:r>
                    </w:del>
                  </w:ins>
                </w:sdtContent>
              </w:sdt>
              <w:ins w:author="Rossi Rossi" w:id="117" w:date="2026-09-22T06:56:59Z">
                <w:del w:author="Animefor Me" w:id="15" w:date="2026-09-29T09:36:34Z"/>
              </w:ins>
            </w:sdtContent>
          </w:sdt>
        </w:p>
      </w:sdtContent>
    </w:sdt>
    <w:sdt>
      <w:sdtPr>
        <w:id w:val="-1678482267"/>
        <w:tag w:val="goog_rdk_4911"/>
      </w:sdtPr>
      <w:sdtContent>
        <w:p w:rsidR="00000000" w:rsidDel="00000000" w:rsidP="00000000" w:rsidRDefault="00000000" w:rsidRPr="00000000" w14:paraId="0000045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97604224"/>
              <w:tag w:val="goog_rdk_4908"/>
            </w:sdtPr>
            <w:sdtContent>
              <w:ins w:author="Rossi Rossi" w:id="117" w:date="2026-09-22T06:56:59Z">
                <w:sdt>
                  <w:sdtPr>
                    <w:id w:val="1641444040"/>
                    <w:tag w:val="goog_rdk_4909"/>
                  </w:sdtPr>
                  <w:sdtContent>
                    <w:del w:author="Animefor Me" w:id="15" w:date="2026-09-29T09:36:34Z"/>
                  </w:sdtContent>
                </w:sdt>
              </w:ins>
              <w:sdt>
                <w:sdtPr>
                  <w:id w:val="-2093942984"/>
                  <w:tag w:val="goog_rdk_491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7. Once verified, delete or revoke your old traffic key to prevent misuse.</w:delText>
                      </w:r>
                    </w:del>
                  </w:ins>
                </w:sdtContent>
              </w:sdt>
              <w:ins w:author="Rossi Rossi" w:id="117" w:date="2026-09-22T06:56:59Z">
                <w:del w:author="Animefor Me" w:id="15" w:date="2026-09-29T09:36:34Z"/>
              </w:ins>
            </w:sdtContent>
          </w:sdt>
        </w:p>
      </w:sdtContent>
    </w:sdt>
    <w:sdt>
      <w:sdtPr>
        <w:id w:val="-479203659"/>
        <w:tag w:val="goog_rdk_4915"/>
      </w:sdtPr>
      <w:sdtContent>
        <w:p w:rsidR="00000000" w:rsidDel="00000000" w:rsidP="00000000" w:rsidRDefault="00000000" w:rsidRPr="00000000" w14:paraId="0000045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955253"/>
              <w:tag w:val="goog_rdk_4912"/>
            </w:sdtPr>
            <w:sdtContent>
              <w:ins w:author="Rossi Rossi" w:id="117" w:date="2026-09-22T06:56:59Z">
                <w:sdt>
                  <w:sdtPr>
                    <w:id w:val="-1215392784"/>
                    <w:tag w:val="goog_rdk_4913"/>
                  </w:sdtPr>
                  <w:sdtContent>
                    <w:del w:author="Animefor Me" w:id="15" w:date="2026-09-29T09:36:34Z"/>
                  </w:sdtContent>
                </w:sdt>
              </w:ins>
              <w:sdt>
                <w:sdtPr>
                  <w:id w:val="-1410455642"/>
                  <w:tag w:val="goog_rdk_491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87153633"/>
        <w:tag w:val="goog_rdk_4919"/>
      </w:sdtPr>
      <w:sdtContent>
        <w:p w:rsidR="00000000" w:rsidDel="00000000" w:rsidP="00000000" w:rsidRDefault="00000000" w:rsidRPr="00000000" w14:paraId="0000045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36769043"/>
              <w:tag w:val="goog_rdk_4916"/>
            </w:sdtPr>
            <w:sdtContent>
              <w:ins w:author="Rossi Rossi" w:id="117" w:date="2026-09-22T06:56:59Z">
                <w:sdt>
                  <w:sdtPr>
                    <w:id w:val="658985322"/>
                    <w:tag w:val="goog_rdk_4917"/>
                  </w:sdtPr>
                  <w:sdtContent>
                    <w:del w:author="Animefor Me" w:id="15" w:date="2026-09-29T09:36:34Z"/>
                  </w:sdtContent>
                </w:sdt>
              </w:ins>
              <w:sdt>
                <w:sdtPr>
                  <w:id w:val="-330038768"/>
                  <w:tag w:val="goog_rdk_491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w:delText>
                      </w:r>
                    </w:del>
                  </w:ins>
                </w:sdtContent>
              </w:sdt>
              <w:ins w:author="Rossi Rossi" w:id="117" w:date="2026-09-22T06:56:59Z">
                <w:del w:author="Animefor Me" w:id="15" w:date="2026-09-29T09:36:34Z"/>
              </w:ins>
            </w:sdtContent>
          </w:sdt>
        </w:p>
      </w:sdtContent>
    </w:sdt>
    <w:sdt>
      <w:sdtPr>
        <w:id w:val="1614089666"/>
        <w:tag w:val="goog_rdk_4923"/>
      </w:sdtPr>
      <w:sdtContent>
        <w:p w:rsidR="00000000" w:rsidDel="00000000" w:rsidP="00000000" w:rsidRDefault="00000000" w:rsidRPr="00000000" w14:paraId="0000045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552744477"/>
              <w:tag w:val="goog_rdk_4920"/>
            </w:sdtPr>
            <w:sdtContent>
              <w:ins w:author="Rossi Rossi" w:id="117" w:date="2026-09-22T06:56:59Z">
                <w:sdt>
                  <w:sdtPr>
                    <w:id w:val="1226699096"/>
                    <w:tag w:val="goog_rdk_4921"/>
                  </w:sdtPr>
                  <w:sdtContent>
                    <w:del w:author="Animefor Me" w:id="15" w:date="2026-09-29T09:36:34Z"/>
                  </w:sdtContent>
                </w:sdt>
              </w:ins>
              <w:sdt>
                <w:sdtPr>
                  <w:id w:val="-1635418663"/>
                  <w:tag w:val="goog_rdk_492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&gt; **Note:** If you don't see your keys, you may need to import your Cloud projects into AI Studio. Refer to the [import projects](https://ai.google.dev/gemini-api/docs/api-key#import-projects) section for instructions.</w:delText>
                      </w:r>
                    </w:del>
                  </w:ins>
                </w:sdtContent>
              </w:sdt>
              <w:ins w:author="Rossi Rossi" w:id="117" w:date="2026-09-22T06:56:59Z">
                <w:del w:author="Animefor Me" w:id="15" w:date="2026-09-29T09:36:34Z"/>
              </w:ins>
            </w:sdtContent>
          </w:sdt>
        </w:p>
      </w:sdtContent>
    </w:sdt>
    <w:sdt>
      <w:sdtPr>
        <w:id w:val="57286684"/>
        <w:tag w:val="goog_rdk_4927"/>
      </w:sdtPr>
      <w:sdtContent>
        <w:p w:rsidR="00000000" w:rsidDel="00000000" w:rsidP="00000000" w:rsidRDefault="00000000" w:rsidRPr="00000000" w14:paraId="0000045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34585716"/>
              <w:tag w:val="goog_rdk_4924"/>
            </w:sdtPr>
            <w:sdtContent>
              <w:ins w:author="Rossi Rossi" w:id="117" w:date="2026-09-22T06:56:59Z">
                <w:sdt>
                  <w:sdtPr>
                    <w:id w:val="-1236627563"/>
                    <w:tag w:val="goog_rdk_4925"/>
                  </w:sdtPr>
                  <w:sdtContent>
                    <w:del w:author="Animefor Me" w:id="15" w:date="2026-09-29T09:36:34Z"/>
                  </w:sdtContent>
                </w:sdt>
              </w:ins>
              <w:sdt>
                <w:sdtPr>
                  <w:id w:val="-2016195254"/>
                  <w:tag w:val="goog_rdk_4926"/>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64962859"/>
        <w:tag w:val="goog_rdk_4931"/>
      </w:sdtPr>
      <w:sdtContent>
        <w:p w:rsidR="00000000" w:rsidDel="00000000" w:rsidP="00000000" w:rsidRDefault="00000000" w:rsidRPr="00000000" w14:paraId="0000045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15517367"/>
              <w:tag w:val="goog_rdk_4928"/>
            </w:sdtPr>
            <w:sdtContent>
              <w:ins w:author="Rossi Rossi" w:id="117" w:date="2026-09-22T06:56:59Z">
                <w:sdt>
                  <w:sdtPr>
                    <w:id w:val="1847946108"/>
                    <w:tag w:val="goog_rdk_4929"/>
                  </w:sdtPr>
                  <w:sdtContent>
                    <w:del w:author="Animefor Me" w:id="15" w:date="2026-09-29T09:36:34Z"/>
                  </w:sdtContent>
                </w:sdt>
              </w:ins>
              <w:sdt>
                <w:sdtPr>
                  <w:id w:val="92173580"/>
                  <w:tag w:val="goog_rdk_493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Limitations</w:delText>
                      </w:r>
                    </w:del>
                  </w:ins>
                </w:sdtContent>
              </w:sdt>
              <w:ins w:author="Rossi Rossi" w:id="117" w:date="2026-09-22T06:56:59Z">
                <w:del w:author="Animefor Me" w:id="15" w:date="2026-09-29T09:36:34Z"/>
              </w:ins>
            </w:sdtContent>
          </w:sdt>
        </w:p>
      </w:sdtContent>
    </w:sdt>
    <w:sdt>
      <w:sdtPr>
        <w:id w:val="495433158"/>
        <w:tag w:val="goog_rdk_4935"/>
      </w:sdtPr>
      <w:sdtContent>
        <w:p w:rsidR="00000000" w:rsidDel="00000000" w:rsidP="00000000" w:rsidRDefault="00000000" w:rsidRPr="00000000" w14:paraId="0000045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19599152"/>
              <w:tag w:val="goog_rdk_4932"/>
            </w:sdtPr>
            <w:sdtContent>
              <w:ins w:author="Rossi Rossi" w:id="117" w:date="2026-09-22T06:56:59Z">
                <w:sdt>
                  <w:sdtPr>
                    <w:id w:val="1609220910"/>
                    <w:tag w:val="goog_rdk_4933"/>
                  </w:sdtPr>
                  <w:sdtContent>
                    <w:del w:author="Animefor Me" w:id="15" w:date="2026-09-29T09:36:34Z"/>
                  </w:sdtContent>
                </w:sdt>
              </w:ins>
              <w:sdt>
                <w:sdtPr>
                  <w:id w:val="1427958018"/>
                  <w:tag w:val="goog_rdk_493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810543296"/>
        <w:tag w:val="goog_rdk_4939"/>
      </w:sdtPr>
      <w:sdtContent>
        <w:p w:rsidR="00000000" w:rsidDel="00000000" w:rsidP="00000000" w:rsidRDefault="00000000" w:rsidRPr="00000000" w14:paraId="0000045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36988358"/>
              <w:tag w:val="goog_rdk_4936"/>
            </w:sdtPr>
            <w:sdtContent>
              <w:ins w:author="Rossi Rossi" w:id="117" w:date="2026-09-22T06:56:59Z">
                <w:sdt>
                  <w:sdtPr>
                    <w:id w:val="2095810723"/>
                    <w:tag w:val="goog_rdk_4937"/>
                  </w:sdtPr>
                  <w:sdtContent>
                    <w:del w:author="Animefor Me" w:id="15" w:date="2026-09-29T09:36:34Z"/>
                  </w:sdtContent>
                </w:sdt>
              </w:ins>
              <w:sdt>
                <w:sdtPr>
                  <w:id w:val="706042813"/>
                  <w:tag w:val="goog_rdk_493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AI Studio imposes the following project and key management limitations:</w:delText>
                      </w:r>
                    </w:del>
                  </w:ins>
                </w:sdtContent>
              </w:sdt>
              <w:ins w:author="Rossi Rossi" w:id="117" w:date="2026-09-22T06:56:59Z">
                <w:del w:author="Animefor Me" w:id="15" w:date="2026-09-29T09:36:34Z"/>
              </w:ins>
            </w:sdtContent>
          </w:sdt>
        </w:p>
      </w:sdtContent>
    </w:sdt>
    <w:sdt>
      <w:sdtPr>
        <w:id w:val="-442992317"/>
        <w:tag w:val="goog_rdk_4943"/>
      </w:sdtPr>
      <w:sdtContent>
        <w:p w:rsidR="00000000" w:rsidDel="00000000" w:rsidP="00000000" w:rsidRDefault="00000000" w:rsidRPr="00000000" w14:paraId="0000045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10794114"/>
              <w:tag w:val="goog_rdk_4940"/>
            </w:sdtPr>
            <w:sdtContent>
              <w:ins w:author="Rossi Rossi" w:id="117" w:date="2026-09-22T06:56:59Z">
                <w:sdt>
                  <w:sdtPr>
                    <w:id w:val="-1522042889"/>
                    <w:tag w:val="goog_rdk_4941"/>
                  </w:sdtPr>
                  <w:sdtContent>
                    <w:del w:author="Animefor Me" w:id="15" w:date="2026-09-29T09:36:34Z"/>
                  </w:sdtContent>
                </w:sdt>
              </w:ins>
              <w:sdt>
                <w:sdtPr>
                  <w:id w:val="-614487185"/>
                  <w:tag w:val="goog_rdk_494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716571203"/>
        <w:tag w:val="goog_rdk_4947"/>
      </w:sdtPr>
      <w:sdtContent>
        <w:p w:rsidR="00000000" w:rsidDel="00000000" w:rsidP="00000000" w:rsidRDefault="00000000" w:rsidRPr="00000000" w14:paraId="0000045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890078421"/>
              <w:tag w:val="goog_rdk_4944"/>
            </w:sdtPr>
            <w:sdtContent>
              <w:ins w:author="Rossi Rossi" w:id="117" w:date="2026-09-22T06:56:59Z">
                <w:sdt>
                  <w:sdtPr>
                    <w:id w:val="-127443167"/>
                    <w:tag w:val="goog_rdk_4945"/>
                  </w:sdtPr>
                  <w:sdtContent>
                    <w:del w:author="Animefor Me" w:id="15" w:date="2026-09-29T09:36:34Z"/>
                  </w:sdtContent>
                </w:sdt>
              </w:ins>
              <w:sdt>
                <w:sdtPr>
                  <w:id w:val="352033421"/>
                  <w:tag w:val="goog_rdk_494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You can create a maximum of 10 projects at a time from the Google AI Studio **Projects** page.</w:delText>
                      </w:r>
                    </w:del>
                  </w:ins>
                </w:sdtContent>
              </w:sdt>
              <w:ins w:author="Rossi Rossi" w:id="117" w:date="2026-09-22T06:56:59Z">
                <w:del w:author="Animefor Me" w:id="15" w:date="2026-09-29T09:36:34Z"/>
              </w:ins>
            </w:sdtContent>
          </w:sdt>
        </w:p>
      </w:sdtContent>
    </w:sdt>
    <w:sdt>
      <w:sdtPr>
        <w:id w:val="-802252794"/>
        <w:tag w:val="goog_rdk_4951"/>
      </w:sdtPr>
      <w:sdtContent>
        <w:p w:rsidR="00000000" w:rsidDel="00000000" w:rsidP="00000000" w:rsidRDefault="00000000" w:rsidRPr="00000000" w14:paraId="0000045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92139154"/>
              <w:tag w:val="goog_rdk_4948"/>
            </w:sdtPr>
            <w:sdtContent>
              <w:ins w:author="Rossi Rossi" w:id="117" w:date="2026-09-22T06:56:59Z">
                <w:sdt>
                  <w:sdtPr>
                    <w:id w:val="-227237059"/>
                    <w:tag w:val="goog_rdk_4949"/>
                  </w:sdtPr>
                  <w:sdtContent>
                    <w:del w:author="Animefor Me" w:id="15" w:date="2026-09-29T09:36:34Z"/>
                  </w:sdtContent>
                </w:sdt>
              </w:ins>
              <w:sdt>
                <w:sdtPr>
                  <w:id w:val="429899221"/>
                  <w:tag w:val="goog_rdk_49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The **API keys** and **Projects** pages display a maximum of 100 keys and 50 projects.</w:delText>
                      </w:r>
                    </w:del>
                  </w:ins>
                </w:sdtContent>
              </w:sdt>
              <w:ins w:author="Rossi Rossi" w:id="117" w:date="2026-09-22T06:56:59Z">
                <w:del w:author="Animefor Me" w:id="15" w:date="2026-09-29T09:36:34Z"/>
              </w:ins>
            </w:sdtContent>
          </w:sdt>
        </w:p>
      </w:sdtContent>
    </w:sdt>
    <w:sdt>
      <w:sdtPr>
        <w:id w:val="-928340395"/>
        <w:tag w:val="goog_rdk_4955"/>
      </w:sdtPr>
      <w:sdtContent>
        <w:p w:rsidR="00000000" w:rsidDel="00000000" w:rsidP="00000000" w:rsidRDefault="00000000" w:rsidRPr="00000000" w14:paraId="0000045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82662437"/>
              <w:tag w:val="goog_rdk_4952"/>
            </w:sdtPr>
            <w:sdtContent>
              <w:ins w:author="Rossi Rossi" w:id="117" w:date="2026-09-22T06:56:59Z">
                <w:sdt>
                  <w:sdtPr>
                    <w:id w:val="-1254274236"/>
                    <w:tag w:val="goog_rdk_4953"/>
                  </w:sdtPr>
                  <w:sdtContent>
                    <w:del w:author="Animefor Me" w:id="15" w:date="2026-09-29T09:36:34Z"/>
                  </w:sdtContent>
                </w:sdt>
              </w:ins>
              <w:sdt>
                <w:sdtPr>
                  <w:id w:val="691981151"/>
                  <w:tag w:val="goog_rdk_495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Only API keys that are unrestricted or restricted specifically to the Generative Language API (Gemini API) are displayed.</w:delText>
                      </w:r>
                    </w:del>
                  </w:ins>
                </w:sdtContent>
              </w:sdt>
              <w:ins w:author="Rossi Rossi" w:id="117" w:date="2026-09-22T06:56:59Z">
                <w:del w:author="Animefor Me" w:id="15" w:date="2026-09-29T09:36:34Z"/>
              </w:ins>
            </w:sdtContent>
          </w:sdt>
        </w:p>
      </w:sdtContent>
    </w:sdt>
    <w:sdt>
      <w:sdtPr>
        <w:id w:val="386255445"/>
        <w:tag w:val="goog_rdk_4959"/>
      </w:sdtPr>
      <w:sdtContent>
        <w:p w:rsidR="00000000" w:rsidDel="00000000" w:rsidP="00000000" w:rsidRDefault="00000000" w:rsidRPr="00000000" w14:paraId="0000045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1388534"/>
              <w:tag w:val="goog_rdk_4956"/>
            </w:sdtPr>
            <w:sdtContent>
              <w:ins w:author="Rossi Rossi" w:id="117" w:date="2026-09-22T06:56:59Z">
                <w:sdt>
                  <w:sdtPr>
                    <w:id w:val="-1651367058"/>
                    <w:tag w:val="goog_rdk_4957"/>
                  </w:sdtPr>
                  <w:sdtContent>
                    <w:del w:author="Animefor Me" w:id="15" w:date="2026-09-29T09:36:34Z"/>
                  </w:sdtContent>
                </w:sdt>
              </w:ins>
              <w:sdt>
                <w:sdtPr>
                  <w:id w:val="-1570129318"/>
                  <w:tag w:val="goog_rdk_495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119249231"/>
        <w:tag w:val="goog_rdk_4963"/>
      </w:sdtPr>
      <w:sdtContent>
        <w:p w:rsidR="00000000" w:rsidDel="00000000" w:rsidP="00000000" w:rsidRDefault="00000000" w:rsidRPr="00000000" w14:paraId="0000045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622721070"/>
              <w:tag w:val="goog_rdk_4960"/>
            </w:sdtPr>
            <w:sdtContent>
              <w:ins w:author="Rossi Rossi" w:id="117" w:date="2026-09-22T06:56:59Z">
                <w:sdt>
                  <w:sdtPr>
                    <w:id w:val="443988795"/>
                    <w:tag w:val="goog_rdk_4961"/>
                  </w:sdtPr>
                  <w:sdtContent>
                    <w:del w:author="Animefor Me" w:id="15" w:date="2026-09-29T09:36:34Z"/>
                  </w:sdtContent>
                </w:sdt>
              </w:ins>
              <w:sdt>
                <w:sdtPr>
                  <w:id w:val="1837718482"/>
                  <w:tag w:val="goog_rdk_496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For advanced project management or to modify keys with other restrictions, use</w:delText>
                      </w:r>
                    </w:del>
                  </w:ins>
                </w:sdtContent>
              </w:sdt>
              <w:ins w:author="Rossi Rossi" w:id="117" w:date="2026-09-22T06:56:59Z">
                <w:del w:author="Animefor Me" w:id="15" w:date="2026-09-29T09:36:34Z"/>
              </w:ins>
            </w:sdtContent>
          </w:sdt>
        </w:p>
      </w:sdtContent>
    </w:sdt>
    <w:sdt>
      <w:sdtPr>
        <w:id w:val="-42363966"/>
        <w:tag w:val="goog_rdk_4967"/>
      </w:sdtPr>
      <w:sdtContent>
        <w:p w:rsidR="00000000" w:rsidDel="00000000" w:rsidP="00000000" w:rsidRDefault="00000000" w:rsidRPr="00000000" w14:paraId="0000045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609122662"/>
              <w:tag w:val="goog_rdk_4964"/>
            </w:sdtPr>
            <w:sdtContent>
              <w:ins w:author="Rossi Rossi" w:id="117" w:date="2026-09-22T06:56:59Z">
                <w:sdt>
                  <w:sdtPr>
                    <w:id w:val="-1313778812"/>
                    <w:tag w:val="goog_rdk_4965"/>
                  </w:sdtPr>
                  <w:sdtContent>
                    <w:del w:author="Animefor Me" w:id="15" w:date="2026-09-29T09:36:34Z"/>
                  </w:sdtContent>
                </w:sdt>
              </w:ins>
              <w:sdt>
                <w:sdtPr>
                  <w:id w:val="1537890695"/>
                  <w:tag w:val="goog_rdk_496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[Google Cloud Console credentials page](https://console.cloud.google.com/apis/credentials).</w:delText>
                      </w:r>
                    </w:del>
                  </w:ins>
                </w:sdtContent>
              </w:sdt>
              <w:ins w:author="Rossi Rossi" w:id="117" w:date="2026-09-22T06:56:59Z">
                <w:del w:author="Animefor Me" w:id="15" w:date="2026-09-29T09:36:34Z"/>
              </w:ins>
            </w:sdtContent>
          </w:sdt>
        </w:p>
      </w:sdtContent>
    </w:sdt>
    <w:sdt>
      <w:sdtPr>
        <w:id w:val="-1689130072"/>
        <w:tag w:val="goog_rdk_4971"/>
      </w:sdtPr>
      <w:sdtContent>
        <w:p w:rsidR="00000000" w:rsidDel="00000000" w:rsidP="00000000" w:rsidRDefault="00000000" w:rsidRPr="00000000" w14:paraId="00000460">
          <w:pPr>
            <w:numPr>
              <w:ilvl w:val="1"/>
              <w:numId w:val="2"/>
            </w:numPr>
            <w:ind w:left="502" w:hanging="360"/>
            <w:rPr>
              <w:ins w:author="Rossi Rossi" w:id="117" w:date="2026-09-22T06:56:59Z"/>
              <w:del w:author="Animefor Me" w:id="15" w:date="2026-09-29T09:36:34Z"/>
              <w:u w:val="none"/>
              <w:rPrChange w:author="FATHIMA RAIHANA A S" w:id="118" w:date="2026-09-25T17:38:39Z">
                <w:rPr>
                  <w:u w:val="none"/>
                </w:rPr>
              </w:rPrChange>
            </w:rPr>
            <w:pPrChange w:author="FATHIMA RAIHANA A S" w:id="0" w:date="2026-09-25T17:38:39Z">
              <w:pPr>
                <w:numPr>
                  <w:ilvl w:val="1"/>
                  <w:numId w:val="9"/>
                </w:numPr>
                <w:ind w:left="502" w:hanging="360"/>
              </w:pPr>
            </w:pPrChange>
          </w:pPr>
          <w:sdt>
            <w:sdtPr>
              <w:id w:val="2096671096"/>
              <w:tag w:val="goog_rdk_4968"/>
            </w:sdtPr>
            <w:sdtContent>
              <w:ins w:author="Rossi Rossi" w:id="117" w:date="2026-09-22T06:56:59Z">
                <w:sdt>
                  <w:sdtPr>
                    <w:id w:val="1370162750"/>
                    <w:tag w:val="goog_rdk_4969"/>
                  </w:sdtPr>
                  <w:sdtContent>
                    <w:del w:author="Animefor Me" w:id="15" w:date="2026-09-29T09:36:34Z"/>
                  </w:sdtContent>
                </w:sdt>
              </w:ins>
              <w:sdt>
                <w:sdtPr>
                  <w:id w:val="1969407565"/>
                  <w:tag w:val="goog_rdk_497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24247344"/>
        <w:tag w:val="goog_rdk_4975"/>
      </w:sdtPr>
      <w:sdtContent>
        <w:p w:rsidR="00000000" w:rsidDel="00000000" w:rsidP="00000000" w:rsidRDefault="00000000" w:rsidRPr="00000000" w14:paraId="0000046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55909531"/>
              <w:tag w:val="goog_rdk_4972"/>
            </w:sdtPr>
            <w:sdtContent>
              <w:ins w:author="Rossi Rossi" w:id="117" w:date="2026-09-22T06:56:59Z">
                <w:sdt>
                  <w:sdtPr>
                    <w:id w:val="-346117240"/>
                    <w:tag w:val="goog_rdk_4973"/>
                  </w:sdtPr>
                  <w:sdtContent>
                    <w:del w:author="Animefor Me" w:id="15" w:date="2026-09-29T09:36:34Z"/>
                  </w:sdtContent>
                </w:sdt>
              </w:ins>
              <w:sdt>
                <w:sdtPr>
                  <w:id w:val="57716555"/>
                  <w:tag w:val="goog_rdk_497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64560836"/>
        <w:tag w:val="goog_rdk_4979"/>
      </w:sdtPr>
      <w:sdtContent>
        <w:p w:rsidR="00000000" w:rsidDel="00000000" w:rsidP="00000000" w:rsidRDefault="00000000" w:rsidRPr="00000000" w14:paraId="0000046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32631962"/>
              <w:tag w:val="goog_rdk_4976"/>
            </w:sdtPr>
            <w:sdtContent>
              <w:ins w:author="Rossi Rossi" w:id="117" w:date="2026-09-22T06:56:59Z">
                <w:sdt>
                  <w:sdtPr>
                    <w:id w:val="-997238642"/>
                    <w:tag w:val="goog_rdk_4977"/>
                  </w:sdtPr>
                  <w:sdtContent>
                    <w:del w:author="Animefor Me" w:id="15" w:date="2026-09-29T09:36:34Z"/>
                  </w:sdtContent>
                </w:sdt>
              </w:ins>
              <w:sdt>
                <w:sdtPr>
                  <w:id w:val="274027691"/>
                  <w:tag w:val="goog_rdk_497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curl "https://generativelanguage.googleapis.com/v1beta/interactions" \</w:delText>
                      </w:r>
                    </w:del>
                  </w:ins>
                </w:sdtContent>
              </w:sdt>
              <w:ins w:author="Rossi Rossi" w:id="117" w:date="2026-09-22T06:56:59Z">
                <w:del w:author="Animefor Me" w:id="15" w:date="2026-09-29T09:36:34Z"/>
              </w:ins>
            </w:sdtContent>
          </w:sdt>
        </w:p>
      </w:sdtContent>
    </w:sdt>
    <w:sdt>
      <w:sdtPr>
        <w:id w:val="-822479821"/>
        <w:tag w:val="goog_rdk_4983"/>
      </w:sdtPr>
      <w:sdtContent>
        <w:p w:rsidR="00000000" w:rsidDel="00000000" w:rsidP="00000000" w:rsidRDefault="00000000" w:rsidRPr="00000000" w14:paraId="0000046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47611639"/>
              <w:tag w:val="goog_rdk_4980"/>
            </w:sdtPr>
            <w:sdtContent>
              <w:ins w:author="Rossi Rossi" w:id="117" w:date="2026-09-22T06:56:59Z">
                <w:sdt>
                  <w:sdtPr>
                    <w:id w:val="-1025150518"/>
                    <w:tag w:val="goog_rdk_4981"/>
                  </w:sdtPr>
                  <w:sdtContent>
                    <w:del w:author="Animefor Me" w:id="15" w:date="2026-09-29T09:36:34Z"/>
                  </w:sdtContent>
                </w:sdt>
              </w:ins>
              <w:sdt>
                <w:sdtPr>
                  <w:id w:val="-1700726448"/>
                  <w:tag w:val="goog_rdk_498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'Content-Type: application/json' \</w:delText>
                      </w:r>
                    </w:del>
                  </w:ins>
                </w:sdtContent>
              </w:sdt>
              <w:ins w:author="Rossi Rossi" w:id="117" w:date="2026-09-22T06:56:59Z">
                <w:del w:author="Animefor Me" w:id="15" w:date="2026-09-29T09:36:34Z"/>
              </w:ins>
            </w:sdtContent>
          </w:sdt>
        </w:p>
      </w:sdtContent>
    </w:sdt>
    <w:sdt>
      <w:sdtPr>
        <w:id w:val="-2087711874"/>
        <w:tag w:val="goog_rdk_4987"/>
      </w:sdtPr>
      <w:sdtContent>
        <w:p w:rsidR="00000000" w:rsidDel="00000000" w:rsidP="00000000" w:rsidRDefault="00000000" w:rsidRPr="00000000" w14:paraId="0000046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58194808"/>
              <w:tag w:val="goog_rdk_4984"/>
            </w:sdtPr>
            <w:sdtContent>
              <w:ins w:author="Rossi Rossi" w:id="117" w:date="2026-09-22T06:56:59Z">
                <w:sdt>
                  <w:sdtPr>
                    <w:id w:val="-400315477"/>
                    <w:tag w:val="goog_rdk_4985"/>
                  </w:sdtPr>
                  <w:sdtContent>
                    <w:del w:author="Animefor Me" w:id="15" w:date="2026-09-29T09:36:34Z"/>
                  </w:sdtContent>
                </w:sdt>
              </w:ins>
              <w:sdt>
                <w:sdtPr>
                  <w:id w:val="-249596273"/>
                  <w:tag w:val="goog_rdk_498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-H "x-goog-api-key: YOUR_API_KEY" \</w:delText>
                      </w:r>
                    </w:del>
                  </w:ins>
                </w:sdtContent>
              </w:sdt>
              <w:ins w:author="Rossi Rossi" w:id="117" w:date="2026-09-22T06:56:59Z">
                <w:del w:author="Animefor Me" w:id="15" w:date="2026-09-29T09:36:34Z"/>
              </w:ins>
            </w:sdtContent>
          </w:sdt>
        </w:p>
      </w:sdtContent>
    </w:sdt>
    <w:sdt>
      <w:sdtPr>
        <w:id w:val="763215149"/>
        <w:tag w:val="goog_rdk_4991"/>
      </w:sdtPr>
      <w:sdtContent>
        <w:p w:rsidR="00000000" w:rsidDel="00000000" w:rsidP="00000000" w:rsidRDefault="00000000" w:rsidRPr="00000000" w14:paraId="0000046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258033660"/>
              <w:tag w:val="goog_rdk_4988"/>
            </w:sdtPr>
            <w:sdtContent>
              <w:ins w:author="Rossi Rossi" w:id="117" w:date="2026-09-22T06:56:59Z">
                <w:sdt>
                  <w:sdtPr>
                    <w:id w:val="1856208005"/>
                    <w:tag w:val="goog_rdk_4989"/>
                  </w:sdtPr>
                  <w:sdtContent>
                    <w:del w:author="Animefor Me" w:id="15" w:date="2026-09-29T09:36:34Z"/>
                  </w:sdtContent>
                </w:sdt>
              </w:ins>
              <w:sdt>
                <w:sdtPr>
                  <w:id w:val="786299825"/>
                  <w:tag w:val="goog_rdk_499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-X POST \</w:delText>
                      </w:r>
                    </w:del>
                  </w:ins>
                </w:sdtContent>
              </w:sdt>
              <w:ins w:author="Rossi Rossi" w:id="117" w:date="2026-09-22T06:56:59Z">
                <w:del w:author="Animefor Me" w:id="15" w:date="2026-09-29T09:36:34Z"/>
              </w:ins>
            </w:sdtContent>
          </w:sdt>
        </w:p>
      </w:sdtContent>
    </w:sdt>
    <w:sdt>
      <w:sdtPr>
        <w:id w:val="1821263870"/>
        <w:tag w:val="goog_rdk_4995"/>
      </w:sdtPr>
      <w:sdtContent>
        <w:p w:rsidR="00000000" w:rsidDel="00000000" w:rsidP="00000000" w:rsidRDefault="00000000" w:rsidRPr="00000000" w14:paraId="0000046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49398380"/>
              <w:tag w:val="goog_rdk_4992"/>
            </w:sdtPr>
            <w:sdtContent>
              <w:ins w:author="Rossi Rossi" w:id="117" w:date="2026-09-22T06:56:59Z">
                <w:sdt>
                  <w:sdtPr>
                    <w:id w:val="267571184"/>
                    <w:tag w:val="goog_rdk_4993"/>
                  </w:sdtPr>
                  <w:sdtContent>
                    <w:del w:author="Animefor Me" w:id="15" w:date="2026-09-29T09:36:34Z"/>
                  </w:sdtContent>
                </w:sdt>
              </w:ins>
              <w:sdt>
                <w:sdtPr>
                  <w:id w:val="1666623597"/>
                  <w:tag w:val="goog_rdk_499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-d '{</w:delText>
                      </w:r>
                    </w:del>
                  </w:ins>
                </w:sdtContent>
              </w:sdt>
              <w:ins w:author="Rossi Rossi" w:id="117" w:date="2026-09-22T06:56:59Z">
                <w:del w:author="Animefor Me" w:id="15" w:date="2026-09-29T09:36:34Z"/>
              </w:ins>
            </w:sdtContent>
          </w:sdt>
        </w:p>
      </w:sdtContent>
    </w:sdt>
    <w:sdt>
      <w:sdtPr>
        <w:id w:val="-1227262408"/>
        <w:tag w:val="goog_rdk_4999"/>
      </w:sdtPr>
      <w:sdtContent>
        <w:p w:rsidR="00000000" w:rsidDel="00000000" w:rsidP="00000000" w:rsidRDefault="00000000" w:rsidRPr="00000000" w14:paraId="0000046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69099503"/>
              <w:tag w:val="goog_rdk_4996"/>
            </w:sdtPr>
            <w:sdtContent>
              <w:ins w:author="Rossi Rossi" w:id="117" w:date="2026-09-22T06:56:59Z">
                <w:sdt>
                  <w:sdtPr>
                    <w:id w:val="1845691478"/>
                    <w:tag w:val="goog_rdk_4997"/>
                  </w:sdtPr>
                  <w:sdtContent>
                    <w:del w:author="Animefor Me" w:id="15" w:date="2026-09-29T09:36:34Z"/>
                  </w:sdtContent>
                </w:sdt>
              </w:ins>
              <w:sdt>
                <w:sdtPr>
                  <w:id w:val="758050513"/>
                  <w:tag w:val="goog_rdk_499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"model": "gemini-3.8-flash",</w:delText>
                      </w:r>
                    </w:del>
                  </w:ins>
                </w:sdtContent>
              </w:sdt>
              <w:ins w:author="Rossi Rossi" w:id="117" w:date="2026-09-22T06:56:59Z">
                <w:del w:author="Animefor Me" w:id="15" w:date="2026-09-29T09:36:34Z"/>
              </w:ins>
            </w:sdtContent>
          </w:sdt>
        </w:p>
      </w:sdtContent>
    </w:sdt>
    <w:sdt>
      <w:sdtPr>
        <w:id w:val="481376075"/>
        <w:tag w:val="goog_rdk_5003"/>
      </w:sdtPr>
      <w:sdtContent>
        <w:p w:rsidR="00000000" w:rsidDel="00000000" w:rsidP="00000000" w:rsidRDefault="00000000" w:rsidRPr="00000000" w14:paraId="0000046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189155115"/>
              <w:tag w:val="goog_rdk_5000"/>
            </w:sdtPr>
            <w:sdtContent>
              <w:ins w:author="Rossi Rossi" w:id="117" w:date="2026-09-22T06:56:59Z">
                <w:sdt>
                  <w:sdtPr>
                    <w:id w:val="-702839476"/>
                    <w:tag w:val="goog_rdk_5001"/>
                  </w:sdtPr>
                  <w:sdtContent>
                    <w:del w:author="Animefor Me" w:id="15" w:date="2026-09-29T09:36:34Z"/>
                  </w:sdtContent>
                </w:sdt>
              </w:ins>
              <w:sdt>
                <w:sdtPr>
                  <w:id w:val="-501094820"/>
                  <w:tag w:val="goog_rdk_500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"input": "Explain how AI works in a few words"</w:delText>
                      </w:r>
                    </w:del>
                  </w:ins>
                </w:sdtContent>
              </w:sdt>
              <w:ins w:author="Rossi Rossi" w:id="117" w:date="2026-09-22T06:56:59Z">
                <w:del w:author="Animefor Me" w:id="15" w:date="2026-09-29T09:36:34Z"/>
              </w:ins>
            </w:sdtContent>
          </w:sdt>
        </w:p>
      </w:sdtContent>
    </w:sdt>
    <w:sdt>
      <w:sdtPr>
        <w:id w:val="-386161117"/>
        <w:tag w:val="goog_rdk_5007"/>
      </w:sdtPr>
      <w:sdtContent>
        <w:p w:rsidR="00000000" w:rsidDel="00000000" w:rsidP="00000000" w:rsidRDefault="00000000" w:rsidRPr="00000000" w14:paraId="0000046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30876383"/>
              <w:tag w:val="goog_rdk_5004"/>
            </w:sdtPr>
            <w:sdtContent>
              <w:ins w:author="Rossi Rossi" w:id="117" w:date="2026-09-22T06:56:59Z">
                <w:sdt>
                  <w:sdtPr>
                    <w:id w:val="1810924608"/>
                    <w:tag w:val="goog_rdk_5005"/>
                  </w:sdtPr>
                  <w:sdtContent>
                    <w:del w:author="Animefor Me" w:id="15" w:date="2026-09-29T09:36:34Z"/>
                  </w:sdtContent>
                </w:sdt>
              </w:ins>
              <w:sdt>
                <w:sdtPr>
                  <w:id w:val="1864891707"/>
                  <w:tag w:val="goog_rdk_500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w:delText>
                      </w:r>
                    </w:del>
                  </w:ins>
                </w:sdtContent>
              </w:sdt>
              <w:ins w:author="Rossi Rossi" w:id="117" w:date="2026-09-22T06:56:59Z">
                <w:del w:author="Animefor Me" w:id="15" w:date="2026-09-29T09:36:34Z"/>
              </w:ins>
            </w:sdtContent>
          </w:sdt>
        </w:p>
      </w:sdtContent>
    </w:sdt>
    <w:sdt>
      <w:sdtPr>
        <w:id w:val="943833864"/>
        <w:tag w:val="goog_rdk_5011"/>
      </w:sdtPr>
      <w:sdtContent>
        <w:p w:rsidR="00000000" w:rsidDel="00000000" w:rsidP="00000000" w:rsidRDefault="00000000" w:rsidRPr="00000000" w14:paraId="0000046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20412964"/>
              <w:tag w:val="goog_rdk_5008"/>
            </w:sdtPr>
            <w:sdtContent>
              <w:ins w:author="Rossi Rossi" w:id="117" w:date="2026-09-22T06:56:59Z">
                <w:sdt>
                  <w:sdtPr>
                    <w:id w:val="-1894209838"/>
                    <w:tag w:val="goog_rdk_5009"/>
                  </w:sdtPr>
                  <w:sdtContent>
                    <w:del w:author="Animefor Me" w:id="15" w:date="2026-09-29T09:36:34Z"/>
                  </w:sdtContent>
                </w:sdt>
              </w:ins>
              <w:sdt>
                <w:sdtPr>
                  <w:id w:val="-151931952"/>
                  <w:tag w:val="goog_rdk_5010"/>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334923391"/>
        <w:tag w:val="goog_rdk_5015"/>
      </w:sdtPr>
      <w:sdtContent>
        <w:p w:rsidR="00000000" w:rsidDel="00000000" w:rsidP="00000000" w:rsidRDefault="00000000" w:rsidRPr="00000000" w14:paraId="0000046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4199932"/>
              <w:tag w:val="goog_rdk_5012"/>
            </w:sdtPr>
            <w:sdtContent>
              <w:ins w:author="Rossi Rossi" w:id="117" w:date="2026-09-22T06:56:59Z">
                <w:sdt>
                  <w:sdtPr>
                    <w:id w:val="501394657"/>
                    <w:tag w:val="goog_rdk_5013"/>
                  </w:sdtPr>
                  <w:sdtContent>
                    <w:del w:author="Animefor Me" w:id="15" w:date="2026-09-29T09:36:34Z"/>
                  </w:sdtContent>
                </w:sdt>
              </w:ins>
              <w:sdt>
                <w:sdtPr>
                  <w:id w:val="-1801760811"/>
                  <w:tag w:val="goog_rdk_501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Security and secret management</w:delText>
                      </w:r>
                    </w:del>
                  </w:ins>
                </w:sdtContent>
              </w:sdt>
              <w:ins w:author="Rossi Rossi" w:id="117" w:date="2026-09-22T06:56:59Z">
                <w:del w:author="Animefor Me" w:id="15" w:date="2026-09-29T09:36:34Z"/>
              </w:ins>
            </w:sdtContent>
          </w:sdt>
        </w:p>
      </w:sdtContent>
    </w:sdt>
    <w:sdt>
      <w:sdtPr>
        <w:id w:val="1577824130"/>
        <w:tag w:val="goog_rdk_5019"/>
      </w:sdtPr>
      <w:sdtContent>
        <w:p w:rsidR="00000000" w:rsidDel="00000000" w:rsidP="00000000" w:rsidRDefault="00000000" w:rsidRPr="00000000" w14:paraId="0000046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20258056"/>
              <w:tag w:val="goog_rdk_5016"/>
            </w:sdtPr>
            <w:sdtContent>
              <w:ins w:author="Rossi Rossi" w:id="117" w:date="2026-09-22T06:56:59Z">
                <w:sdt>
                  <w:sdtPr>
                    <w:id w:val="1115578944"/>
                    <w:tag w:val="goog_rdk_5017"/>
                  </w:sdtPr>
                  <w:sdtContent>
                    <w:del w:author="Animefor Me" w:id="15" w:date="2026-09-29T09:36:34Z"/>
                  </w:sdtContent>
                </w:sdt>
              </w:ins>
              <w:sdt>
                <w:sdtPr>
                  <w:id w:val="861646794"/>
                  <w:tag w:val="goog_rdk_501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666727482"/>
        <w:tag w:val="goog_rdk_5023"/>
      </w:sdtPr>
      <w:sdtContent>
        <w:p w:rsidR="00000000" w:rsidDel="00000000" w:rsidP="00000000" w:rsidRDefault="00000000" w:rsidRPr="00000000" w14:paraId="0000046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23643496"/>
              <w:tag w:val="goog_rdk_5020"/>
            </w:sdtPr>
            <w:sdtContent>
              <w:ins w:author="Rossi Rossi" w:id="117" w:date="2026-09-22T06:56:59Z">
                <w:sdt>
                  <w:sdtPr>
                    <w:id w:val="852124578"/>
                    <w:tag w:val="goog_rdk_5021"/>
                  </w:sdtPr>
                  <w:sdtContent>
                    <w:del w:author="Animefor Me" w:id="15" w:date="2026-09-29T09:36:34Z"/>
                  </w:sdtContent>
                </w:sdt>
              </w:ins>
              <w:sdt>
                <w:sdtPr>
                  <w:id w:val="-199709333"/>
                  <w:tag w:val="goog_rdk_502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17" w:date="2026-09-22T06:56:59Z">
                <w:del w:author="Animefor Me" w:id="15" w:date="2026-09-29T09:36:34Z"/>
              </w:ins>
            </w:sdtContent>
          </w:sdt>
        </w:p>
      </w:sdtContent>
    </w:sdt>
    <w:sdt>
      <w:sdtPr>
        <w:id w:val="-2102028624"/>
        <w:tag w:val="goog_rdk_5027"/>
      </w:sdtPr>
      <w:sdtContent>
        <w:p w:rsidR="00000000" w:rsidDel="00000000" w:rsidP="00000000" w:rsidRDefault="00000000" w:rsidRPr="00000000" w14:paraId="0000046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16093589"/>
              <w:tag w:val="goog_rdk_5024"/>
            </w:sdtPr>
            <w:sdtContent>
              <w:ins w:author="Rossi Rossi" w:id="117" w:date="2026-09-22T06:56:59Z">
                <w:sdt>
                  <w:sdtPr>
                    <w:id w:val="-1138589104"/>
                    <w:tag w:val="goog_rdk_5025"/>
                  </w:sdtPr>
                  <w:sdtContent>
                    <w:del w:author="Animefor Me" w:id="15" w:date="2026-09-29T09:36:34Z"/>
                  </w:sdtContent>
                </w:sdt>
              </w:ins>
              <w:sdt>
                <w:sdtPr>
                  <w:id w:val="1568652071"/>
                  <w:tag w:val="goog_rdk_502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17" w:date="2026-09-22T06:56:59Z">
                <w:del w:author="Animefor Me" w:id="15" w:date="2026-09-29T09:36:34Z"/>
              </w:ins>
            </w:sdtContent>
          </w:sdt>
        </w:p>
      </w:sdtContent>
    </w:sdt>
    <w:sdt>
      <w:sdtPr>
        <w:id w:val="-839503689"/>
        <w:tag w:val="goog_rdk_5031"/>
      </w:sdtPr>
      <w:sdtContent>
        <w:p w:rsidR="00000000" w:rsidDel="00000000" w:rsidP="00000000" w:rsidRDefault="00000000" w:rsidRPr="00000000" w14:paraId="0000046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87423692"/>
              <w:tag w:val="goog_rdk_5028"/>
            </w:sdtPr>
            <w:sdtContent>
              <w:ins w:author="Rossi Rossi" w:id="117" w:date="2026-09-22T06:56:59Z">
                <w:sdt>
                  <w:sdtPr>
                    <w:id w:val="1803605647"/>
                    <w:tag w:val="goog_rdk_5029"/>
                  </w:sdtPr>
                  <w:sdtContent>
                    <w:del w:author="Animefor Me" w:id="15" w:date="2026-09-29T09:36:34Z"/>
                  </w:sdtContent>
                </w:sdt>
              </w:ins>
              <w:sdt>
                <w:sdtPr>
                  <w:id w:val="2093065829"/>
                  <w:tag w:val="goog_rdk_503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resources.</w:delText>
                      </w:r>
                    </w:del>
                  </w:ins>
                </w:sdtContent>
              </w:sdt>
              <w:ins w:author="Rossi Rossi" w:id="117" w:date="2026-09-22T06:56:59Z">
                <w:del w:author="Animefor Me" w:id="15" w:date="2026-09-29T09:36:34Z"/>
              </w:ins>
            </w:sdtContent>
          </w:sdt>
        </w:p>
      </w:sdtContent>
    </w:sdt>
    <w:sdt>
      <w:sdtPr>
        <w:id w:val="-951324310"/>
        <w:tag w:val="goog_rdk_5035"/>
      </w:sdtPr>
      <w:sdtContent>
        <w:p w:rsidR="00000000" w:rsidDel="00000000" w:rsidP="00000000" w:rsidRDefault="00000000" w:rsidRPr="00000000" w14:paraId="0000047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546644116"/>
              <w:tag w:val="goog_rdk_5032"/>
            </w:sdtPr>
            <w:sdtContent>
              <w:ins w:author="Rossi Rossi" w:id="117" w:date="2026-09-22T06:56:59Z">
                <w:sdt>
                  <w:sdtPr>
                    <w:id w:val="2070267963"/>
                    <w:tag w:val="goog_rdk_5033"/>
                  </w:sdtPr>
                  <w:sdtContent>
                    <w:del w:author="Animefor Me" w:id="15" w:date="2026-09-29T09:36:34Z"/>
                  </w:sdtContent>
                </w:sdt>
              </w:ins>
              <w:sdt>
                <w:sdtPr>
                  <w:id w:val="43822454"/>
                  <w:tag w:val="goog_rdk_503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0260557"/>
        <w:tag w:val="goog_rdk_5039"/>
      </w:sdtPr>
      <w:sdtContent>
        <w:p w:rsidR="00000000" w:rsidDel="00000000" w:rsidP="00000000" w:rsidRDefault="00000000" w:rsidRPr="00000000" w14:paraId="0000047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56521139"/>
              <w:tag w:val="goog_rdk_5036"/>
            </w:sdtPr>
            <w:sdtContent>
              <w:ins w:author="Rossi Rossi" w:id="117" w:date="2026-09-22T06:56:59Z">
                <w:sdt>
                  <w:sdtPr>
                    <w:id w:val="-1802920825"/>
                    <w:tag w:val="goog_rdk_5037"/>
                  </w:sdtPr>
                  <w:sdtContent>
                    <w:del w:author="Animefor Me" w:id="15" w:date="2026-09-29T09:36:34Z"/>
                  </w:sdtContent>
                </w:sdt>
              </w:ins>
              <w:sdt>
                <w:sdtPr>
                  <w:id w:val="1278759622"/>
                  <w:tag w:val="goog_rdk_503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Critical security rules</w:delText>
                      </w:r>
                    </w:del>
                  </w:ins>
                </w:sdtContent>
              </w:sdt>
              <w:ins w:author="Rossi Rossi" w:id="117" w:date="2026-09-22T06:56:59Z">
                <w:del w:author="Animefor Me" w:id="15" w:date="2026-09-29T09:36:34Z"/>
              </w:ins>
            </w:sdtContent>
          </w:sdt>
        </w:p>
      </w:sdtContent>
    </w:sdt>
    <w:sdt>
      <w:sdtPr>
        <w:id w:val="-1548406415"/>
        <w:tag w:val="goog_rdk_5043"/>
      </w:sdtPr>
      <w:sdtContent>
        <w:p w:rsidR="00000000" w:rsidDel="00000000" w:rsidP="00000000" w:rsidRDefault="00000000" w:rsidRPr="00000000" w14:paraId="0000047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75118921"/>
              <w:tag w:val="goog_rdk_5040"/>
            </w:sdtPr>
            <w:sdtContent>
              <w:ins w:author="Rossi Rossi" w:id="117" w:date="2026-09-22T06:56:59Z">
                <w:sdt>
                  <w:sdtPr>
                    <w:id w:val="-1869327142"/>
                    <w:tag w:val="goog_rdk_5041"/>
                  </w:sdtPr>
                  <w:sdtContent>
                    <w:del w:author="Animefor Me" w:id="15" w:date="2026-09-29T09:36:34Z"/>
                  </w:sdtContent>
                </w:sdt>
              </w:ins>
              <w:sdt>
                <w:sdtPr>
                  <w:id w:val="-1749378250"/>
                  <w:tag w:val="goog_rdk_504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430401204"/>
        <w:tag w:val="goog_rdk_5047"/>
      </w:sdtPr>
      <w:sdtContent>
        <w:p w:rsidR="00000000" w:rsidDel="00000000" w:rsidP="00000000" w:rsidRDefault="00000000" w:rsidRPr="00000000" w14:paraId="0000047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28299142"/>
              <w:tag w:val="goog_rdk_5044"/>
            </w:sdtPr>
            <w:sdtContent>
              <w:ins w:author="Rossi Rossi" w:id="117" w:date="2026-09-22T06:56:59Z">
                <w:sdt>
                  <w:sdtPr>
                    <w:id w:val="1329522539"/>
                    <w:tag w:val="goog_rdk_5045"/>
                  </w:sdtPr>
                  <w:sdtContent>
                    <w:del w:author="Animefor Me" w:id="15" w:date="2026-09-29T09:36:34Z"/>
                  </w:sdtContent>
                </w:sdt>
              </w:ins>
              <w:sdt>
                <w:sdtPr>
                  <w:id w:val="2075041864"/>
                  <w:tag w:val="goog_rdk_504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17" w:date="2026-09-22T06:56:59Z">
                <w:del w:author="Animefor Me" w:id="15" w:date="2026-09-29T09:36:34Z"/>
              </w:ins>
            </w:sdtContent>
          </w:sdt>
        </w:p>
      </w:sdtContent>
    </w:sdt>
    <w:sdt>
      <w:sdtPr>
        <w:id w:val="-1476073034"/>
        <w:tag w:val="goog_rdk_5051"/>
      </w:sdtPr>
      <w:sdtContent>
        <w:p w:rsidR="00000000" w:rsidDel="00000000" w:rsidP="00000000" w:rsidRDefault="00000000" w:rsidRPr="00000000" w14:paraId="0000047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38675135"/>
              <w:tag w:val="goog_rdk_5048"/>
            </w:sdtPr>
            <w:sdtContent>
              <w:ins w:author="Rossi Rossi" w:id="117" w:date="2026-09-22T06:56:59Z">
                <w:sdt>
                  <w:sdtPr>
                    <w:id w:val="-627891501"/>
                    <w:tag w:val="goog_rdk_5049"/>
                  </w:sdtPr>
                  <w:sdtContent>
                    <w:del w:author="Animefor Me" w:id="15" w:date="2026-09-29T09:36:34Z"/>
                  </w:sdtContent>
                </w:sdt>
              </w:ins>
              <w:sdt>
                <w:sdtPr>
                  <w:id w:val="479242812"/>
                  <w:tag w:val="goog_rdk_505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17" w:date="2026-09-22T06:56:59Z">
                <w:del w:author="Animefor Me" w:id="15" w:date="2026-09-29T09:36:34Z"/>
              </w:ins>
            </w:sdtContent>
          </w:sdt>
        </w:p>
      </w:sdtContent>
    </w:sdt>
    <w:sdt>
      <w:sdtPr>
        <w:id w:val="-2032398725"/>
        <w:tag w:val="goog_rdk_5055"/>
      </w:sdtPr>
      <w:sdtContent>
        <w:p w:rsidR="00000000" w:rsidDel="00000000" w:rsidP="00000000" w:rsidRDefault="00000000" w:rsidRPr="00000000" w14:paraId="0000047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39819294"/>
              <w:tag w:val="goog_rdk_5052"/>
            </w:sdtPr>
            <w:sdtContent>
              <w:ins w:author="Rossi Rossi" w:id="117" w:date="2026-09-22T06:56:59Z">
                <w:sdt>
                  <w:sdtPr>
                    <w:id w:val="1723712682"/>
                    <w:tag w:val="goog_rdk_5053"/>
                  </w:sdtPr>
                  <w:sdtContent>
                    <w:del w:author="Animefor Me" w:id="15" w:date="2026-09-29T09:36:34Z"/>
                  </w:sdtContent>
                </w:sdt>
              </w:ins>
              <w:sdt>
                <w:sdtPr>
                  <w:id w:val="-1084477535"/>
                  <w:tag w:val="goog_rdk_5054"/>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713108761"/>
        <w:tag w:val="goog_rdk_5059"/>
      </w:sdtPr>
      <w:sdtContent>
        <w:p w:rsidR="00000000" w:rsidDel="00000000" w:rsidP="00000000" w:rsidRDefault="00000000" w:rsidRPr="00000000" w14:paraId="0000047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08597760"/>
              <w:tag w:val="goog_rdk_5056"/>
            </w:sdtPr>
            <w:sdtContent>
              <w:ins w:author="Rossi Rossi" w:id="117" w:date="2026-09-22T06:56:59Z">
                <w:sdt>
                  <w:sdtPr>
                    <w:id w:val="-1856991323"/>
                    <w:tag w:val="goog_rdk_5057"/>
                  </w:sdtPr>
                  <w:sdtContent>
                    <w:del w:author="Animefor Me" w:id="15" w:date="2026-09-29T09:36:34Z"/>
                  </w:sdtContent>
                </w:sdt>
              </w:ins>
              <w:sdt>
                <w:sdtPr>
                  <w:id w:val="-653494149"/>
                  <w:tag w:val="goog_rdk_5058"/>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management best practices</w:delText>
                      </w:r>
                    </w:del>
                  </w:ins>
                </w:sdtContent>
              </w:sdt>
              <w:ins w:author="Rossi Rossi" w:id="117" w:date="2026-09-22T06:56:59Z">
                <w:del w:author="Animefor Me" w:id="15" w:date="2026-09-29T09:36:34Z"/>
              </w:ins>
            </w:sdtContent>
          </w:sdt>
        </w:p>
      </w:sdtContent>
    </w:sdt>
    <w:sdt>
      <w:sdtPr>
        <w:id w:val="-1561609133"/>
        <w:tag w:val="goog_rdk_5063"/>
      </w:sdtPr>
      <w:sdtContent>
        <w:p w:rsidR="00000000" w:rsidDel="00000000" w:rsidP="00000000" w:rsidRDefault="00000000" w:rsidRPr="00000000" w14:paraId="00000477">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92867011"/>
              <w:tag w:val="goog_rdk_5060"/>
            </w:sdtPr>
            <w:sdtContent>
              <w:ins w:author="Rossi Rossi" w:id="117" w:date="2026-09-22T06:56:59Z">
                <w:sdt>
                  <w:sdtPr>
                    <w:id w:val="-752324747"/>
                    <w:tag w:val="goog_rdk_5061"/>
                  </w:sdtPr>
                  <w:sdtContent>
                    <w:del w:author="Animefor Me" w:id="15" w:date="2026-09-29T09:36:34Z"/>
                  </w:sdtContent>
                </w:sdt>
              </w:ins>
              <w:sdt>
                <w:sdtPr>
                  <w:id w:val="-471809813"/>
                  <w:tag w:val="goog_rdk_5062"/>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300505182"/>
        <w:tag w:val="goog_rdk_5067"/>
      </w:sdtPr>
      <w:sdtContent>
        <w:p w:rsidR="00000000" w:rsidDel="00000000" w:rsidP="00000000" w:rsidRDefault="00000000" w:rsidRPr="00000000" w14:paraId="00000478">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931629819"/>
              <w:tag w:val="goog_rdk_5064"/>
            </w:sdtPr>
            <w:sdtContent>
              <w:ins w:author="Rossi Rossi" w:id="117" w:date="2026-09-22T06:56:59Z">
                <w:sdt>
                  <w:sdtPr>
                    <w:id w:val="-1683098538"/>
                    <w:tag w:val="goog_rdk_5065"/>
                  </w:sdtPr>
                  <w:sdtContent>
                    <w:del w:author="Animefor Me" w:id="15" w:date="2026-09-29T09:36:34Z"/>
                  </w:sdtContent>
                </w:sdt>
              </w:ins>
              <w:sdt>
                <w:sdtPr>
                  <w:id w:val="1243681014"/>
                  <w:tag w:val="goog_rdk_5066"/>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17" w:date="2026-09-22T06:56:59Z">
                <w:del w:author="Animefor Me" w:id="15" w:date="2026-09-29T09:36:34Z"/>
              </w:ins>
            </w:sdtContent>
          </w:sdt>
        </w:p>
      </w:sdtContent>
    </w:sdt>
    <w:sdt>
      <w:sdtPr>
        <w:id w:val="-697076816"/>
        <w:tag w:val="goog_rdk_5071"/>
      </w:sdtPr>
      <w:sdtContent>
        <w:p w:rsidR="00000000" w:rsidDel="00000000" w:rsidP="00000000" w:rsidRDefault="00000000" w:rsidRPr="00000000" w14:paraId="00000479">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469671910"/>
              <w:tag w:val="goog_rdk_5068"/>
            </w:sdtPr>
            <w:sdtContent>
              <w:ins w:author="Rossi Rossi" w:id="117" w:date="2026-09-22T06:56:59Z">
                <w:sdt>
                  <w:sdtPr>
                    <w:id w:val="-1944800599"/>
                    <w:tag w:val="goog_rdk_5069"/>
                  </w:sdtPr>
                  <w:sdtContent>
                    <w:del w:author="Animefor Me" w:id="15" w:date="2026-09-29T09:36:34Z"/>
                  </w:sdtContent>
                </w:sdt>
              </w:ins>
              <w:sdt>
                <w:sdtPr>
                  <w:id w:val="-44486057"/>
                  <w:tag w:val="goog_rdk_5070"/>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17" w:date="2026-09-22T06:56:59Z">
                <w:del w:author="Animefor Me" w:id="15" w:date="2026-09-29T09:36:34Z"/>
              </w:ins>
            </w:sdtContent>
          </w:sdt>
        </w:p>
      </w:sdtContent>
    </w:sdt>
    <w:sdt>
      <w:sdtPr>
        <w:id w:val="1272170617"/>
        <w:tag w:val="goog_rdk_5075"/>
      </w:sdtPr>
      <w:sdtContent>
        <w:p w:rsidR="00000000" w:rsidDel="00000000" w:rsidP="00000000" w:rsidRDefault="00000000" w:rsidRPr="00000000" w14:paraId="0000047A">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305333036"/>
              <w:tag w:val="goog_rdk_5072"/>
            </w:sdtPr>
            <w:sdtContent>
              <w:ins w:author="Rossi Rossi" w:id="117" w:date="2026-09-22T06:56:59Z">
                <w:sdt>
                  <w:sdtPr>
                    <w:id w:val="-640134819"/>
                    <w:tag w:val="goog_rdk_5073"/>
                  </w:sdtPr>
                  <w:sdtContent>
                    <w:del w:author="Animefor Me" w:id="15" w:date="2026-09-29T09:36:34Z"/>
                  </w:sdtContent>
                </w:sdt>
              </w:ins>
              <w:sdt>
                <w:sdtPr>
                  <w:id w:val="-1497141059"/>
                  <w:tag w:val="goog_rdk_5074"/>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17" w:date="2026-09-22T06:56:59Z">
                <w:del w:author="Animefor Me" w:id="15" w:date="2026-09-29T09:36:34Z"/>
              </w:ins>
            </w:sdtContent>
          </w:sdt>
        </w:p>
      </w:sdtContent>
    </w:sdt>
    <w:sdt>
      <w:sdtPr>
        <w:id w:val="-1514684452"/>
        <w:tag w:val="goog_rdk_5079"/>
      </w:sdtPr>
      <w:sdtContent>
        <w:p w:rsidR="00000000" w:rsidDel="00000000" w:rsidP="00000000" w:rsidRDefault="00000000" w:rsidRPr="00000000" w14:paraId="0000047B">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96155458"/>
              <w:tag w:val="goog_rdk_5076"/>
            </w:sdtPr>
            <w:sdtContent>
              <w:ins w:author="Rossi Rossi" w:id="117" w:date="2026-09-22T06:56:59Z">
                <w:sdt>
                  <w:sdtPr>
                    <w:id w:val="-516138795"/>
                    <w:tag w:val="goog_rdk_5077"/>
                  </w:sdtPr>
                  <w:sdtContent>
                    <w:del w:author="Animefor Me" w:id="15" w:date="2026-09-29T09:36:34Z"/>
                  </w:sdtContent>
                </w:sdt>
              </w:ins>
              <w:sdt>
                <w:sdtPr>
                  <w:id w:val="1009585682"/>
                  <w:tag w:val="goog_rdk_5078"/>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40193583"/>
        <w:tag w:val="goog_rdk_5084"/>
      </w:sdtPr>
      <w:sdtContent>
        <w:p w:rsidR="00000000" w:rsidDel="00000000" w:rsidP="00000000" w:rsidRDefault="00000000" w:rsidRPr="00000000" w14:paraId="0000047C">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879554941"/>
              <w:tag w:val="goog_rdk_5080"/>
            </w:sdtPr>
            <w:sdtContent>
              <w:ins w:author="Rossi Rossi" w:id="117" w:date="2026-09-22T06:56:59Z">
                <w:sdt>
                  <w:sdtPr>
                    <w:id w:val="1329988953"/>
                    <w:tag w:val="goog_rdk_5081"/>
                  </w:sdtPr>
                  <w:sdtContent>
                    <w:del w:author="Animefor Me" w:id="15" w:date="2026-09-29T09:36:34Z"/>
                  </w:sdtContent>
                </w:sdt>
              </w:ins>
              <w:sdt>
                <w:sdtPr>
                  <w:id w:val="-1841652420"/>
                  <w:tag w:val="goog_rdk_5082"/>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Leak response checklist</w:delText>
                      </w:r>
                    </w:del>
                  </w:ins>
                </w:sdtContent>
              </w:sdt>
              <w:ins w:author="Rossi Rossi" w:id="117" w:date="2026-09-22T06:56:59Z">
                <w:del w:author="Animefor Me" w:id="15" w:date="2026-09-29T09:36:34Z">
                  <w:sdt>
                    <w:sdtPr>
                      <w:id w:val="118826826"/>
                      <w:tag w:val="goog_rdk_5083"/>
                    </w:sdtPr>
                    <w:sdtContent>
                      <w:r w:rsidDel="00000000" w:rsidR="00000000" w:rsidRPr="00000000">
                        <w:rPr>
                          <w:rtl w:val="0"/>
                        </w:rPr>
                      </w:r>
                    </w:sdtContent>
                  </w:sdt>
                </w:del>
              </w:ins>
            </w:sdtContent>
          </w:sdt>
        </w:p>
      </w:sdtContent>
    </w:sdt>
    <w:sdt>
      <w:sdtPr>
        <w:id w:val="-1644841310"/>
        <w:tag w:val="goog_rdk_5088"/>
      </w:sdtPr>
      <w:sdtContent>
        <w:p w:rsidR="00000000" w:rsidDel="00000000" w:rsidP="00000000" w:rsidRDefault="00000000" w:rsidRPr="00000000" w14:paraId="0000047D">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053143096"/>
              <w:tag w:val="goog_rdk_5085"/>
            </w:sdtPr>
            <w:sdtContent>
              <w:ins w:author="Rossi Rossi" w:id="117" w:date="2026-09-22T06:56:59Z">
                <w:sdt>
                  <w:sdtPr>
                    <w:id w:val="-740645310"/>
                    <w:tag w:val="goog_rdk_5086"/>
                  </w:sdtPr>
                  <w:sdtContent>
                    <w:del w:author="Animefor Me" w:id="15" w:date="2026-09-29T09:36:34Z"/>
                  </w:sdtContent>
                </w:sdt>
              </w:ins>
              <w:sdt>
                <w:sdtPr>
                  <w:id w:val="1256224209"/>
                  <w:tag w:val="goog_rdk_508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521714033"/>
        <w:tag w:val="goog_rdk_5092"/>
      </w:sdtPr>
      <w:sdtContent>
        <w:p w:rsidR="00000000" w:rsidDel="00000000" w:rsidP="00000000" w:rsidRDefault="00000000" w:rsidRPr="00000000" w14:paraId="0000047E">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38053346"/>
              <w:tag w:val="goog_rdk_5089"/>
            </w:sdtPr>
            <w:sdtContent>
              <w:ins w:author="Rossi Rossi" w:id="117" w:date="2026-09-22T06:56:59Z">
                <w:sdt>
                  <w:sdtPr>
                    <w:id w:val="-1792456442"/>
                    <w:tag w:val="goog_rdk_5090"/>
                  </w:sdtPr>
                  <w:sdtContent>
                    <w:del w:author="Animefor Me" w:id="15" w:date="2026-09-29T09:36:34Z"/>
                  </w:sdtContent>
                </w:sdt>
              </w:ins>
              <w:sdt>
                <w:sdtPr>
                  <w:id w:val="-1396467327"/>
                  <w:tag w:val="goog_rdk_5091"/>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524565960"/>
        <w:tag w:val="goog_rdk_5096"/>
      </w:sdtPr>
      <w:sdtContent>
        <w:p w:rsidR="00000000" w:rsidDel="00000000" w:rsidP="00000000" w:rsidRDefault="00000000" w:rsidRPr="00000000" w14:paraId="0000047F">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6413708"/>
              <w:tag w:val="goog_rdk_5093"/>
            </w:sdtPr>
            <w:sdtContent>
              <w:ins w:author="Rossi Rossi" w:id="117" w:date="2026-09-22T06:56:59Z">
                <w:sdt>
                  <w:sdtPr>
                    <w:id w:val="810009475"/>
                    <w:tag w:val="goog_rdk_5094"/>
                  </w:sdtPr>
                  <w:sdtContent>
                    <w:del w:author="Animefor Me" w:id="15" w:date="2026-09-29T09:36:34Z"/>
                  </w:sdtContent>
                </w:sdt>
              </w:ins>
              <w:sdt>
                <w:sdtPr>
                  <w:id w:val="-821374180"/>
                  <w:tag w:val="goog_rdk_509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17" w:date="2026-09-22T06:56:59Z">
                <w:del w:author="Animefor Me" w:id="15" w:date="2026-09-29T09:36:34Z"/>
              </w:ins>
            </w:sdtContent>
          </w:sdt>
        </w:p>
      </w:sdtContent>
    </w:sdt>
    <w:sdt>
      <w:sdtPr>
        <w:id w:val="1973488987"/>
        <w:tag w:val="goog_rdk_5100"/>
      </w:sdtPr>
      <w:sdtContent>
        <w:p w:rsidR="00000000" w:rsidDel="00000000" w:rsidP="00000000" w:rsidRDefault="00000000" w:rsidRPr="00000000" w14:paraId="00000480">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711355390"/>
              <w:tag w:val="goog_rdk_5097"/>
            </w:sdtPr>
            <w:sdtContent>
              <w:ins w:author="Rossi Rossi" w:id="117" w:date="2026-09-22T06:56:59Z">
                <w:sdt>
                  <w:sdtPr>
                    <w:id w:val="-755561842"/>
                    <w:tag w:val="goog_rdk_5098"/>
                  </w:sdtPr>
                  <w:sdtContent>
                    <w:del w:author="Animefor Me" w:id="15" w:date="2026-09-29T09:36:34Z"/>
                  </w:sdtContent>
                </w:sdt>
              </w:ins>
              <w:sdt>
                <w:sdtPr>
                  <w:id w:val="1908846509"/>
                  <w:tag w:val="goog_rdk_509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17" w:date="2026-09-22T06:56:59Z">
                <w:del w:author="Animefor Me" w:id="15" w:date="2026-09-29T09:36:34Z"/>
              </w:ins>
            </w:sdtContent>
          </w:sdt>
        </w:p>
      </w:sdtContent>
    </w:sdt>
    <w:sdt>
      <w:sdtPr>
        <w:id w:val="-339959898"/>
        <w:tag w:val="goog_rdk_5104"/>
      </w:sdtPr>
      <w:sdtContent>
        <w:p w:rsidR="00000000" w:rsidDel="00000000" w:rsidP="00000000" w:rsidRDefault="00000000" w:rsidRPr="00000000" w14:paraId="00000481">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753175899"/>
              <w:tag w:val="goog_rdk_5101"/>
            </w:sdtPr>
            <w:sdtContent>
              <w:ins w:author="Rossi Rossi" w:id="117" w:date="2026-09-22T06:56:59Z">
                <w:sdt>
                  <w:sdtPr>
                    <w:id w:val="-564338169"/>
                    <w:tag w:val="goog_rdk_5102"/>
                  </w:sdtPr>
                  <w:sdtContent>
                    <w:del w:author="Animefor Me" w:id="15" w:date="2026-09-29T09:36:34Z"/>
                  </w:sdtContent>
                </w:sdt>
              </w:ins>
              <w:sdt>
                <w:sdtPr>
                  <w:id w:val="-1307694914"/>
                  <w:tag w:val="goog_rdk_510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these restrictions are applied.**</w:delText>
                      </w:r>
                    </w:del>
                  </w:ins>
                </w:sdtContent>
              </w:sdt>
              <w:ins w:author="Rossi Rossi" w:id="117" w:date="2026-09-22T06:56:59Z">
                <w:del w:author="Animefor Me" w:id="15" w:date="2026-09-29T09:36:34Z"/>
              </w:ins>
            </w:sdtContent>
          </w:sdt>
        </w:p>
      </w:sdtContent>
    </w:sdt>
    <w:sdt>
      <w:sdtPr>
        <w:id w:val="1891858764"/>
        <w:tag w:val="goog_rdk_5108"/>
      </w:sdtPr>
      <w:sdtContent>
        <w:p w:rsidR="00000000" w:rsidDel="00000000" w:rsidP="00000000" w:rsidRDefault="00000000" w:rsidRPr="00000000" w14:paraId="00000482">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09427814"/>
              <w:tag w:val="goog_rdk_5105"/>
            </w:sdtPr>
            <w:sdtContent>
              <w:ins w:author="Rossi Rossi" w:id="117" w:date="2026-09-22T06:56:59Z">
                <w:sdt>
                  <w:sdtPr>
                    <w:id w:val="629088159"/>
                    <w:tag w:val="goog_rdk_5106"/>
                  </w:sdtPr>
                  <w:sdtContent>
                    <w:del w:author="Animefor Me" w:id="15" w:date="2026-09-29T09:36:34Z"/>
                  </w:sdtContent>
                </w:sdt>
              </w:ins>
              <w:sdt>
                <w:sdtPr>
                  <w:id w:val="-1751213832"/>
                  <w:tag w:val="goog_rdk_5107"/>
                </w:sdtPr>
                <w:sdtContent>
                  <w:ins w:author="Rossi Rossi" w:id="117" w:date="2026-09-22T06:56:59Z">
                    <w:del w:author="Animefor Me" w:id="15" w:date="2026-09-29T09:36:34Z">
                      <w:r w:rsidDel="00000000" w:rsidR="00000000" w:rsidRPr="00000000">
                        <w:rPr>
                          <w:rtl w:val="0"/>
                        </w:rPr>
                      </w:r>
                    </w:del>
                  </w:ins>
                </w:sdtContent>
              </w:sdt>
              <w:ins w:author="Rossi Rossi" w:id="117" w:date="2026-09-22T06:56:59Z">
                <w:del w:author="Animefor Me" w:id="15" w:date="2026-09-29T09:36:34Z"/>
              </w:ins>
            </w:sdtContent>
          </w:sdt>
        </w:p>
      </w:sdtContent>
    </w:sdt>
    <w:sdt>
      <w:sdtPr>
        <w:id w:val="-1938244303"/>
        <w:tag w:val="goog_rdk_5112"/>
      </w:sdtPr>
      <w:sdtContent>
        <w:p w:rsidR="00000000" w:rsidDel="00000000" w:rsidP="00000000" w:rsidRDefault="00000000" w:rsidRPr="00000000" w14:paraId="00000483">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433591012"/>
              <w:tag w:val="goog_rdk_5109"/>
            </w:sdtPr>
            <w:sdtContent>
              <w:ins w:author="Rossi Rossi" w:id="117" w:date="2026-09-22T06:56:59Z">
                <w:sdt>
                  <w:sdtPr>
                    <w:id w:val="217120779"/>
                    <w:tag w:val="goog_rdk_5110"/>
                  </w:sdtPr>
                  <w:sdtContent>
                    <w:del w:author="Animefor Me" w:id="15" w:date="2026-09-29T09:36:34Z"/>
                  </w:sdtContent>
                </w:sdt>
              </w:ins>
              <w:sdt>
                <w:sdtPr>
                  <w:id w:val="1290097166"/>
                  <w:tag w:val="goog_rdk_5111"/>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17" w:date="2026-09-22T06:56:59Z">
                <w:del w:author="Animefor Me" w:id="15" w:date="2026-09-29T09:36:34Z"/>
              </w:ins>
            </w:sdtContent>
          </w:sdt>
        </w:p>
      </w:sdtContent>
    </w:sdt>
    <w:sdt>
      <w:sdtPr>
        <w:id w:val="1582449679"/>
        <w:tag w:val="goog_rdk_5116"/>
      </w:sdtPr>
      <w:sdtContent>
        <w:p w:rsidR="00000000" w:rsidDel="00000000" w:rsidP="00000000" w:rsidRDefault="00000000" w:rsidRPr="00000000" w14:paraId="00000484">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203392397"/>
              <w:tag w:val="goog_rdk_5113"/>
            </w:sdtPr>
            <w:sdtContent>
              <w:ins w:author="Rossi Rossi" w:id="117" w:date="2026-09-22T06:56:59Z">
                <w:sdt>
                  <w:sdtPr>
                    <w:id w:val="1428866235"/>
                    <w:tag w:val="goog_rdk_5114"/>
                  </w:sdtPr>
                  <w:sdtContent>
                    <w:del w:author="Animefor Me" w:id="15" w:date="2026-09-29T09:36:34Z"/>
                  </w:sdtContent>
                </w:sdt>
              </w:ins>
              <w:sdt>
                <w:sdtPr>
                  <w:id w:val="-713761587"/>
                  <w:tag w:val="goog_rdk_5115"/>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17" w:date="2026-09-22T06:56:59Z">
                <w:del w:author="Animefor Me" w:id="15" w:date="2026-09-29T09:36:34Z"/>
              </w:ins>
            </w:sdtContent>
          </w:sdt>
        </w:p>
      </w:sdtContent>
    </w:sdt>
    <w:sdt>
      <w:sdtPr>
        <w:id w:val="432990852"/>
        <w:tag w:val="goog_rdk_5120"/>
      </w:sdtPr>
      <w:sdtContent>
        <w:p w:rsidR="00000000" w:rsidDel="00000000" w:rsidP="00000000" w:rsidRDefault="00000000" w:rsidRPr="00000000" w14:paraId="00000485">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1948165630"/>
              <w:tag w:val="goog_rdk_5117"/>
            </w:sdtPr>
            <w:sdtContent>
              <w:ins w:author="Rossi Rossi" w:id="117" w:date="2026-09-22T06:56:59Z">
                <w:sdt>
                  <w:sdtPr>
                    <w:id w:val="1665923480"/>
                    <w:tag w:val="goog_rdk_5118"/>
                  </w:sdtPr>
                  <w:sdtContent>
                    <w:del w:author="Animefor Me" w:id="15" w:date="2026-09-29T09:36:34Z"/>
                  </w:sdtContent>
                </w:sdt>
              </w:ins>
              <w:sdt>
                <w:sdtPr>
                  <w:id w:val="554316453"/>
                  <w:tag w:val="goog_rdk_5119"/>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17" w:date="2026-09-22T06:56:59Z">
                <w:del w:author="Animefor Me" w:id="15" w:date="2026-09-29T09:36:34Z"/>
              </w:ins>
            </w:sdtContent>
          </w:sdt>
        </w:p>
      </w:sdtContent>
    </w:sdt>
    <w:sdt>
      <w:sdtPr>
        <w:id w:val="-1526382139"/>
        <w:tag w:val="goog_rdk_5124"/>
      </w:sdtPr>
      <w:sdtContent>
        <w:p w:rsidR="00000000" w:rsidDel="00000000" w:rsidP="00000000" w:rsidRDefault="00000000" w:rsidRPr="00000000" w14:paraId="00000486">
          <w:pPr>
            <w:numPr>
              <w:ilvl w:val="1"/>
              <w:numId w:val="2"/>
            </w:numPr>
            <w:ind w:left="502" w:hanging="360"/>
            <w:rPr>
              <w:ins w:author="Rossi Rossi" w:id="117" w:date="2026-09-22T06:56:59Z"/>
              <w:del w:author="Animefor Me" w:id="15" w:date="2026-09-29T09:36:34Z"/>
            </w:rPr>
            <w:pPrChange w:author="FATHIMA RAIHANA A S" w:id="0" w:date="2026-09-25T17:38:39Z">
              <w:pPr>
                <w:numPr>
                  <w:ilvl w:val="1"/>
                  <w:numId w:val="9"/>
                </w:numPr>
                <w:ind w:left="502" w:hanging="360"/>
              </w:pPr>
            </w:pPrChange>
          </w:pPr>
          <w:sdt>
            <w:sdtPr>
              <w:id w:val="-331341560"/>
              <w:tag w:val="goog_rdk_5121"/>
            </w:sdtPr>
            <w:sdtContent>
              <w:ins w:author="Rossi Rossi" w:id="117" w:date="2026-09-22T06:56:59Z">
                <w:sdt>
                  <w:sdtPr>
                    <w:id w:val="-2015553084"/>
                    <w:tag w:val="goog_rdk_5122"/>
                  </w:sdtPr>
                  <w:sdtContent>
                    <w:del w:author="Animefor Me" w:id="15" w:date="2026-09-29T09:36:34Z"/>
                  </w:sdtContent>
                </w:sdt>
              </w:ins>
              <w:sdt>
                <w:sdtPr>
                  <w:id w:val="500464527"/>
                  <w:tag w:val="goog_rdk_512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   Language API**.</w:delText>
                      </w:r>
                    </w:del>
                  </w:ins>
                </w:sdtContent>
              </w:sdt>
              <w:ins w:author="Rossi Rossi" w:id="117" w:date="2026-09-22T06:56:59Z">
                <w:del w:author="Animefor Me" w:id="15" w:date="2026-09-29T09:36:34Z"/>
              </w:ins>
            </w:sdtContent>
          </w:sdt>
        </w:p>
      </w:sdtContent>
    </w:sdt>
    <w:sdt>
      <w:sdtPr>
        <w:id w:val="-546929355"/>
        <w:tag w:val="goog_rdk_5136"/>
      </w:sdtPr>
      <w:sdtContent>
        <w:p w:rsidR="00000000" w:rsidDel="00000000" w:rsidP="00000000" w:rsidRDefault="00000000" w:rsidRPr="00000000" w14:paraId="00000487">
          <w:pPr>
            <w:pStyle w:val="Heading3"/>
            <w:numPr>
              <w:ilvl w:val="1"/>
              <w:numId w:val="2"/>
            </w:numPr>
            <w:ind w:left="502" w:hanging="360"/>
            <w:rPr>
              <w:del w:author="Animefor Me" w:id="15" w:date="2026-09-29T09:36:34Z"/>
              <w:rFonts w:ascii="Cambria" w:cs="Cambria" w:eastAsia="Cambria" w:hAnsi="Cambria"/>
              <w:color w:val="000000"/>
              <w:sz w:val="22"/>
              <w:szCs w:val="22"/>
              <w:rPrChange w:author="FATHIMA RAIHANA A S" w:id="118" w:date="2026-09-25T17:38:39Z">
                <w:rPr>
                  <w:rFonts w:ascii="Cambria" w:cs="Cambria" w:eastAsia="Cambria" w:hAnsi="Cambria"/>
                  <w:color w:val="000000"/>
                  <w:sz w:val="22"/>
                  <w:szCs w:val="22"/>
                </w:rPr>
              </w:rPrChange>
            </w:rPr>
            <w:pPrChange w:author="FATHIMA RAIHANA A S" w:id="0" w:date="2026-09-25T17:38:39Z">
              <w:pPr>
                <w:pStyle w:val="Heading3"/>
                <w:numPr>
                  <w:ilvl w:val="1"/>
                  <w:numId w:val="9"/>
                </w:numPr>
                <w:ind w:left="502" w:hanging="360"/>
              </w:pPr>
            </w:pPrChange>
          </w:pPr>
          <w:sdt>
            <w:sdtPr>
              <w:id w:val="-1809924310"/>
              <w:tag w:val="goog_rdk_5125"/>
            </w:sdtPr>
            <w:sdtContent>
              <w:ins w:author="Rossi Rossi" w:id="117" w:date="2026-09-22T06:56:59Z">
                <w:sdt>
                  <w:sdtPr>
                    <w:id w:val="449148828"/>
                    <w:tag w:val="goog_rdk_5126"/>
                  </w:sdtPr>
                  <w:sdtContent>
                    <w:del w:author="Animefor Me" w:id="15" w:date="2026-09-29T09:36:34Z"/>
                  </w:sdtContent>
                </w:sdt>
              </w:ins>
              <w:sdt>
                <w:sdtPr>
                  <w:id w:val="-1611916100"/>
                  <w:tag w:val="goog_rdk_5127"/>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your application code, </w:delText>
                      </w:r>
                    </w:del>
                  </w:ins>
                </w:sdtContent>
              </w:sdt>
              <w:ins w:author="Rossi Rossi" w:id="117" w:date="2026-09-22T06:56:59Z">
                <w:del w:author="Animefor Me" w:id="15" w:date="2026-09-29T09:36:34Z"/>
              </w:ins>
            </w:sdtContent>
          </w:sdt>
          <w:sdt>
            <w:sdtPr>
              <w:id w:val="-1520974390"/>
              <w:tag w:val="goog_rdk_5128"/>
            </w:sdtPr>
            <w:sdtContent>
              <w:ins w:author="Srimathi" w:id="141" w:date="2026-09-24T13:58:02Z">
                <w:sdt>
                  <w:sdtPr>
                    <w:id w:val="1303829325"/>
                    <w:tag w:val="goog_rdk_5129"/>
                  </w:sdtPr>
                  <w:sdtContent>
                    <w:del w:author="Animefor Me" w:id="15" w:date="2026-09-29T09:36:34Z"/>
                  </w:sdtContent>
                </w:sdt>
              </w:ins>
              <w:sdt>
                <w:sdtPr>
                  <w:id w:val="298913099"/>
                  <w:tag w:val="goog_rdk_5130"/>
                </w:sdtPr>
                <w:sdtContent>
                  <w:ins w:author="Srimathi" w:id="141" w:date="2026-09-24T13:58:02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environment</w:delText>
                      </w:r>
                    </w:del>
                  </w:ins>
                </w:sdtContent>
              </w:sdt>
              <w:ins w:author="Srimathi" w:id="141" w:date="2026-09-24T13:58:02Z">
                <w:del w:author="Animefor Me" w:id="15" w:date="2026-09-29T09:36:34Z"/>
              </w:ins>
            </w:sdtContent>
          </w:sdt>
          <w:sdt>
            <w:sdtPr>
              <w:id w:val="-1730833183"/>
              <w:tag w:val="goog_rdk_5131"/>
            </w:sdtPr>
            <w:sdtContent>
              <w:ins w:author="Rossi Rossi" w:id="117" w:date="2026-09-22T06:56:59Z">
                <w:sdt>
                  <w:sdtPr>
                    <w:id w:val="1029085119"/>
                    <w:tag w:val="goog_rdk_5132"/>
                  </w:sdtPr>
                  <w:sdtContent>
                    <w:del w:author="Animefor Me" w:id="15" w:date="2026-09-29T09:36:34Z"/>
                  </w:sdtContent>
                </w:sdt>
              </w:ins>
              <w:sdt>
                <w:sdtPr>
                  <w:id w:val="369893566"/>
                  <w:tag w:val="goog_rdk_5133"/>
                </w:sdtPr>
                <w:sdtContent>
                  <w:ins w:author="Rossi Rossi" w:id="117" w:date="2026-09-22T06:56:59Z">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environme</w:delText>
                      </w:r>
                    </w:del>
                  </w:ins>
                </w:sdtContent>
              </w:sdt>
              <w:ins w:author="Rossi Rossi" w:id="117" w:date="2026-09-22T06:56:59Z">
                <w:del w:author="Animefor Me" w:id="15" w:date="2026-09-29T09:36:34Z"/>
              </w:ins>
            </w:sdtContent>
          </w:sdt>
          <w:sdt>
            <w:sdtPr>
              <w:id w:val="-208127076"/>
              <w:tag w:val="goog_rdk_5134"/>
            </w:sdtPr>
            <w:sdtContent>
              <w:del w:author="Animefor Me" w:id="15" w:date="2026-09-29T09:36:34Z"/>
              <w:sdt>
                <w:sdtPr>
                  <w:id w:val="1250721864"/>
                  <w:tag w:val="goog_rdk_513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59137517"/>
        <w:tag w:val="goog_rdk_5144"/>
      </w:sdtPr>
      <w:sdtContent>
        <w:p w:rsidR="00000000" w:rsidDel="00000000" w:rsidP="00000000" w:rsidRDefault="00000000" w:rsidRPr="00000000" w14:paraId="00000488">
          <w:pPr>
            <w:numPr>
              <w:ilvl w:val="0"/>
              <w:numId w:val="2"/>
            </w:numPr>
            <w:spacing w:after="0" w:before="0" w:line="240" w:lineRule="auto"/>
            <w:ind w:left="720" w:hanging="360"/>
            <w:rPr>
              <w:del w:author="Animefor Me" w:id="15" w:date="2026-09-29T09:36:34Z"/>
              <w:rFonts w:ascii="Cambria" w:cs="Cambria" w:eastAsia="Cambria" w:hAnsi="Cambria"/>
              <w:b w:val="1"/>
              <w:bCs w:val="1"/>
              <w:color w:val="000000"/>
              <w:sz w:val="22"/>
              <w:szCs w:val="22"/>
              <w:rPrChange w:author="FATHIMA RAIHANA A S" w:id="118"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783913956"/>
              <w:tag w:val="goog_rdk_5137"/>
            </w:sdtPr>
            <w:sdtContent>
              <w:del w:author="Animefor Me" w:id="15" w:date="2026-09-29T09:36:34Z"/>
              <w:sdt>
                <w:sdtPr>
                  <w:id w:val="-1594668028"/>
                  <w:tag w:val="goog_rdk_513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993021699"/>
                    <w:tag w:val="goog_rdk_5139"/>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023935318"/>
                    <w:tag w:val="goog_rdk_5140"/>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Google AI for Devel</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955575562"/>
                    <w:tag w:val="goog_rdk_5141"/>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o</w:delText>
                    </w:r>
                  </w:sdtContent>
                </w:sdt>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671966601"/>
                    <w:tag w:val="goog_rdk_5142"/>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pers</w:delText>
                    </w:r>
                  </w:sdtContent>
                </w:sdt>
                <w:r w:rsidDel="00000000" w:rsidR="00000000" w:rsidRPr="00000000">
                  <w:fldChar w:fldCharType="end"/>
                </w:r>
                <w:sdt>
                  <w:sdtPr>
                    <w:id w:val="1140200979"/>
                    <w:tag w:val="goog_rdk_5143"/>
                  </w:sdtPr>
                  <w:sdtContent>
                    <w:r w:rsidDel="00000000" w:rsidR="00000000" w:rsidRPr="00000000">
                      <w:rPr>
                        <w:rtl w:val="0"/>
                      </w:rPr>
                    </w:r>
                  </w:sdtContent>
                </w:sdt>
              </w:del>
            </w:sdtContent>
          </w:sdt>
        </w:p>
      </w:sdtContent>
    </w:sdt>
    <w:sdt>
      <w:sdtPr>
        <w:id w:val="-50503656"/>
        <w:tag w:val="goog_rdk_5152"/>
      </w:sdtPr>
      <w:sdtContent>
        <w:p w:rsidR="00000000" w:rsidDel="00000000" w:rsidP="00000000" w:rsidRDefault="00000000" w:rsidRPr="00000000" w14:paraId="00000489">
          <w:pPr>
            <w:numPr>
              <w:ilvl w:val="1"/>
              <w:numId w:val="2"/>
            </w:numPr>
            <w:ind w:left="502" w:hanging="360"/>
            <w:rPr>
              <w:ins w:author="Rossi Rossi" w:id="142" w:date="2026-09-22T07:06:18Z"/>
              <w:del w:author="Animefor Me" w:id="15" w:date="2026-09-29T09:36:34Z"/>
            </w:rPr>
            <w:pPrChange w:author="FATHIMA RAIHANA A S" w:id="0" w:date="2026-09-25T17:38:39Z">
              <w:pPr>
                <w:numPr>
                  <w:ilvl w:val="1"/>
                  <w:numId w:val="9"/>
                </w:numPr>
                <w:ind w:left="502" w:hanging="360"/>
              </w:pPr>
            </w:pPrChange>
          </w:pPr>
          <w:sdt>
            <w:sdtPr>
              <w:id w:val="-2093405152"/>
              <w:tag w:val="goog_rdk_5145"/>
            </w:sdtPr>
            <w:sdtContent>
              <w:del w:author="Animefor Me" w:id="15" w:date="2026-09-29T09:36:34Z"/>
              <w:sdt>
                <w:sdtPr>
                  <w:id w:val="-1568593881"/>
                  <w:tag w:val="goog_rdk_514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Guide</w:delText>
                    </w:r>
                  </w:del>
                </w:sdtContent>
              </w:sdt>
              <w:del w:author="Animefor Me" w:id="15" w:date="2026-09-29T09:36:34Z">
                <w:sdt>
                  <w:sdtPr>
                    <w:id w:val="-1632243101"/>
                    <w:tag w:val="goog_rdk_5147"/>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1790124376"/>
                    <w:tag w:val="goog_rdk_5148"/>
                  </w:sdtPr>
                  <w:sdtContent>
                    <w:r w:rsidDel="00000000" w:rsidR="00000000" w:rsidRPr="00000000">
                      <w:rPr>
                        <w:rtl w:val="0"/>
                        <w:rPrChange w:author="Animefor Me" w:id="18" w:date="2026-09-29T09:36:34Z">
                          <w:rPr>
                            <w:rFonts w:ascii="Cambria" w:cs="Cambria" w:eastAsia="Cambria" w:hAnsi="Cambria"/>
                            <w:b w:val="1"/>
                            <w:bCs w:val="1"/>
                            <w:color w:val="0000ff"/>
                            <w:sz w:val="22"/>
                            <w:szCs w:val="22"/>
                            <w:u w:val="single"/>
                          </w:rPr>
                        </w:rPrChange>
                      </w:rPr>
                      <w:delText xml:space="preserve">Tom's Hardware</w:delText>
                    </w:r>
                  </w:sdtContent>
                </w:sdt>
                <w:r w:rsidDel="00000000" w:rsidR="00000000" w:rsidRPr="00000000">
                  <w:fldChar w:fldCharType="end"/>
                </w:r>
              </w:del>
            </w:sdtContent>
          </w:sdt>
          <w:sdt>
            <w:sdtPr>
              <w:id w:val="176648148"/>
              <w:tag w:val="goog_rdk_5149"/>
            </w:sdtPr>
            <w:sdtContent>
              <w:ins w:author="Rossi Rossi" w:id="142" w:date="2026-09-22T07:06:18Z">
                <w:sdt>
                  <w:sdtPr>
                    <w:id w:val="-853008494"/>
                    <w:tag w:val="goog_rdk_5150"/>
                  </w:sdtPr>
                  <w:sdtContent>
                    <w:del w:author="Animefor Me" w:id="15" w:date="2026-09-29T09:36:34Z"/>
                  </w:sdtContent>
                </w:sdt>
              </w:ins>
              <w:sdt>
                <w:sdtPr>
                  <w:id w:val="774131118"/>
                  <w:tag w:val="goog_rdk_5151"/>
                </w:sdtPr>
                <w:sdtContent>
                  <w:ins w:author="Rossi Rossi" w:id="142" w:date="2026-09-22T07:06:18Z">
                    <w:del w:author="Animefor Me" w:id="15" w:date="2026-09-29T09:36:34Z">
                      <w:r w:rsidDel="00000000" w:rsidR="00000000" w:rsidRPr="00000000">
                        <w:rPr>
                          <w:rtl w:val="0"/>
                        </w:rPr>
                      </w:r>
                    </w:del>
                  </w:ins>
                </w:sdtContent>
              </w:sdt>
              <w:ins w:author="Rossi Rossi" w:id="142" w:date="2026-09-22T07:06:18Z">
                <w:del w:author="Animefor Me" w:id="15" w:date="2026-09-29T09:36:34Z"/>
              </w:ins>
            </w:sdtContent>
          </w:sdt>
        </w:p>
      </w:sdtContent>
    </w:sdt>
    <w:sdt>
      <w:sdtPr>
        <w:id w:val="-1887185493"/>
        <w:tag w:val="goog_rdk_5156"/>
      </w:sdtPr>
      <w:sdtContent>
        <w:p w:rsidR="00000000" w:rsidDel="00000000" w:rsidP="00000000" w:rsidRDefault="00000000" w:rsidRPr="00000000" w14:paraId="0000048A">
          <w:pPr>
            <w:numPr>
              <w:ilvl w:val="0"/>
              <w:numId w:val="2"/>
            </w:numPr>
            <w:spacing w:after="0" w:before="0" w:line="240" w:lineRule="auto"/>
            <w:ind w:left="720" w:hanging="360"/>
            <w:rPr>
              <w:ins w:author="Rossi Rossi" w:id="142" w:date="2026-09-22T07:06:18Z"/>
              <w:del w:author="Animefor Me" w:id="15" w:date="2026-09-29T09:36:34Z"/>
              <w:rFonts w:ascii="Cambria" w:cs="Cambria" w:eastAsia="Cambria" w:hAnsi="Cambria"/>
              <w:b w:val="1"/>
              <w:bCs w:val="1"/>
              <w:sz w:val="22"/>
              <w:szCs w:val="22"/>
              <w:u w:val="none"/>
              <w:rPrChange w:author="FATHIMA RAIHANA A S" w:id="118" w:date="2026-09-25T17:38:39Z">
                <w:rPr>
                  <w:rFonts w:ascii="Cambria" w:cs="Cambria" w:eastAsia="Cambria" w:hAnsi="Cambria"/>
                  <w:b w:val="1"/>
                  <w:bCs w:val="1"/>
                  <w:sz w:val="22"/>
                  <w:szCs w:val="22"/>
                  <w:u w:val="none"/>
                </w:rPr>
              </w:rPrChange>
            </w:rPr>
            <w:pPrChange w:author="FATHIMA RAIHANA A S" w:id="0" w:date="2026-09-25T17:38:39Z">
              <w:pPr>
                <w:numPr>
                  <w:ilvl w:val="0"/>
                  <w:numId w:val="9"/>
                </w:numPr>
                <w:spacing w:after="0" w:before="0" w:line="240" w:lineRule="auto"/>
                <w:ind w:left="720" w:hanging="360"/>
              </w:pPr>
            </w:pPrChange>
          </w:pPr>
          <w:sdt>
            <w:sdtPr>
              <w:id w:val="-638314662"/>
              <w:tag w:val="goog_rdk_5153"/>
            </w:sdtPr>
            <w:sdtContent>
              <w:ins w:author="Rossi Rossi" w:id="142" w:date="2026-09-22T07:06:18Z">
                <w:sdt>
                  <w:sdtPr>
                    <w:id w:val="1610565612"/>
                    <w:tag w:val="goog_rdk_5154"/>
                  </w:sdtPr>
                  <w:sdtContent>
                    <w:del w:author="Animefor Me" w:id="15" w:date="2026-09-29T09:36:34Z"/>
                  </w:sdtContent>
                </w:sdt>
              </w:ins>
              <w:sdt>
                <w:sdtPr>
                  <w:id w:val="-478749599"/>
                  <w:tag w:val="goog_rdk_5155"/>
                </w:sdtPr>
                <w:sdtContent>
                  <w:ins w:author="Rossi Rossi" w:id="142" w:date="2026-09-22T07:06:18Z">
                    <w:del w:author="Animefor Me" w:id="15" w:date="2026-09-29T09:36:34Z">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sooo good</w:delText>
                      </w:r>
                    </w:del>
                  </w:ins>
                </w:sdtContent>
              </w:sdt>
              <w:ins w:author="Rossi Rossi" w:id="142" w:date="2026-09-22T07:06:18Z">
                <w:del w:author="Animefor Me" w:id="15" w:date="2026-09-29T09:36:34Z"/>
              </w:ins>
            </w:sdtContent>
          </w:sdt>
        </w:p>
      </w:sdtContent>
    </w:sdt>
    <w:sdt>
      <w:sdtPr>
        <w:id w:val="1222022006"/>
        <w:tag w:val="goog_rdk_5160"/>
      </w:sdtPr>
      <w:sdtContent>
        <w:p w:rsidR="00000000" w:rsidDel="00000000" w:rsidP="00000000" w:rsidRDefault="00000000" w:rsidRPr="00000000" w14:paraId="0000048B">
          <w:pPr>
            <w:numPr>
              <w:ilvl w:val="0"/>
              <w:numId w:val="2"/>
            </w:numPr>
            <w:spacing w:after="0" w:before="0" w:line="240" w:lineRule="auto"/>
            <w:ind w:left="720" w:hanging="360"/>
            <w:rPr>
              <w:del w:author="Animefor Me" w:id="15" w:date="2026-09-29T09:36:34Z"/>
              <w:rFonts w:ascii="Cambria" w:cs="Cambria" w:eastAsia="Cambria" w:hAnsi="Cambria"/>
              <w:b w:val="1"/>
              <w:bCs w:val="1"/>
              <w:color w:val="000000"/>
              <w:sz w:val="22"/>
              <w:szCs w:val="22"/>
              <w:rPrChange w:author="FATHIMA RAIHANA A S" w:id="118"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1552531376"/>
              <w:tag w:val="goog_rdk_5158"/>
            </w:sdtPr>
            <w:sdtContent>
              <w:del w:author="Animefor Me" w:id="15" w:date="2026-09-29T09:36:34Z"/>
              <w:sdt>
                <w:sdtPr>
                  <w:id w:val="1388644184"/>
                  <w:tag w:val="goog_rdk_515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418256388"/>
        <w:tag w:val="goog_rdk_5166"/>
      </w:sdtPr>
      <w:sdtContent>
        <w:p w:rsidR="00000000" w:rsidDel="00000000" w:rsidP="00000000" w:rsidRDefault="00000000" w:rsidRPr="00000000" w14:paraId="0000048C">
          <w:pPr>
            <w:numPr>
              <w:ilvl w:val="0"/>
              <w:numId w:val="2"/>
            </w:numPr>
            <w:spacing w:after="0" w:before="0" w:line="240" w:lineRule="auto"/>
            <w:ind w:left="720" w:hanging="360"/>
            <w:rPr>
              <w:del w:author="Animefor Me" w:id="15" w:date="2026-09-29T09:36:34Z"/>
              <w:rFonts w:ascii="Cambria" w:cs="Cambria" w:eastAsia="Cambria" w:hAnsi="Cambria"/>
              <w:b w:val="1"/>
              <w:bCs w:val="1"/>
              <w:color w:val="000000"/>
              <w:sz w:val="22"/>
              <w:szCs w:val="22"/>
              <w:rPrChange w:author="FATHIMA RAIHANA A S" w:id="118"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0" w:before="0" w:line="240" w:lineRule="auto"/>
                <w:ind w:left="720" w:hanging="360"/>
              </w:pPr>
            </w:pPrChange>
          </w:pPr>
          <w:sdt>
            <w:sdtPr>
              <w:id w:val="197089987"/>
              <w:tag w:val="goog_rdk_5161"/>
            </w:sdtPr>
            <w:sdtContent>
              <w:del w:author="Animefor Me" w:id="15" w:date="2026-09-29T09:36:34Z"/>
              <w:sdt>
                <w:sdtPr>
                  <w:id w:val="1380757980"/>
                  <w:tag w:val="goog_rdk_516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Popular Tutorial</w:delText>
                    </w:r>
                  </w:del>
                </w:sdtContent>
              </w:sdt>
              <w:del w:author="Animefor Me" w:id="15" w:date="2026-09-29T09:36:34Z">
                <w:sdt>
                  <w:sdtPr>
                    <w:id w:val="-1563085693"/>
                    <w:tag w:val="goog_rdk_5163"/>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 </w:delText>
                    </w:r>
                  </w:sdtContent>
                </w:sdt>
                <w:sdt>
                  <w:sdtPr>
                    <w:id w:val="-997126778"/>
                    <w:tag w:val="goog_rdk_5164"/>
                  </w:sdtPr>
                  <w:sdtContent>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Python Programming Tutorial - Full Course for Beginners</w:delText>
                    </w:r>
                  </w:sdtContent>
                </w:sdt>
                <w:sdt>
                  <w:sdtPr>
                    <w:id w:val="1278586350"/>
                    <w:tag w:val="goog_rdk_5165"/>
                  </w:sdtPr>
                  <w:sdtContent>
                    <w:r w:rsidDel="00000000" w:rsidR="00000000" w:rsidRPr="00000000">
                      <w:rPr>
                        <w:rtl w:val="0"/>
                      </w:rPr>
                    </w:r>
                  </w:sdtContent>
                </w:sdt>
              </w:del>
            </w:sdtContent>
          </w:sdt>
        </w:p>
      </w:sdtContent>
    </w:sdt>
    <w:sdt>
      <w:sdtPr>
        <w:id w:val="1671186666"/>
        <w:tag w:val="goog_rdk_5170"/>
      </w:sdtPr>
      <w:sdtContent>
        <w:p w:rsidR="00000000" w:rsidDel="00000000" w:rsidP="00000000" w:rsidRDefault="00000000" w:rsidRPr="00000000" w14:paraId="0000048D">
          <w:pPr>
            <w:numPr>
              <w:ilvl w:val="0"/>
              <w:numId w:val="2"/>
            </w:numPr>
            <w:spacing w:after="280" w:before="0" w:line="240" w:lineRule="auto"/>
            <w:ind w:left="720" w:hanging="360"/>
            <w:rPr>
              <w:del w:author="Animefor Me" w:id="15" w:date="2026-09-29T09:36:34Z"/>
              <w:rFonts w:ascii="Cambria" w:cs="Cambria" w:eastAsia="Cambria" w:hAnsi="Cambria"/>
              <w:b w:val="1"/>
              <w:bCs w:val="1"/>
              <w:color w:val="000000"/>
              <w:sz w:val="22"/>
              <w:szCs w:val="22"/>
              <w:rPrChange w:author="FATHIMA RAIHANA A S" w:id="118" w:date="2026-09-25T17:38:39Z">
                <w:rPr>
                  <w:rFonts w:ascii="Cambria" w:cs="Cambria" w:eastAsia="Cambria" w:hAnsi="Cambria"/>
                  <w:b w:val="1"/>
                  <w:bCs w:val="1"/>
                  <w:color w:val="000000"/>
                  <w:sz w:val="22"/>
                  <w:szCs w:val="22"/>
                </w:rPr>
              </w:rPrChange>
            </w:rPr>
            <w:pPrChange w:author="FATHIMA RAIHANA A S" w:id="0" w:date="2026-09-25T17:38:39Z">
              <w:pPr>
                <w:numPr>
                  <w:ilvl w:val="0"/>
                  <w:numId w:val="9"/>
                </w:numPr>
                <w:spacing w:after="280" w:before="0" w:line="240" w:lineRule="auto"/>
                <w:ind w:left="720" w:hanging="360"/>
              </w:pPr>
            </w:pPrChange>
          </w:pPr>
          <w:sdt>
            <w:sdtPr>
              <w:id w:val="-1222691081"/>
              <w:tag w:val="goog_rdk_5167"/>
            </w:sdtPr>
            <w:sdtContent>
              <w:del w:author="Animefor Me" w:id="15" w:date="2026-09-29T09:36:34Z"/>
              <w:sdt>
                <w:sdtPr>
                  <w:id w:val="-22267055"/>
                  <w:tag w:val="goog_rdk_516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Steps</w:delText>
                    </w:r>
                  </w:del>
                </w:sdtContent>
              </w:sdt>
              <w:del w:author="Animefor Me" w:id="15" w:date="2026-09-29T09:36:34Z">
                <w:sdt>
                  <w:sdtPr>
                    <w:id w:val="471602050"/>
                    <w:tag w:val="goog_rdk_5169"/>
                  </w:sdtPr>
                  <w:sdtContent>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w:delText>
                    </w:r>
                  </w:sdtContent>
                </w:sdt>
              </w:del>
            </w:sdtContent>
          </w:sdt>
        </w:p>
      </w:sdtContent>
    </w:sdt>
    <w:sdt>
      <w:sdtPr>
        <w:id w:val="-1859505347"/>
        <w:tag w:val="goog_rdk_5173"/>
      </w:sdtPr>
      <w:sdtContent>
        <w:p w:rsidR="00000000" w:rsidDel="00000000" w:rsidP="00000000" w:rsidRDefault="00000000" w:rsidRPr="00000000" w14:paraId="000004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660454003"/>
              <w:tag w:val="goog_rdk_5171"/>
            </w:sdtPr>
            <w:sdtContent>
              <w:del w:author="Animefor Me" w:id="15" w:date="2026-09-29T09:36:34Z"/>
              <w:sdt>
                <w:sdtPr>
                  <w:id w:val="186169034"/>
                  <w:tag w:val="goog_rdk_517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Download the latest Python 3.10+ installer for your operating system from the official website.</w:delText>
                    </w:r>
                  </w:del>
                </w:sdtContent>
              </w:sdt>
              <w:del w:author="Animefor Me" w:id="15" w:date="2026-09-29T09:36:34Z"/>
            </w:sdtContent>
          </w:sdt>
        </w:p>
      </w:sdtContent>
    </w:sdt>
    <w:sdt>
      <w:sdtPr>
        <w:id w:val="1397566448"/>
        <w:tag w:val="goog_rdk_5176"/>
      </w:sdtPr>
      <w:sdtContent>
        <w:p w:rsidR="00000000" w:rsidDel="00000000" w:rsidP="00000000" w:rsidRDefault="00000000" w:rsidRPr="00000000" w14:paraId="000004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579300529"/>
              <w:tag w:val="goog_rdk_5174"/>
            </w:sdtPr>
            <w:sdtContent>
              <w:del w:author="Animefor Me" w:id="15" w:date="2026-09-29T09:36:34Z"/>
              <w:sdt>
                <w:sdtPr>
                  <w:id w:val="380596825"/>
                  <w:tag w:val="goog_rdk_517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the installer and ensure you check the box that says "Add Python to PATH".</w:delText>
                    </w:r>
                  </w:del>
                </w:sdtContent>
              </w:sdt>
              <w:del w:author="Animefor Me" w:id="15" w:date="2026-09-29T09:36:34Z"/>
            </w:sdtContent>
          </w:sdt>
        </w:p>
      </w:sdtContent>
    </w:sdt>
    <w:sdt>
      <w:sdtPr>
        <w:id w:val="519622441"/>
        <w:tag w:val="goog_rdk_5179"/>
      </w:sdtPr>
      <w:sdtContent>
        <w:p w:rsidR="00000000" w:rsidDel="00000000" w:rsidP="00000000" w:rsidRDefault="00000000" w:rsidRPr="00000000" w14:paraId="000004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306983991"/>
              <w:tag w:val="goog_rdk_5177"/>
            </w:sdtPr>
            <w:sdtContent>
              <w:del w:author="Animefor Me" w:id="15" w:date="2026-09-29T09:36:34Z"/>
              <w:sdt>
                <w:sdtPr>
                  <w:id w:val="1367989626"/>
                  <w:tag w:val="goog_rdk_517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Follow the installation prompts to complete the setup.</w:delText>
                    </w:r>
                  </w:del>
                </w:sdtContent>
              </w:sdt>
              <w:del w:author="Animefor Me" w:id="15" w:date="2026-09-29T09:36:34Z"/>
            </w:sdtContent>
          </w:sdt>
        </w:p>
      </w:sdtContent>
    </w:sdt>
    <w:sdt>
      <w:sdtPr>
        <w:id w:val="-621752249"/>
        <w:tag w:val="goog_rdk_5182"/>
      </w:sdtPr>
      <w:sdtContent>
        <w:p w:rsidR="00000000" w:rsidDel="00000000" w:rsidP="00000000" w:rsidRDefault="00000000" w:rsidRPr="00000000" w14:paraId="000004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989611803"/>
              <w:tag w:val="goog_rdk_5180"/>
            </w:sdtPr>
            <w:sdtContent>
              <w:del w:author="Animefor Me" w:id="15" w:date="2026-09-29T09:36:34Z"/>
              <w:sdt>
                <w:sdtPr>
                  <w:id w:val="2113813942"/>
                  <w:tag w:val="goog_rdk_518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Verify the installation by opening a terminal or command prompt and typing python --version.</w:delText>
                    </w:r>
                  </w:del>
                </w:sdtContent>
              </w:sdt>
              <w:del w:author="Animefor Me" w:id="15" w:date="2026-09-29T09:36:34Z"/>
            </w:sdtContent>
          </w:sdt>
        </w:p>
      </w:sdtContent>
    </w:sdt>
    <w:sdt>
      <w:sdtPr>
        <w:id w:val="207567742"/>
        <w:tag w:val="goog_rdk_5185"/>
      </w:sdtPr>
      <w:sdtContent>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425918729"/>
              <w:tag w:val="goog_rdk_5183"/>
            </w:sdtPr>
            <w:sdtContent>
              <w:del w:author="Animefor Me" w:id="15" w:date="2026-09-29T09:36:34Z"/>
              <w:sdt>
                <w:sdtPr>
                  <w:id w:val="-604324636"/>
                  <w:tag w:val="goog_rdk_518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161674015"/>
        <w:tag w:val="goog_rdk_5188"/>
      </w:sdtPr>
      <w:sdtContent>
        <w:p w:rsidR="00000000" w:rsidDel="00000000" w:rsidP="00000000" w:rsidRDefault="00000000" w:rsidRPr="00000000" w14:paraId="000004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374901369"/>
              <w:tag w:val="goog_rdk_5186"/>
            </w:sdtPr>
            <w:sdtContent>
              <w:del w:author="Animefor Me" w:id="15" w:date="2026-09-29T09:36:34Z"/>
              <w:sdt>
                <w:sdtPr>
                  <w:id w:val="1995387806"/>
                  <w:tag w:val="goog_rdk_518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FastAPI Framework – </w:delText>
                    </w:r>
                  </w:del>
                </w:sdtContent>
              </w:sdt>
              <w:del w:author="Animefor Me" w:id="15" w:date="2026-09-29T09:36:34Z"/>
            </w:sdtContent>
          </w:sdt>
        </w:p>
      </w:sdtContent>
    </w:sdt>
    <w:sdt>
      <w:sdtPr>
        <w:id w:val="1963436671"/>
        <w:tag w:val="goog_rdk_5194"/>
      </w:sdtPr>
      <w:sdtContent>
        <w:p w:rsidR="00000000" w:rsidDel="00000000" w:rsidP="00000000" w:rsidRDefault="00000000" w:rsidRPr="00000000" w14:paraId="00000494">
          <w:pPr>
            <w:numPr>
              <w:ilvl w:val="0"/>
              <w:numId w:val="10"/>
            </w:numPr>
            <w:spacing w:after="0" w:before="280" w:line="240" w:lineRule="auto"/>
            <w:ind w:left="720" w:hanging="360"/>
            <w:rPr>
              <w:del w:author="Animefor Me" w:id="15" w:date="2026-09-29T09:36:34Z"/>
              <w:rFonts w:ascii="Cambria" w:cs="Cambria" w:eastAsia="Cambria" w:hAnsi="Cambria"/>
              <w:color w:val="000000"/>
              <w:sz w:val="22"/>
              <w:szCs w:val="22"/>
            </w:rPr>
          </w:pPr>
          <w:sdt>
            <w:sdtPr>
              <w:id w:val="1284485957"/>
              <w:tag w:val="goog_rdk_5189"/>
            </w:sdtPr>
            <w:sdtContent>
              <w:del w:author="Animefor Me" w:id="15" w:date="2026-09-29T09:36:34Z"/>
              <w:sdt>
                <w:sdtPr>
                  <w:id w:val="-554205130"/>
                  <w:tag w:val="goog_rdk_5190"/>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1633944379"/>
                    <w:tag w:val="goog_rdk_5191"/>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680764171"/>
                    <w:tag w:val="goog_rdk_5192"/>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1355182551"/>
                    <w:tag w:val="goog_rdk_5193"/>
                  </w:sdtPr>
                  <w:sdtContent>
                    <w:r w:rsidDel="00000000" w:rsidR="00000000" w:rsidRPr="00000000">
                      <w:rPr>
                        <w:rtl w:val="0"/>
                      </w:rPr>
                    </w:r>
                  </w:sdtContent>
                </w:sdt>
              </w:del>
            </w:sdtContent>
          </w:sdt>
        </w:p>
      </w:sdtContent>
    </w:sdt>
    <w:sdt>
      <w:sdtPr>
        <w:id w:val="-1765573081"/>
        <w:tag w:val="goog_rdk_5200"/>
      </w:sdtPr>
      <w:sdtContent>
        <w:p w:rsidR="00000000" w:rsidDel="00000000" w:rsidP="00000000" w:rsidRDefault="00000000" w:rsidRPr="00000000" w14:paraId="00000495">
          <w:pPr>
            <w:numPr>
              <w:ilvl w:val="0"/>
              <w:numId w:val="10"/>
            </w:numPr>
            <w:spacing w:after="0" w:before="0" w:line="240" w:lineRule="auto"/>
            <w:ind w:left="720" w:hanging="360"/>
            <w:rPr>
              <w:del w:author="Animefor Me" w:id="15" w:date="2026-09-29T09:36:34Z"/>
              <w:rFonts w:ascii="Cambria" w:cs="Cambria" w:eastAsia="Cambria" w:hAnsi="Cambria"/>
              <w:color w:val="000000"/>
              <w:sz w:val="22"/>
              <w:szCs w:val="22"/>
            </w:rPr>
          </w:pPr>
          <w:sdt>
            <w:sdtPr>
              <w:id w:val="139170092"/>
              <w:tag w:val="goog_rdk_5195"/>
            </w:sdtPr>
            <w:sdtContent>
              <w:del w:author="Animefor Me" w:id="15" w:date="2026-09-29T09:36:34Z"/>
              <w:sdt>
                <w:sdtPr>
                  <w:id w:val="1031999938"/>
                  <w:tag w:val="goog_rdk_519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User Guide</w:delText>
                    </w:r>
                  </w:del>
                </w:sdtContent>
              </w:sdt>
              <w:del w:author="Animefor Me" w:id="15" w:date="2026-09-29T09:36:34Z">
                <w:sdt>
                  <w:sdtPr>
                    <w:id w:val="-1373554542"/>
                    <w:tag w:val="goog_rdk_5197"/>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770064685"/>
                    <w:tag w:val="goog_rdk_5198"/>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FastAPI</w:delText>
                    </w:r>
                  </w:sdtContent>
                </w:sdt>
                <w:r w:rsidDel="00000000" w:rsidR="00000000" w:rsidRPr="00000000">
                  <w:fldChar w:fldCharType="end"/>
                </w:r>
                <w:sdt>
                  <w:sdtPr>
                    <w:id w:val="1738619811"/>
                    <w:tag w:val="goog_rdk_5199"/>
                  </w:sdtPr>
                  <w:sdtContent>
                    <w:r w:rsidDel="00000000" w:rsidR="00000000" w:rsidRPr="00000000">
                      <w:rPr>
                        <w:rtl w:val="0"/>
                      </w:rPr>
                    </w:r>
                  </w:sdtContent>
                </w:sdt>
              </w:del>
            </w:sdtContent>
          </w:sdt>
        </w:p>
      </w:sdtContent>
    </w:sdt>
    <w:sdt>
      <w:sdtPr>
        <w:id w:val="300013171"/>
        <w:tag w:val="goog_rdk_5206"/>
      </w:sdtPr>
      <w:sdtContent>
        <w:p w:rsidR="00000000" w:rsidDel="00000000" w:rsidP="00000000" w:rsidRDefault="00000000" w:rsidRPr="00000000" w14:paraId="00000496">
          <w:pPr>
            <w:numPr>
              <w:ilvl w:val="0"/>
              <w:numId w:val="10"/>
            </w:numPr>
            <w:spacing w:after="280" w:before="0" w:line="240" w:lineRule="auto"/>
            <w:ind w:left="720" w:hanging="360"/>
            <w:rPr>
              <w:del w:author="Animefor Me" w:id="15" w:date="2026-09-29T09:36:34Z"/>
              <w:rFonts w:ascii="Cambria" w:cs="Cambria" w:eastAsia="Cambria" w:hAnsi="Cambria"/>
              <w:color w:val="000000"/>
              <w:sz w:val="22"/>
              <w:szCs w:val="22"/>
            </w:rPr>
          </w:pPr>
          <w:sdt>
            <w:sdtPr>
              <w:id w:val="1991931827"/>
              <w:tag w:val="goog_rdk_5201"/>
            </w:sdtPr>
            <w:sdtContent>
              <w:del w:author="Animefor Me" w:id="15" w:date="2026-09-29T09:36:34Z"/>
              <w:sdt>
                <w:sdtPr>
                  <w:id w:val="623565704"/>
                  <w:tag w:val="goog_rdk_520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Popular Tutorial</w:delText>
                    </w:r>
                  </w:del>
                </w:sdtContent>
              </w:sdt>
              <w:del w:author="Animefor Me" w:id="15" w:date="2026-09-29T09:36:34Z">
                <w:sdt>
                  <w:sdtPr>
                    <w:id w:val="-1721978987"/>
                    <w:tag w:val="goog_rdk_5203"/>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3403220"/>
                    <w:tag w:val="goog_rdk_5204"/>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FastAPI Crash Course</w:delText>
                    </w:r>
                  </w:sdtContent>
                </w:sdt>
                <w:r w:rsidDel="00000000" w:rsidR="00000000" w:rsidRPr="00000000">
                  <w:fldChar w:fldCharType="end"/>
                </w:r>
                <w:sdt>
                  <w:sdtPr>
                    <w:id w:val="1822714814"/>
                    <w:tag w:val="goog_rdk_5205"/>
                  </w:sdtPr>
                  <w:sdtContent>
                    <w:r w:rsidDel="00000000" w:rsidR="00000000" w:rsidRPr="00000000">
                      <w:rPr>
                        <w:rtl w:val="0"/>
                      </w:rPr>
                    </w:r>
                  </w:sdtContent>
                </w:sdt>
              </w:del>
            </w:sdtContent>
          </w:sdt>
        </w:p>
      </w:sdtContent>
    </w:sdt>
    <w:sdt>
      <w:sdtPr>
        <w:id w:val="-2110079307"/>
        <w:tag w:val="goog_rdk_5214"/>
      </w:sdtPr>
      <w:sdtContent>
        <w:p w:rsidR="00000000" w:rsidDel="00000000" w:rsidP="00000000" w:rsidRDefault="00000000" w:rsidRPr="00000000" w14:paraId="000004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825976210"/>
              <w:tag w:val="goog_rdk_5209"/>
            </w:sdtPr>
            <w:sdtContent>
              <w:ins w:author="Anonymous" w:id="143" w:date="2026-09-22T04:17:55Z">
                <w:sdt>
                  <w:sdtPr>
                    <w:id w:val="-1106872359"/>
                    <w:tag w:val="goog_rdk_5210"/>
                  </w:sdtPr>
                  <w:sdtContent>
                    <w:del w:author="Animefor Me" w:id="15" w:date="2026-09-29T09:36:34Z"/>
                  </w:sdtContent>
                </w:sdt>
              </w:ins>
              <w:sdt>
                <w:sdtPr>
                  <w:id w:val="-2135904834"/>
                  <w:tag w:val="goog_rdk_5211"/>
                </w:sdtPr>
                <w:sdtContent>
                  <w:ins w:author="Anonymous" w:id="143" w:date="2026-09-22T04:17:55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Anonymous" w:id="143" w:date="2026-09-22T04:17:55Z">
                <w:del w:author="Animefor Me" w:id="15" w:date="2026-09-29T09:36:34Z"/>
              </w:ins>
            </w:sdtContent>
          </w:sdt>
          <w:sdt>
            <w:sdtPr>
              <w:id w:val="-216737853"/>
              <w:tag w:val="goog_rdk_5212"/>
            </w:sdtPr>
            <w:sdtContent>
              <w:del w:author="Animefor Me" w:id="15" w:date="2026-09-29T09:36:34Z"/>
              <w:sdt>
                <w:sdtPr>
                  <w:id w:val="-192124820"/>
                  <w:tag w:val="goog_rdk_521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HTML &amp; CSS – Basic templating used in /templates and /static</w:delText>
                    </w:r>
                  </w:del>
                </w:sdtContent>
              </w:sdt>
              <w:del w:author="Animefor Me" w:id="15" w:date="2026-09-29T09:36:34Z"/>
            </w:sdtContent>
          </w:sdt>
        </w:p>
      </w:sdtContent>
    </w:sdt>
    <w:sdt>
      <w:sdtPr>
        <w:id w:val="-1572778726"/>
        <w:tag w:val="goog_rdk_5223"/>
      </w:sdtPr>
      <w:sdtContent>
        <w:p w:rsidR="00000000" w:rsidDel="00000000" w:rsidP="00000000" w:rsidRDefault="00000000" w:rsidRPr="00000000" w14:paraId="00000498">
          <w:pPr>
            <w:numPr>
              <w:ilvl w:val="0"/>
              <w:numId w:val="15"/>
            </w:numPr>
            <w:ind w:left="502" w:hanging="360"/>
            <w:rPr>
              <w:del w:author="Animefor Me" w:id="15" w:date="2026-09-29T09:36:34Z"/>
              <w:rPrChange w:author="cs department" w:id="145" w:date="2026-09-23T05:17:36Z">
                <w:rPr>
                  <w:rFonts w:ascii="Cambria" w:cs="Cambria" w:eastAsia="Cambria" w:hAnsi="Cambria"/>
                  <w:color w:val="000000"/>
                  <w:sz w:val="22"/>
                  <w:szCs w:val="22"/>
                </w:rPr>
              </w:rPrChange>
            </w:rPr>
            <w:pPrChange w:author="cs department" w:id="0" w:date="2026-09-23T05:17:36Z">
              <w:pPr>
                <w:pStyle w:val="Heading3"/>
                <w:numPr>
                  <w:ilvl w:val="0"/>
                  <w:numId w:val="15"/>
                </w:numPr>
                <w:ind w:left="502" w:hanging="360"/>
              </w:pPr>
            </w:pPrChange>
          </w:pPr>
          <w:sdt>
            <w:sdtPr>
              <w:id w:val="1179611523"/>
              <w:tag w:val="goog_rdk_5217"/>
            </w:sdtPr>
            <w:sdtContent>
              <w:ins w:author="Vishali Baskaran" w:id="144" w:date="2026-09-23T04:22:20Z">
                <w:sdt>
                  <w:sdtPr>
                    <w:id w:val="1613470778"/>
                    <w:tag w:val="goog_rdk_5218"/>
                  </w:sdtPr>
                  <w:sdtContent>
                    <w:del w:author="Animefor Me" w:id="15" w:date="2026-09-29T09:36:34Z"/>
                  </w:sdtContent>
                </w:sdt>
              </w:ins>
              <w:sdt>
                <w:sdtPr>
                  <w:id w:val="-1779009521"/>
                  <w:tag w:val="goog_rdk_5219"/>
                </w:sdtPr>
                <w:sdtContent>
                  <w:ins w:author="Vishali Baskaran" w:id="144" w:date="2026-09-23T04:22:20Z">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w:delText>
                      </w:r>
                    </w:del>
                  </w:ins>
                </w:sdtContent>
              </w:sdt>
              <w:ins w:author="Vishali Baskaran" w:id="144" w:date="2026-09-23T04:22:20Z">
                <w:del w:author="Animefor Me" w:id="15" w:date="2026-09-29T09:36:34Z"/>
              </w:ins>
            </w:sdtContent>
          </w:sdt>
          <w:sdt>
            <w:sdtPr>
              <w:id w:val="1580018286"/>
              <w:tag w:val="goog_rdk_5220"/>
            </w:sdtPr>
            <w:sdtContent>
              <w:del w:author="Animefor Me" w:id="15" w:date="2026-09-29T09:36:34Z"/>
              <w:sdt>
                <w:sdtPr>
                  <w:id w:val="-1620629299"/>
                  <w:tag w:val="goog_rdk_522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Google Gemini API Key</w:delText>
                    </w:r>
                  </w:del>
                </w:sdtContent>
              </w:sdt>
              <w:del w:author="Animefor Me" w:id="15" w:date="2026-09-29T09:36:34Z">
                <w:sdt>
                  <w:sdtPr>
                    <w:id w:val="-1843937925"/>
                    <w:tag w:val="goog_rdk_5222"/>
                  </w:sdtPr>
                  <w:sdtContent>
                    <w:r w:rsidDel="00000000" w:rsidR="00000000" w:rsidRPr="00000000">
                      <w:rPr>
                        <w:rtl w:val="0"/>
                      </w:rPr>
                    </w:r>
                  </w:sdtContent>
                </w:sdt>
              </w:del>
            </w:sdtContent>
          </w:sdt>
        </w:p>
      </w:sdtContent>
    </w:sdt>
    <w:sdt>
      <w:sdtPr>
        <w:id w:val="1951421968"/>
        <w:tag w:val="goog_rdk_5229"/>
      </w:sdtPr>
      <w:sdtContent>
        <w:p w:rsidR="00000000" w:rsidDel="00000000" w:rsidP="00000000" w:rsidRDefault="00000000" w:rsidRPr="00000000" w14:paraId="00000499">
          <w:pPr>
            <w:numPr>
              <w:ilvl w:val="0"/>
              <w:numId w:val="11"/>
            </w:numPr>
            <w:spacing w:after="0" w:before="280" w:line="240" w:lineRule="auto"/>
            <w:ind w:left="720" w:hanging="360"/>
            <w:rPr>
              <w:del w:author="Animefor Me" w:id="15" w:date="2026-09-29T09:36:34Z"/>
              <w:rFonts w:ascii="Cambria" w:cs="Cambria" w:eastAsia="Cambria" w:hAnsi="Cambria"/>
              <w:color w:val="000000"/>
              <w:sz w:val="22"/>
              <w:szCs w:val="22"/>
            </w:rPr>
          </w:pPr>
          <w:sdt>
            <w:sdtPr>
              <w:id w:val="-630501145"/>
              <w:tag w:val="goog_rdk_5224"/>
            </w:sdtPr>
            <w:sdtContent>
              <w:del w:author="Animefor Me" w:id="15" w:date="2026-09-29T09:36:34Z"/>
              <w:sdt>
                <w:sdtPr>
                  <w:id w:val="-734133342"/>
                  <w:tag w:val="goog_rdk_522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544207452"/>
                    <w:tag w:val="goog_rdk_5226"/>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2108712593"/>
                    <w:tag w:val="goog_rdk_5227"/>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Google AI for Developers</w:delText>
                    </w:r>
                  </w:sdtContent>
                </w:sdt>
                <w:r w:rsidDel="00000000" w:rsidR="00000000" w:rsidRPr="00000000">
                  <w:fldChar w:fldCharType="end"/>
                </w:r>
                <w:sdt>
                  <w:sdtPr>
                    <w:id w:val="1859973467"/>
                    <w:tag w:val="goog_rdk_5228"/>
                  </w:sdtPr>
                  <w:sdtContent>
                    <w:r w:rsidDel="00000000" w:rsidR="00000000" w:rsidRPr="00000000">
                      <w:rPr>
                        <w:rtl w:val="0"/>
                      </w:rPr>
                    </w:r>
                  </w:sdtContent>
                </w:sdt>
              </w:del>
            </w:sdtContent>
          </w:sdt>
        </w:p>
      </w:sdtContent>
    </w:sdt>
    <w:sdt>
      <w:sdtPr>
        <w:id w:val="-226756390"/>
        <w:tag w:val="goog_rdk_5235"/>
      </w:sdtPr>
      <w:sdtContent>
        <w:p w:rsidR="00000000" w:rsidDel="00000000" w:rsidP="00000000" w:rsidRDefault="00000000" w:rsidRPr="00000000" w14:paraId="0000049A">
          <w:pPr>
            <w:numPr>
              <w:ilvl w:val="0"/>
              <w:numId w:val="11"/>
            </w:numPr>
            <w:spacing w:after="0" w:before="0" w:line="240" w:lineRule="auto"/>
            <w:ind w:left="720" w:hanging="360"/>
            <w:rPr>
              <w:del w:author="Animefor Me" w:id="15" w:date="2026-09-29T09:36:34Z"/>
              <w:rFonts w:ascii="Cambria" w:cs="Cambria" w:eastAsia="Cambria" w:hAnsi="Cambria"/>
              <w:color w:val="000000"/>
              <w:sz w:val="22"/>
              <w:szCs w:val="22"/>
            </w:rPr>
          </w:pPr>
          <w:sdt>
            <w:sdtPr>
              <w:id w:val="352873318"/>
              <w:tag w:val="goog_rdk_5230"/>
            </w:sdtPr>
            <w:sdtContent>
              <w:del w:author="Animefor Me" w:id="15" w:date="2026-09-29T09:36:34Z"/>
              <w:sdt>
                <w:sdtPr>
                  <w:id w:val="1601570231"/>
                  <w:tag w:val="goog_rdk_523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Setup Guide</w:delText>
                    </w:r>
                  </w:del>
                </w:sdtContent>
              </w:sdt>
              <w:del w:author="Animefor Me" w:id="15" w:date="2026-09-29T09:36:34Z">
                <w:sdt>
                  <w:sdtPr>
                    <w:id w:val="-1206098782"/>
                    <w:tag w:val="goog_rdk_5232"/>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1301304510"/>
                    <w:tag w:val="goog_rdk_5233"/>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GeeksforGeeks</w:delText>
                    </w:r>
                  </w:sdtContent>
                </w:sdt>
                <w:r w:rsidDel="00000000" w:rsidR="00000000" w:rsidRPr="00000000">
                  <w:fldChar w:fldCharType="end"/>
                </w:r>
                <w:sdt>
                  <w:sdtPr>
                    <w:id w:val="-351138366"/>
                    <w:tag w:val="goog_rdk_5234"/>
                  </w:sdtPr>
                  <w:sdtContent>
                    <w:r w:rsidDel="00000000" w:rsidR="00000000" w:rsidRPr="00000000">
                      <w:rPr>
                        <w:rtl w:val="0"/>
                      </w:rPr>
                    </w:r>
                  </w:sdtContent>
                </w:sdt>
              </w:del>
            </w:sdtContent>
          </w:sdt>
        </w:p>
      </w:sdtContent>
    </w:sdt>
    <w:sdt>
      <w:sdtPr>
        <w:id w:val="1988773683"/>
        <w:tag w:val="goog_rdk_5242"/>
      </w:sdtPr>
      <w:sdtContent>
        <w:p w:rsidR="00000000" w:rsidDel="00000000" w:rsidP="00000000" w:rsidRDefault="00000000" w:rsidRPr="00000000" w14:paraId="0000049B">
          <w:pPr>
            <w:spacing w:after="0" w:before="0" w:line="240" w:lineRule="auto"/>
            <w:ind w:left="720" w:firstLine="0"/>
            <w:rPr>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Shalini J" w:id="146" w:date="2026-09-27T13:42:45Z">
                <w:rPr>
                  <w:rFonts w:ascii="Cambria" w:cs="Cambria" w:eastAsia="Cambria" w:hAnsi="Cambria"/>
                  <w:color w:val="000000"/>
                  <w:sz w:val="22"/>
                  <w:szCs w:val="22"/>
                </w:rPr>
              </w:rPrChange>
            </w:rPr>
            <w:pPrChange w:author="Shalini J" w:id="0" w:date="2026-09-27T13:42:45Z">
              <w:pPr>
                <w:numPr>
                  <w:ilvl w:val="0"/>
                  <w:numId w:val="11"/>
                </w:numPr>
                <w:spacing w:after="0" w:before="0" w:line="240" w:lineRule="auto"/>
                <w:ind w:left="720" w:hanging="360"/>
              </w:pPr>
            </w:pPrChange>
          </w:pPr>
          <w:sdt>
            <w:sdtPr>
              <w:id w:val="-1096504233"/>
              <w:tag w:val="goog_rdk_5236"/>
            </w:sdtPr>
            <w:sdtContent>
              <w:del w:author="Animefor Me" w:id="15" w:date="2026-09-29T09:36:34Z"/>
              <w:sdt>
                <w:sdtPr>
                  <w:id w:val="1722968674"/>
                  <w:tag w:val="goog_rdk_523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Po</w:delText>
                    </w:r>
                  </w:del>
                </w:sdtContent>
              </w:sdt>
              <w:del w:author="Animefor Me" w:id="15" w:date="2026-09-29T09:36:34Z">
                <w:sdt>
                  <w:sdtPr>
                    <w:id w:val="1325091723"/>
                    <w:tag w:val="goog_rdk_5238"/>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pular Tutorial</w:delText>
                    </w:r>
                  </w:sdtContent>
                </w:sdt>
                <w:sdt>
                  <w:sdtPr>
                    <w:id w:val="-1093630434"/>
                    <w:tag w:val="goog_rdk_5239"/>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1625532093"/>
                    <w:tag w:val="goog_rdk_5240"/>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How to Use Google Gemini API Key</w:delText>
                    </w:r>
                  </w:sdtContent>
                </w:sdt>
                <w:r w:rsidDel="00000000" w:rsidR="00000000" w:rsidRPr="00000000">
                  <w:fldChar w:fldCharType="end"/>
                </w:r>
                <w:sdt>
                  <w:sdtPr>
                    <w:id w:val="1875790511"/>
                    <w:tag w:val="goog_rdk_5241"/>
                  </w:sdtPr>
                  <w:sdtContent>
                    <w:r w:rsidDel="00000000" w:rsidR="00000000" w:rsidRPr="00000000">
                      <w:rPr>
                        <w:rtl w:val="0"/>
                      </w:rPr>
                    </w:r>
                  </w:sdtContent>
                </w:sdt>
              </w:del>
            </w:sdtContent>
          </w:sdt>
        </w:p>
      </w:sdtContent>
    </w:sdt>
    <w:sdt>
      <w:sdtPr>
        <w:id w:val="143233587"/>
        <w:tag w:val="goog_rdk_5246"/>
      </w:sdtPr>
      <w:sdtContent>
        <w:p w:rsidR="00000000" w:rsidDel="00000000" w:rsidP="00000000" w:rsidRDefault="00000000" w:rsidRPr="00000000" w14:paraId="0000049C">
          <w:pPr>
            <w:numPr>
              <w:ilvl w:val="0"/>
              <w:numId w:val="11"/>
            </w:numPr>
            <w:spacing w:after="0" w:before="0" w:line="240" w:lineRule="auto"/>
            <w:ind w:left="720" w:hanging="360"/>
            <w:rPr>
              <w:del w:author="Animefor Me" w:id="15" w:date="2026-09-29T09:36:34Z"/>
              <w:rFonts w:ascii="Cambria" w:cs="Cambria" w:eastAsia="Cambria" w:hAnsi="Cambria"/>
              <w:color w:val="000000"/>
              <w:sz w:val="22"/>
              <w:szCs w:val="22"/>
            </w:rPr>
          </w:pPr>
          <w:sdt>
            <w:sdtPr>
              <w:id w:val="-147638960"/>
              <w:tag w:val="goog_rdk_5243"/>
            </w:sdtPr>
            <w:sdtContent>
              <w:del w:author="Animefor Me" w:id="15" w:date="2026-09-29T09:36:34Z"/>
              <w:sdt>
                <w:sdtPr>
                  <w:id w:val="56633363"/>
                  <w:tag w:val="goog_rdk_524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Setup Steps</w:delText>
                    </w:r>
                  </w:del>
                </w:sdtContent>
              </w:sdt>
              <w:del w:author="Animefor Me" w:id="15" w:date="2026-09-29T09:36:34Z">
                <w:sdt>
                  <w:sdtPr>
                    <w:id w:val="1065499490"/>
                    <w:tag w:val="goog_rdk_5245"/>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del>
            </w:sdtContent>
          </w:sdt>
        </w:p>
      </w:sdtContent>
    </w:sdt>
    <w:sdt>
      <w:sdtPr>
        <w:id w:val="10808601"/>
        <w:tag w:val="goog_rdk_5249"/>
      </w:sdtPr>
      <w:sdtContent>
        <w:p w:rsidR="00000000" w:rsidDel="00000000" w:rsidP="00000000" w:rsidRDefault="00000000" w:rsidRPr="00000000" w14:paraId="0000049D">
          <w:pPr>
            <w:numPr>
              <w:ilvl w:val="1"/>
              <w:numId w:val="11"/>
            </w:numPr>
            <w:spacing w:after="0" w:before="0" w:line="240" w:lineRule="auto"/>
            <w:ind w:left="1440" w:hanging="360"/>
            <w:rPr>
              <w:del w:author="Animefor Me" w:id="15" w:date="2026-09-29T09:36:34Z"/>
              <w:rFonts w:ascii="Cambria" w:cs="Cambria" w:eastAsia="Cambria" w:hAnsi="Cambria"/>
              <w:color w:val="000000"/>
              <w:sz w:val="22"/>
              <w:szCs w:val="22"/>
            </w:rPr>
          </w:pPr>
          <w:sdt>
            <w:sdtPr>
              <w:id w:val="533237036"/>
              <w:tag w:val="goog_rdk_5247"/>
            </w:sdtPr>
            <w:sdtContent>
              <w:del w:author="Animefor Me" w:id="15" w:date="2026-09-29T09:36:34Z"/>
              <w:sdt>
                <w:sdtPr>
                  <w:id w:val="-2143132348"/>
                  <w:tag w:val="goog_rdk_524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Visit the Google AI Studio and sign in with your Google account.</w:delText>
                    </w:r>
                  </w:del>
                </w:sdtContent>
              </w:sdt>
              <w:del w:author="Animefor Me" w:id="15" w:date="2026-09-29T09:36:34Z"/>
            </w:sdtContent>
          </w:sdt>
        </w:p>
      </w:sdtContent>
    </w:sdt>
    <w:sdt>
      <w:sdtPr>
        <w:id w:val="296770438"/>
        <w:tag w:val="goog_rdk_5252"/>
      </w:sdtPr>
      <w:sdtContent>
        <w:p w:rsidR="00000000" w:rsidDel="00000000" w:rsidP="00000000" w:rsidRDefault="00000000" w:rsidRPr="00000000" w14:paraId="0000049E">
          <w:pPr>
            <w:numPr>
              <w:ilvl w:val="1"/>
              <w:numId w:val="11"/>
            </w:numPr>
            <w:spacing w:after="0" w:before="0" w:line="240" w:lineRule="auto"/>
            <w:ind w:left="1440" w:hanging="360"/>
            <w:rPr>
              <w:del w:author="Animefor Me" w:id="15" w:date="2026-09-29T09:36:34Z"/>
              <w:rFonts w:ascii="Cambria" w:cs="Cambria" w:eastAsia="Cambria" w:hAnsi="Cambria"/>
              <w:color w:val="000000"/>
              <w:sz w:val="22"/>
              <w:szCs w:val="22"/>
            </w:rPr>
          </w:pPr>
          <w:sdt>
            <w:sdtPr>
              <w:id w:val="-1717959435"/>
              <w:tag w:val="goog_rdk_5250"/>
            </w:sdtPr>
            <w:sdtContent>
              <w:del w:author="Animefor Me" w:id="15" w:date="2026-09-29T09:36:34Z"/>
              <w:sdt>
                <w:sdtPr>
                  <w:id w:val="-417539613"/>
                  <w:tag w:val="goog_rdk_5251"/>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Create a new project and enable the Gemini API.</w:delText>
                    </w:r>
                  </w:del>
                </w:sdtContent>
              </w:sdt>
              <w:del w:author="Animefor Me" w:id="15" w:date="2026-09-29T09:36:34Z"/>
            </w:sdtContent>
          </w:sdt>
        </w:p>
      </w:sdtContent>
    </w:sdt>
    <w:sdt>
      <w:sdtPr>
        <w:id w:val="-2009795825"/>
        <w:tag w:val="goog_rdk_5256"/>
      </w:sdtPr>
      <w:sdtContent>
        <w:p w:rsidR="00000000" w:rsidDel="00000000" w:rsidP="00000000" w:rsidRDefault="00000000" w:rsidRPr="00000000" w14:paraId="0000049F">
          <w:pPr>
            <w:numPr>
              <w:ilvl w:val="1"/>
              <w:numId w:val="11"/>
            </w:numPr>
            <w:spacing w:after="280" w:before="0" w:line="240" w:lineRule="auto"/>
            <w:ind w:left="1440" w:hanging="360"/>
            <w:rPr>
              <w:del w:author="Animefor Me" w:id="15" w:date="2026-09-29T09:36:34Z"/>
              <w:rFonts w:ascii="Cambria" w:cs="Cambria" w:eastAsia="Cambria" w:hAnsi="Cambria"/>
              <w:color w:val="000000"/>
              <w:sz w:val="22"/>
              <w:szCs w:val="22"/>
            </w:rPr>
          </w:pPr>
          <w:sdt>
            <w:sdtPr>
              <w:id w:val="1992465570"/>
              <w:tag w:val="goog_rdk_5253"/>
            </w:sdtPr>
            <w:sdtContent>
              <w:del w:author="Animefor Me" w:id="15" w:date="2026-09-29T09:36:34Z"/>
              <w:sdt>
                <w:sdtPr>
                  <w:id w:val="-1904016412"/>
                  <w:tag w:val="goog_rdk_525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Generate an API key and securely store it.</w:delText>
                    </w:r>
                  </w:del>
                </w:sdtContent>
              </w:sdt>
              <w:del w:author="Animefor Me" w:id="15" w:date="2026-09-29T09:36:34Z">
                <w:sdt>
                  <w:sdtPr>
                    <w:id w:val="-511452082"/>
                    <w:tag w:val="goog_rdk_5255"/>
                  </w:sdtPr>
                  <w:sdtContent>
                    <w:r w:rsidDel="00000000" w:rsidR="00000000" w:rsidRPr="00000000">
                      <w:rPr>
                        <w:rtl w:val="0"/>
                      </w:rPr>
                    </w:r>
                  </w:sdtContent>
                </w:sdt>
              </w:del>
            </w:sdtContent>
          </w:sdt>
        </w:p>
      </w:sdtContent>
    </w:sdt>
    <w:sdt>
      <w:sdtPr>
        <w:id w:val="-1090178497"/>
        <w:tag w:val="goog_rdk_5263"/>
      </w:sdtPr>
      <w:sdtContent>
        <w:p w:rsidR="00000000" w:rsidDel="00000000" w:rsidP="00000000" w:rsidRDefault="00000000" w:rsidRPr="00000000" w14:paraId="000004A0">
          <w:pPr>
            <w:pStyle w:val="Heading3"/>
            <w:ind w:left="502" w:firstLine="0"/>
            <w:rPr>
              <w:ins w:author="Selva Jothi MS" w:id="147" w:date="2026-09-24T10:58:54Z"/>
              <w:del w:author="Animefor Me" w:id="15" w:date="2026-09-29T09:36:34Z"/>
              <w:rPrChange w:author="Animefor Me" w:id="18" w:date="2026-09-29T09:36:34Z">
                <w:rPr>
                  <w:rFonts w:ascii="Cambria" w:cs="Cambria" w:eastAsia="Cambria" w:hAnsi="Cambria"/>
                  <w:color w:val="000000"/>
                  <w:sz w:val="22"/>
                  <w:szCs w:val="22"/>
                </w:rPr>
              </w:rPrChange>
            </w:rPr>
          </w:pPr>
          <w:sdt>
            <w:sdtPr>
              <w:id w:val="-1079264044"/>
              <w:tag w:val="goog_rdk_5259"/>
            </w:sdtPr>
            <w:sdtContent>
              <w:ins w:author="Selva Jothi MS" w:id="147" w:date="2026-09-24T10:58:54Z">
                <w:sdt>
                  <w:sdtPr>
                    <w:id w:val="477289036"/>
                    <w:tag w:val="goog_rdk_5260"/>
                  </w:sdtPr>
                  <w:sdtContent>
                    <w:del w:author="Animefor Me" w:id="15" w:date="2026-09-29T09:36:34Z"/>
                  </w:sdtContent>
                </w:sdt>
              </w:ins>
              <w:sdt>
                <w:sdtPr>
                  <w:id w:val="-1371294205"/>
                  <w:tag w:val="goog_rdk_5261"/>
                </w:sdtPr>
                <w:sdtContent>
                  <w:ins w:author="Selva Jothi MS" w:id="147" w:date="2026-09-24T10:58:54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GEMINI_API_KEY=AIzaSyBz9tQMrVBm4LRcudUj1V3-YaI</w:delText>
                      </w:r>
                    </w:del>
                  </w:ins>
                </w:sdtContent>
              </w:sdt>
              <w:ins w:author="Selva Jothi MS" w:id="147" w:date="2026-09-24T10:58:54Z">
                <w:del w:author="Animefor Me" w:id="15" w:date="2026-09-29T09:36:34Z">
                  <w:sdt>
                    <w:sdtPr>
                      <w:id w:val="-1258710424"/>
                      <w:tag w:val="goog_rdk_5262"/>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HmiIlybE</w:delText>
                      </w:r>
                    </w:sdtContent>
                  </w:sdt>
                </w:del>
              </w:ins>
            </w:sdtContent>
          </w:sdt>
        </w:p>
      </w:sdtContent>
    </w:sdt>
    <w:sdt>
      <w:sdtPr>
        <w:id w:val="-800411112"/>
        <w:tag w:val="goog_rdk_5267"/>
      </w:sdtPr>
      <w:sdtContent>
        <w:p w:rsidR="00000000" w:rsidDel="00000000" w:rsidP="00000000" w:rsidRDefault="00000000" w:rsidRPr="00000000" w14:paraId="000004A1">
          <w:pPr>
            <w:pStyle w:val="Heading3"/>
            <w:ind w:left="502" w:firstLine="0"/>
            <w:rPr>
              <w:ins w:author="Selva Jothi MS" w:id="147" w:date="2026-09-24T10:58:54Z"/>
              <w:del w:author="Animefor Me" w:id="15" w:date="2026-09-29T09:36:34Z"/>
              <w:rPrChange w:author="Animefor Me" w:id="18" w:date="2026-09-29T09:36:34Z">
                <w:rPr>
                  <w:rFonts w:ascii="Cambria" w:cs="Cambria" w:eastAsia="Cambria" w:hAnsi="Cambria"/>
                  <w:color w:val="000000"/>
                  <w:sz w:val="22"/>
                  <w:szCs w:val="22"/>
                </w:rPr>
              </w:rPrChange>
            </w:rPr>
            <w:pPrChange w:author="Priya Ramya" w:id="0" w:date="2026-09-28T16:44:31Z">
              <w:pPr>
                <w:pStyle w:val="Heading3"/>
                <w:ind w:left="502" w:firstLine="0"/>
              </w:pPr>
            </w:pPrChange>
          </w:pPr>
          <w:sdt>
            <w:sdtPr>
              <w:id w:val="-1284886014"/>
              <w:tag w:val="goog_rdk_5264"/>
            </w:sdtPr>
            <w:sdtContent>
              <w:ins w:author="Selva Jothi MS" w:id="147" w:date="2026-09-24T10:58:54Z">
                <w:sdt>
                  <w:sdtPr>
                    <w:id w:val="-482784192"/>
                    <w:tag w:val="goog_rdk_5265"/>
                  </w:sdtPr>
                  <w:sdtContent>
                    <w:del w:author="Animefor Me" w:id="15" w:date="2026-09-29T09:36:34Z"/>
                  </w:sdtContent>
                </w:sdt>
              </w:ins>
              <w:sdt>
                <w:sdtPr>
                  <w:id w:val="-1344318728"/>
                  <w:tag w:val="goog_rdk_5266"/>
                </w:sdtPr>
                <w:sdtContent>
                  <w:ins w:author="Selva Jothi MS" w:id="147" w:date="2026-09-24T10:58:54Z">
                    <w:del w:author="Animefor Me" w:id="15" w:date="2026-09-29T09:36:34Z">
                      <w:r w:rsidDel="00000000" w:rsidR="00000000" w:rsidRPr="00000000">
                        <w:rPr>
                          <w:rtl w:val="0"/>
                        </w:rPr>
                      </w:r>
                    </w:del>
                  </w:ins>
                </w:sdtContent>
              </w:sdt>
              <w:ins w:author="Selva Jothi MS" w:id="147" w:date="2026-09-24T10:58:54Z">
                <w:del w:author="Animefor Me" w:id="15" w:date="2026-09-29T09:36:34Z">
                  <w:bookmarkStart w:colFirst="0" w:colLast="0" w:name="_heading=h.a8zj8a2txncl" w:id="57"/>
                  <w:bookmarkEnd w:id="57"/>
                </w:del>
              </w:ins>
            </w:sdtContent>
          </w:sdt>
        </w:p>
      </w:sdtContent>
    </w:sdt>
    <w:sdt>
      <w:sdtPr>
        <w:id w:val="433357088"/>
        <w:tag w:val="goog_rdk_5274"/>
      </w:sdtPr>
      <w:sdtContent>
        <w:p w:rsidR="00000000" w:rsidDel="00000000" w:rsidP="00000000" w:rsidRDefault="00000000" w:rsidRPr="00000000" w14:paraId="000004A2">
          <w:pPr>
            <w:pStyle w:val="Heading3"/>
            <w:spacing w:after="0" w:afterAutospacing="0"/>
            <w:ind w:left="0" w:right="0" w:firstLine="0"/>
            <w:rPr>
              <w:ins w:author="Srimathi" w:id="149" w:date="2026-09-24T14:13:54Z"/>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Priya Ramya" w:id="148" w:date="2026-09-28T16:44:31Z">
                <w:rPr>
                  <w:rFonts w:ascii="Cambria" w:cs="Cambria" w:eastAsia="Cambria" w:hAnsi="Cambria"/>
                  <w:b w:val="0"/>
                  <w:bCs w:val="0"/>
                  <w:color w:val="000000"/>
                  <w:sz w:val="22"/>
                  <w:szCs w:val="22"/>
                  <w:u w:val="none"/>
                </w:rPr>
              </w:rPrChange>
            </w:rPr>
            <w:pPrChange w:author="Priya Ramya" w:id="0" w:date="2026-09-28T16:44:31Z">
              <w:pPr>
                <w:pStyle w:val="Heading3"/>
                <w:numPr>
                  <w:ilvl w:val="0"/>
                  <w:numId w:val="25"/>
                </w:numPr>
                <w:ind w:left="720" w:right="0" w:hanging="360"/>
              </w:pPr>
            </w:pPrChange>
          </w:pPr>
          <w:sdt>
            <w:sdtPr>
              <w:id w:val="-1552039781"/>
              <w:tag w:val="goog_rdk_5271"/>
            </w:sdtPr>
            <w:sdtContent>
              <w:ins w:author="Srimathi" w:id="149" w:date="2026-09-24T14:13:54Z">
                <w:sdt>
                  <w:sdtPr>
                    <w:id w:val="1604111251"/>
                    <w:tag w:val="goog_rdk_5272"/>
                  </w:sdtPr>
                  <w:sdtContent>
                    <w:del w:author="Animefor Me" w:id="15" w:date="2026-09-29T09:36:34Z"/>
                  </w:sdtContent>
                </w:sdt>
              </w:ins>
              <w:sdt>
                <w:sdtPr>
                  <w:id w:val="-396566988"/>
                  <w:tag w:val="goog_rdk_5273"/>
                </w:sdtPr>
                <w:sdtContent>
                  <w:ins w:author="Srimathi" w:id="149" w:date="2026-09-24T14:13:54Z">
                    <w:del w:author="Animefor Me" w:id="15" w:date="2026-09-29T09:36:34Z">
                      <w:r w:rsidDel="00000000" w:rsidR="00000000" w:rsidRPr="00000000">
                        <w:rPr>
                          <w:rtl w:val="0"/>
                        </w:rPr>
                      </w:r>
                    </w:del>
                  </w:ins>
                </w:sdtContent>
              </w:sdt>
              <w:ins w:author="Srimathi" w:id="149" w:date="2026-09-24T14:13:54Z">
                <w:del w:author="Animefor Me" w:id="15" w:date="2026-09-29T09:36:34Z"/>
              </w:ins>
            </w:sdtContent>
          </w:sdt>
        </w:p>
      </w:sdtContent>
    </w:sdt>
    <w:sdt>
      <w:sdtPr>
        <w:id w:val="-1616033722"/>
        <w:tag w:val="goog_rdk_5281"/>
      </w:sdtPr>
      <w:sdtContent>
        <w:p w:rsidR="00000000" w:rsidDel="00000000" w:rsidP="00000000" w:rsidRDefault="00000000" w:rsidRPr="00000000" w14:paraId="000004A3">
          <w:pPr>
            <w:pStyle w:val="Heading3"/>
            <w:numPr>
              <w:ilvl w:val="0"/>
              <w:numId w:val="25"/>
            </w:numPr>
            <w:spacing w:before="0" w:beforeAutospacing="0"/>
            <w:ind w:left="720" w:right="0" w:hanging="360"/>
            <w:rPr>
              <w:ins w:author="Yazhini Prabhu" w:id="150" w:date="2026-09-28T04:21:00Z"/>
              <w:del w:author="Animefor Me" w:id="15" w:date="2026-09-29T09:36:34Z"/>
              <w:rFonts w:ascii="Cambria" w:cs="Cambria" w:eastAsia="Cambria" w:hAnsi="Cambria"/>
              <w:b w:val="0"/>
              <w:bCs w:val="0"/>
              <w:color w:val="000000"/>
              <w:sz w:val="22"/>
              <w:szCs w:val="22"/>
              <w:u w:val="none"/>
              <w:rPrChange w:author="Priya Ramya" w:id="148" w:date="2026-09-28T16:44:31Z">
                <w:rPr>
                  <w:rFonts w:ascii="Cambria" w:cs="Cambria" w:eastAsia="Cambria" w:hAnsi="Cambria"/>
                  <w:b w:val="0"/>
                  <w:bCs w:val="0"/>
                  <w:color w:val="000000"/>
                  <w:sz w:val="22"/>
                  <w:szCs w:val="22"/>
                  <w:u w:val="none"/>
                </w:rPr>
              </w:rPrChange>
            </w:rPr>
            <w:pPrChange w:author="Priya Ramya" w:id="0" w:date="2026-09-28T16:44:31Z">
              <w:pPr>
                <w:pStyle w:val="Heading3"/>
                <w:numPr>
                  <w:ilvl w:val="0"/>
                  <w:numId w:val="25"/>
                </w:numPr>
                <w:ind w:left="720" w:right="0" w:hanging="360"/>
              </w:pPr>
            </w:pPrChange>
          </w:pPr>
          <w:sdt>
            <w:sdtPr>
              <w:id w:val="1341248933"/>
              <w:tag w:val="goog_rdk_5278"/>
            </w:sdtPr>
            <w:sdtContent>
              <w:ins w:author="Yazhini Prabhu" w:id="150" w:date="2026-09-28T04:21:00Z">
                <w:sdt>
                  <w:sdtPr>
                    <w:id w:val="1758258044"/>
                    <w:tag w:val="goog_rdk_5279"/>
                  </w:sdtPr>
                  <w:sdtContent>
                    <w:del w:author="Animefor Me" w:id="15" w:date="2026-09-29T09:36:34Z"/>
                  </w:sdtContent>
                </w:sdt>
              </w:ins>
              <w:sdt>
                <w:sdtPr>
                  <w:id w:val="-1168992390"/>
                  <w:tag w:val="goog_rdk_5280"/>
                </w:sdtPr>
                <w:sdtContent>
                  <w:ins w:author="Yazhini Prabhu" w:id="150" w:date="2026-09-28T04:21:00Z">
                    <w:del w:author="Animefor Me" w:id="15" w:date="2026-09-29T09:36:34Z">
                      <w:r w:rsidDel="00000000" w:rsidR="00000000" w:rsidRPr="00000000">
                        <w:rPr>
                          <w:rtl w:val="0"/>
                        </w:rPr>
                      </w:r>
                    </w:del>
                  </w:ins>
                </w:sdtContent>
              </w:sdt>
              <w:ins w:author="Yazhini Prabhu" w:id="150" w:date="2026-09-28T04:21:00Z">
                <w:del w:author="Animefor Me" w:id="15" w:date="2026-09-29T09:36:34Z"/>
              </w:ins>
            </w:sdtContent>
          </w:sdt>
        </w:p>
      </w:sdtContent>
    </w:sdt>
    <w:sdt>
      <w:sdtPr>
        <w:id w:val="302804297"/>
        <w:tag w:val="goog_rdk_5300"/>
      </w:sdtPr>
      <w:sdtContent>
        <w:p w:rsidR="00000000" w:rsidDel="00000000" w:rsidP="00000000" w:rsidRDefault="00000000" w:rsidRPr="00000000" w14:paraId="000004A4">
          <w:pPr>
            <w:pStyle w:val="Heading3"/>
            <w:numPr>
              <w:ilvl w:val="0"/>
              <w:numId w:val="25"/>
            </w:numPr>
            <w:ind w:left="720" w:right="0" w:hanging="360"/>
            <w:rPr>
              <w:del w:author="Animefor Me" w:id="15" w:date="2026-09-29T09:36:34Z"/>
              <w:rFonts w:ascii="Cambria" w:cs="Cambria" w:eastAsia="Cambria" w:hAnsi="Cambria"/>
              <w:b w:val="0"/>
              <w:bCs w:val="0"/>
              <w:color w:val="000000"/>
              <w:sz w:val="22"/>
              <w:szCs w:val="22"/>
              <w:u w:val="none"/>
              <w:rPrChange w:author="Priya Ramya" w:id="148" w:date="2026-09-28T16:44:31Z">
                <w:rPr>
                  <w:rFonts w:ascii="Cambria" w:cs="Cambria" w:eastAsia="Cambria" w:hAnsi="Cambria"/>
                  <w:color w:val="000000"/>
                  <w:sz w:val="22"/>
                  <w:szCs w:val="22"/>
                </w:rPr>
              </w:rPrChange>
            </w:rPr>
            <w:pPrChange w:author="Priya Ramya" w:id="0" w:date="2026-09-28T16:44:31Z">
              <w:pPr>
                <w:pStyle w:val="Heading3"/>
                <w:numPr>
                  <w:ilvl w:val="0"/>
                  <w:numId w:val="15"/>
                </w:numPr>
                <w:ind w:left="502" w:hanging="360"/>
              </w:pPr>
            </w:pPrChange>
          </w:pPr>
          <w:sdt>
            <w:sdtPr>
              <w:id w:val="266197759"/>
              <w:tag w:val="goog_rdk_5284"/>
            </w:sdtPr>
            <w:sdtContent>
              <w:ins w:author="Nagaraj" w:id="151" w:date="2026-09-29T06:33:22Z">
                <w:sdt>
                  <w:sdtPr>
                    <w:id w:val="1349728977"/>
                    <w:tag w:val="goog_rdk_5285"/>
                  </w:sdtPr>
                  <w:sdtContent>
                    <w:del w:author="Animefor Me" w:id="15" w:date="2026-09-29T09:36:34Z"/>
                  </w:sdtContent>
                </w:sdt>
              </w:ins>
              <w:sdt>
                <w:sdtPr>
                  <w:id w:val="1676947138"/>
                  <w:tag w:val="goog_rdk_5286"/>
                </w:sdtPr>
                <w:sdtContent>
                  <w:commentRangeStart w:id="2"/>
                </w:sdtContent>
              </w:sdt>
              <w:ins w:author="Nagaraj" w:id="151" w:date="2026-09-29T06:33:22Z">
                <w:del w:author="Animefor Me" w:id="15" w:date="2026-09-29T09:36:34Z">
                  <w:sdt>
                    <w:sdtPr>
                      <w:id w:val="780781570"/>
                      <w:tag w:val="goog_rdk_5287"/>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del>
              </w:ins>
            </w:sdtContent>
          </w:sdt>
          <w:sdt>
            <w:sdtPr>
              <w:id w:val="566142146"/>
              <w:tag w:val="goog_rdk_5288"/>
            </w:sdtPr>
            <w:sdtContent>
              <w:ins w:author="Yazhini Prabhu" w:id="150" w:date="2026-09-28T04:21:00Z">
                <w:sdt>
                  <w:sdtPr>
                    <w:id w:val="-2076906004"/>
                    <w:tag w:val="goog_rdk_5289"/>
                  </w:sdtPr>
                  <w:sdtContent>
                    <w:del w:author="Animefor Me" w:id="15" w:date="2026-09-29T09:36:34Z">
                      <w:commentRangeEnd w:id="2"/>
                      <w:r w:rsidDel="00000000" w:rsidR="00000000" w:rsidRPr="00000000">
                        <w:commentReference w:id="2"/>
                      </w:r>
                    </w:del>
                  </w:sdtContent>
                </w:sdt>
              </w:ins>
              <w:sdt>
                <w:sdtPr>
                  <w:id w:val="1257496177"/>
                  <w:tag w:val="goog_rdk_5290"/>
                </w:sdtPr>
                <w:sdtContent>
                  <w:ins w:author="Yazhini Prabhu" w:id="150" w:date="2026-09-28T04:21:0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Yazhini Prabhu" w:id="150" w:date="2026-09-28T04:21:00Z">
                <w:del w:author="Animefor Me" w:id="15" w:date="2026-09-29T09:36:34Z"/>
              </w:ins>
            </w:sdtContent>
          </w:sdt>
          <w:sdt>
            <w:sdtPr>
              <w:id w:val="-241281436"/>
              <w:tag w:val="goog_rdk_5291"/>
            </w:sdtPr>
            <w:sdtContent>
              <w:del w:author="Animefor Me" w:id="15" w:date="2026-09-29T09:36:34Z"/>
            </w:sdtContent>
          </w:sdt>
          <w:sdt>
            <w:sdtPr>
              <w:id w:val="-1643892541"/>
              <w:tag w:val="goog_rdk_5292"/>
            </w:sdtPr>
            <w:sdtContent>
              <w:ins w:author="sabaRi" w:id="152" w:date="2026-09-26T16:10:52Z">
                <w:sdt>
                  <w:sdtPr>
                    <w:id w:val="2046721681"/>
                    <w:tag w:val="goog_rdk_5293"/>
                  </w:sdtPr>
                  <w:sdtContent>
                    <w:del w:author="Animefor Me" w:id="15" w:date="2026-09-29T09:36:34Z"/>
                  </w:sdtContent>
                </w:sdt>
              </w:ins>
              <w:sdt>
                <w:sdtPr>
                  <w:id w:val="-1203215812"/>
                  <w:tag w:val="goog_rdk_5294"/>
                </w:sdtPr>
                <w:sdtContent>
                  <w:ins w:author="sabaRi" w:id="152" w:date="2026-09-26T16:10:52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w:delText>
                      </w:r>
                    </w:del>
                  </w:ins>
                </w:sdtContent>
              </w:sdt>
              <w:ins w:author="sabaRi" w:id="152" w:date="2026-09-26T16:10:52Z">
                <w:del w:author="Animefor Me" w:id="15" w:date="2026-09-29T09:36:34Z"/>
              </w:ins>
            </w:sdtContent>
          </w:sdt>
          <w:sdt>
            <w:sdtPr>
              <w:id w:val="564047758"/>
              <w:tag w:val="goog_rdk_5295"/>
            </w:sdtPr>
            <w:sdtContent>
              <w:del w:author="Animefor Me" w:id="15" w:date="2026-09-29T09:36:34Z"/>
              <w:sdt>
                <w:sdtPr>
                  <w:id w:val="-100286883"/>
                  <w:tag w:val="goog_rdk_529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U</w:delText>
                    </w:r>
                  </w:del>
                </w:sdtContent>
              </w:sdt>
              <w:del w:author="Animefor Me" w:id="15" w:date="2026-09-29T09:36:34Z">
                <w:sdt>
                  <w:sdtPr>
                    <w:id w:val="971209050"/>
                    <w:tag w:val="goog_rdk_5297"/>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vicorn (ASGI Server</w:delText>
                    </w:r>
                  </w:sdtContent>
                </w:sdt>
                <w:sdt>
                  <w:sdtPr>
                    <w:id w:val="-1189417744"/>
                    <w:tag w:val="goog_rdk_5298"/>
                  </w:sdtPr>
                  <w:sdtContent>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w:delText>
                    </w:r>
                  </w:sdtContent>
                </w:sdt>
                <w:sdt>
                  <w:sdtPr>
                    <w:id w:val="-537150929"/>
                    <w:tag w:val="goog_rdk_5299"/>
                  </w:sdtPr>
                  <w:sdtContent>
                    <w:r w:rsidDel="00000000" w:rsidR="00000000" w:rsidRPr="00000000">
                      <w:rPr>
                        <w:rtl w:val="0"/>
                      </w:rPr>
                    </w:r>
                  </w:sdtContent>
                </w:sdt>
              </w:del>
            </w:sdtContent>
          </w:sdt>
        </w:p>
      </w:sdtContent>
    </w:sdt>
    <w:sdt>
      <w:sdtPr>
        <w:id w:val="-1568729982"/>
        <w:tag w:val="goog_rdk_5306"/>
      </w:sdtPr>
      <w:sdtContent>
        <w:p w:rsidR="00000000" w:rsidDel="00000000" w:rsidP="00000000" w:rsidRDefault="00000000" w:rsidRPr="00000000" w14:paraId="000004A5">
          <w:pPr>
            <w:numPr>
              <w:ilvl w:val="0"/>
              <w:numId w:val="12"/>
            </w:numPr>
            <w:spacing w:after="0" w:before="280" w:line="240" w:lineRule="auto"/>
            <w:ind w:left="720" w:hanging="360"/>
            <w:rPr>
              <w:del w:author="Animefor Me" w:id="15" w:date="2026-09-29T09:36:34Z"/>
              <w:rFonts w:ascii="Cambria" w:cs="Cambria" w:eastAsia="Cambria" w:hAnsi="Cambria"/>
              <w:color w:val="000000"/>
              <w:sz w:val="22"/>
              <w:szCs w:val="22"/>
            </w:rPr>
          </w:pPr>
          <w:sdt>
            <w:sdtPr>
              <w:id w:val="-187453154"/>
              <w:tag w:val="goog_rdk_5301"/>
            </w:sdtPr>
            <w:sdtContent>
              <w:del w:author="Animefor Me" w:id="15" w:date="2026-09-29T09:36:34Z"/>
              <w:sdt>
                <w:sdtPr>
                  <w:id w:val="-311308399"/>
                  <w:tag w:val="goog_rdk_530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569259525"/>
                    <w:tag w:val="goog_rdk_5303"/>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sdtContent>
                </w:sdt>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456298965"/>
                    <w:tag w:val="goog_rdk_5304"/>
                  </w:sdtPr>
                  <w:sdtContent>
                    <w:r w:rsidDel="00000000" w:rsidR="00000000" w:rsidRPr="00000000">
                      <w:rPr>
                        <w:rtl w:val="0"/>
                        <w:rPrChange w:author="Animefor Me" w:id="18" w:date="2026-09-29T09:36:34Z">
                          <w:rPr>
                            <w:rFonts w:ascii="Cambria" w:cs="Cambria" w:eastAsia="Cambria" w:hAnsi="Cambria"/>
                            <w:color w:val="0000ff"/>
                            <w:sz w:val="22"/>
                            <w:szCs w:val="22"/>
                            <w:u w:val="single"/>
                          </w:rPr>
                        </w:rPrChange>
                      </w:rPr>
                      <w:delText xml:space="preserve">PyPI</w:delText>
                    </w:r>
                  </w:sdtContent>
                </w:sdt>
                <w:r w:rsidDel="00000000" w:rsidR="00000000" w:rsidRPr="00000000">
                  <w:fldChar w:fldCharType="end"/>
                </w:r>
                <w:sdt>
                  <w:sdtPr>
                    <w:id w:val="-2009245725"/>
                    <w:tag w:val="goog_rdk_5305"/>
                  </w:sdtPr>
                  <w:sdtContent>
                    <w:r w:rsidDel="00000000" w:rsidR="00000000" w:rsidRPr="00000000">
                      <w:rPr>
                        <w:rtl w:val="0"/>
                      </w:rPr>
                    </w:r>
                  </w:sdtContent>
                </w:sdt>
              </w:del>
            </w:sdtContent>
          </w:sdt>
        </w:p>
      </w:sdtContent>
    </w:sdt>
    <w:sdt>
      <w:sdtPr>
        <w:id w:val="587820952"/>
        <w:tag w:val="goog_rdk_5312"/>
      </w:sdtPr>
      <w:sdtContent>
        <w:p w:rsidR="00000000" w:rsidDel="00000000" w:rsidP="00000000" w:rsidRDefault="00000000" w:rsidRPr="00000000" w14:paraId="000004A6">
          <w:pPr>
            <w:numPr>
              <w:ilvl w:val="0"/>
              <w:numId w:val="12"/>
            </w:numPr>
            <w:spacing w:after="0" w:lineRule="auto"/>
            <w:ind w:left="720" w:hanging="360"/>
            <w:rPr>
              <w:ins w:author="Selva Jothi MS" w:id="153" w:date="2026-09-24T10:57:59Z"/>
              <w:del w:author="Animefor Me" w:id="15" w:date="2026-09-29T09:36:34Z"/>
              <w:rFonts w:ascii="Cambria" w:cs="Cambria" w:eastAsia="Cambria" w:hAnsi="Cambria"/>
              <w:sz w:val="22"/>
              <w:szCs w:val="22"/>
            </w:rPr>
          </w:pPr>
          <w:sdt>
            <w:sdtPr>
              <w:id w:val="665673345"/>
              <w:tag w:val="goog_rdk_5309"/>
            </w:sdtPr>
            <w:sdtContent>
              <w:ins w:author="Selva Jothi MS" w:id="153" w:date="2026-09-24T10:57:59Z">
                <w:sdt>
                  <w:sdtPr>
                    <w:id w:val="-869102630"/>
                    <w:tag w:val="goog_rdk_5310"/>
                  </w:sdtPr>
                  <w:sdtContent>
                    <w:del w:author="Animefor Me" w:id="15" w:date="2026-09-29T09:36:34Z"/>
                  </w:sdtContent>
                </w:sdt>
              </w:ins>
              <w:sdt>
                <w:sdtPr>
                  <w:id w:val="-119088691"/>
                  <w:tag w:val="goog_rdk_5311"/>
                </w:sdtPr>
                <w:sdtContent>
                  <w:ins w:author="Selva Jothi MS" w:id="153" w:date="2026-09-24T10:57:59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GEMINI_API_KEY=AIzaSyBz9tQMrVBm4LRcudUj1V3-YaIHmiIlybE</w:delText>
                      </w:r>
                    </w:del>
                  </w:ins>
                </w:sdtContent>
              </w:sdt>
              <w:ins w:author="Selva Jothi MS" w:id="153" w:date="2026-09-24T10:57:59Z">
                <w:del w:author="Animefor Me" w:id="15" w:date="2026-09-29T09:36:34Z"/>
              </w:ins>
            </w:sdtContent>
          </w:sdt>
        </w:p>
      </w:sdtContent>
    </w:sdt>
    <w:sdt>
      <w:sdtPr>
        <w:id w:val="-1316358439"/>
        <w:tag w:val="goog_rdk_5316"/>
      </w:sdtPr>
      <w:sdtContent>
        <w:p w:rsidR="00000000" w:rsidDel="00000000" w:rsidP="00000000" w:rsidRDefault="00000000" w:rsidRPr="00000000" w14:paraId="000004A7">
          <w:pPr>
            <w:numPr>
              <w:ilvl w:val="0"/>
              <w:numId w:val="12"/>
            </w:numPr>
            <w:spacing w:after="0" w:lineRule="auto"/>
            <w:ind w:left="720" w:hanging="360"/>
            <w:rPr>
              <w:ins w:author="Selva Jothi MS" w:id="153" w:date="2026-09-24T10:57:59Z"/>
              <w:del w:author="Animefor Me" w:id="15" w:date="2026-09-29T09:36:34Z"/>
              <w:rFonts w:ascii="Cambria" w:cs="Cambria" w:eastAsia="Cambria" w:hAnsi="Cambria"/>
              <w:sz w:val="22"/>
              <w:szCs w:val="22"/>
            </w:rPr>
          </w:pPr>
          <w:sdt>
            <w:sdtPr>
              <w:id w:val="-1413457048"/>
              <w:tag w:val="goog_rdk_5313"/>
            </w:sdtPr>
            <w:sdtContent>
              <w:ins w:author="Selva Jothi MS" w:id="153" w:date="2026-09-24T10:57:59Z">
                <w:sdt>
                  <w:sdtPr>
                    <w:id w:val="826268314"/>
                    <w:tag w:val="goog_rdk_5314"/>
                  </w:sdtPr>
                  <w:sdtContent>
                    <w:del w:author="Animefor Me" w:id="15" w:date="2026-09-29T09:36:34Z"/>
                  </w:sdtContent>
                </w:sdt>
              </w:ins>
              <w:sdt>
                <w:sdtPr>
                  <w:id w:val="625597208"/>
                  <w:tag w:val="goog_rdk_5315"/>
                </w:sdtPr>
                <w:sdtContent>
                  <w:ins w:author="Selva Jothi MS" w:id="153" w:date="2026-09-24T10:57:59Z">
                    <w:del w:author="Animefor Me" w:id="15" w:date="2026-09-29T09:36:34Z">
                      <w:r w:rsidDel="00000000" w:rsidR="00000000" w:rsidRPr="00000000">
                        <w:rPr>
                          <w:rtl w:val="0"/>
                        </w:rPr>
                      </w:r>
                    </w:del>
                  </w:ins>
                </w:sdtContent>
              </w:sdt>
              <w:ins w:author="Selva Jothi MS" w:id="153" w:date="2026-09-24T10:57:59Z">
                <w:del w:author="Animefor Me" w:id="15" w:date="2026-09-29T09:36:34Z"/>
              </w:ins>
            </w:sdtContent>
          </w:sdt>
        </w:p>
      </w:sdtContent>
    </w:sdt>
    <w:sdt>
      <w:sdtPr>
        <w:id w:val="-643093085"/>
        <w:tag w:val="goog_rdk_5326"/>
      </w:sdtPr>
      <w:sdtContent>
        <w:p w:rsidR="00000000" w:rsidDel="00000000" w:rsidP="00000000" w:rsidRDefault="00000000" w:rsidRPr="00000000" w14:paraId="000004A8">
          <w:pPr>
            <w:numPr>
              <w:ilvl w:val="0"/>
              <w:numId w:val="12"/>
            </w:numPr>
            <w:spacing w:after="0" w:before="0" w:line="240" w:lineRule="auto"/>
            <w:ind w:left="720" w:hanging="360"/>
            <w:rPr>
              <w:del w:author="Animefor Me" w:id="15" w:date="2026-09-29T09:36:34Z"/>
              <w:rFonts w:ascii="Cambria" w:cs="Cambria" w:eastAsia="Cambria" w:hAnsi="Cambria"/>
              <w:color w:val="000000"/>
              <w:sz w:val="22"/>
              <w:szCs w:val="22"/>
            </w:rPr>
          </w:pPr>
          <w:sdt>
            <w:sdtPr>
              <w:id w:val="256627926"/>
              <w:tag w:val="goog_rdk_5318"/>
            </w:sdtPr>
            <w:sdtContent>
              <w:del w:author="Animefor Me" w:id="15" w:date="2026-09-29T09:36:34Z"/>
              <w:sdt>
                <w:sdtPr>
                  <w:id w:val="1316986030"/>
                  <w:tag w:val="goog_rdk_531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Steps</w:delText>
                    </w:r>
                  </w:del>
                </w:sdtContent>
              </w:sdt>
              <w:del w:author="Animefor Me" w:id="15" w:date="2026-09-29T09:36:34Z">
                <w:sdt>
                  <w:sdtPr>
                    <w:id w:val="-942400305"/>
                    <w:tag w:val="goog_rdk_5320"/>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del>
            </w:sdtContent>
          </w:sdt>
          <w:sdt>
            <w:sdtPr>
              <w:id w:val="665885635"/>
              <w:tag w:val="goog_rdk_5321"/>
            </w:sdtPr>
            <w:sdtContent>
              <w:ins w:author="Vishali Baskaran" w:id="154" w:date="2026-09-22T09:00:05Z">
                <w:sdt>
                  <w:sdtPr>
                    <w:id w:val="-1302003608"/>
                    <w:tag w:val="goog_rdk_5322"/>
                  </w:sdtPr>
                  <w:sdtContent>
                    <w:del w:author="Animefor Me" w:id="15" w:date="2026-09-29T09:36:34Z"/>
                  </w:sdtContent>
                </w:sdt>
              </w:ins>
              <w:sdt>
                <w:sdtPr>
                  <w:id w:val="458871395"/>
                  <w:tag w:val="goog_rdk_5323"/>
                </w:sdtPr>
                <w:sdtContent>
                  <w:ins w:author="Vishali Baskaran" w:id="154" w:date="2026-09-22T09:00:05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Vishali Baskaran" w:id="154" w:date="2026-09-22T09:00:05Z">
                <w:del w:author="Animefor Me" w:id="15" w:date="2026-09-29T09:36:34Z"/>
              </w:ins>
            </w:sdtContent>
          </w:sdt>
          <w:sdt>
            <w:sdtPr>
              <w:id w:val="2124162246"/>
              <w:tag w:val="goog_rdk_5324"/>
            </w:sdtPr>
            <w:sdtContent>
              <w:del w:author="Animefor Me" w:id="15" w:date="2026-09-29T09:36:34Z"/>
              <w:sdt>
                <w:sdtPr>
                  <w:id w:val="-1653836564"/>
                  <w:tag w:val="goog_rdk_532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33060336"/>
        <w:tag w:val="goog_rdk_5334"/>
      </w:sdtPr>
      <w:sdtContent>
        <w:p w:rsidR="00000000" w:rsidDel="00000000" w:rsidP="00000000" w:rsidRDefault="00000000" w:rsidRPr="00000000" w14:paraId="000004A9">
          <w:pPr>
            <w:numPr>
              <w:ilvl w:val="1"/>
              <w:numId w:val="12"/>
            </w:numPr>
            <w:spacing w:after="280" w:before="0" w:line="240" w:lineRule="auto"/>
            <w:ind w:left="1440" w:hanging="360"/>
            <w:rPr>
              <w:del w:author="Animefor Me" w:id="15" w:date="2026-09-29T09:36:34Z"/>
              <w:rFonts w:ascii="Cambria" w:cs="Cambria" w:eastAsia="Cambria" w:hAnsi="Cambria"/>
              <w:color w:val="000000"/>
              <w:sz w:val="22"/>
              <w:szCs w:val="22"/>
            </w:rPr>
          </w:pPr>
          <w:sdt>
            <w:sdtPr>
              <w:id w:val="1969383952"/>
              <w:tag w:val="goog_rdk_5327"/>
            </w:sdtPr>
            <w:sdtContent>
              <w:del w:author="Animefor Me" w:id="15" w:date="2026-09-29T09:36:34Z"/>
              <w:sdt>
                <w:sdtPr>
                  <w:id w:val="1470259289"/>
                  <w:tag w:val="goog_rdk_532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Install Uvicorn using pip: pip install uvicorn</w:delText>
                    </w:r>
                  </w:del>
                </w:sdtContent>
              </w:sdt>
              <w:del w:author="Animefor Me" w:id="15" w:date="2026-09-29T09:36:34Z"/>
            </w:sdtContent>
          </w:sdt>
          <w:sdt>
            <w:sdtPr>
              <w:id w:val="1028990793"/>
              <w:tag w:val="goog_rdk_5329"/>
            </w:sdtPr>
            <w:sdtContent>
              <w:ins w:author="Ponsubash R" w:id="155" w:date="2026-09-23T13:59:29Z">
                <w:sdt>
                  <w:sdtPr>
                    <w:id w:val="1319159198"/>
                    <w:tag w:val="goog_rdk_5330"/>
                  </w:sdtPr>
                  <w:sdtContent>
                    <w:del w:author="Animefor Me" w:id="15" w:date="2026-09-29T09:36:34Z"/>
                  </w:sdtContent>
                </w:sdt>
              </w:ins>
              <w:sdt>
                <w:sdtPr>
                  <w:id w:val="-1757822259"/>
                  <w:tag w:val="goog_rdk_5331"/>
                </w:sdtPr>
                <w:sdtContent>
                  <w:ins w:author="Ponsubash R" w:id="155" w:date="2026-09-23T13:59:29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Ponsubash R" w:id="155" w:date="2026-09-23T13:59:29Z">
                <w:del w:author="Animefor Me" w:id="15" w:date="2026-09-29T09:36:34Z"/>
              </w:ins>
            </w:sdtContent>
          </w:sdt>
          <w:sdt>
            <w:sdtPr>
              <w:id w:val="66673334"/>
              <w:tag w:val="goog_rdk_5332"/>
            </w:sdtPr>
            <w:sdtContent>
              <w:del w:author="Animefor Me" w:id="15" w:date="2026-09-29T09:36:34Z"/>
              <w:sdt>
                <w:sdtPr>
                  <w:id w:val="-520721925"/>
                  <w:tag w:val="goog_rdk_533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68441084"/>
        <w:tag w:val="goog_rdk_5338"/>
      </w:sdtPr>
      <w:sdtContent>
        <w:p w:rsidR="00000000" w:rsidDel="00000000" w:rsidP="00000000" w:rsidRDefault="00000000" w:rsidRPr="00000000" w14:paraId="000004AA">
          <w:pPr>
            <w:numPr>
              <w:ilvl w:val="1"/>
              <w:numId w:val="9"/>
            </w:numPr>
            <w:ind w:left="502" w:hanging="360"/>
            <w:rPr>
              <w:del w:author="Animefor Me" w:id="15" w:date="2026-09-29T09:36:34Z"/>
              <w:rFonts w:ascii="Arial" w:cs="Arial" w:eastAsia="Arial" w:hAnsi="Arial"/>
              <w:b w:val="0"/>
              <w:bCs w:val="0"/>
              <w:i w:val="0"/>
              <w:iCs w:val="0"/>
              <w:smallCaps w:val="0"/>
              <w:strike w:val="0"/>
              <w:color w:val="000000"/>
              <w:sz w:val="22"/>
              <w:szCs w:val="22"/>
              <w:u w:val="none"/>
              <w:shd w:fill="auto" w:val="clear"/>
              <w:vertAlign w:val="baseline"/>
              <w:rPrChange w:author="Anonymous" w:id="156" w:date="2026-09-25T04:26:23Z">
                <w:rPr>
                  <w:rFonts w:ascii="Cambria" w:cs="Cambria" w:eastAsia="Cambria" w:hAnsi="Cambria"/>
                  <w:color w:val="000000"/>
                  <w:sz w:val="22"/>
                  <w:szCs w:val="22"/>
                </w:rPr>
              </w:rPrChange>
            </w:rPr>
            <w:pPrChange w:author="Anonymous" w:id="0" w:date="2026-09-25T04:26:23Z">
              <w:pPr>
                <w:pStyle w:val="Heading3"/>
                <w:numPr>
                  <w:ilvl w:val="0"/>
                  <w:numId w:val="15"/>
                </w:numPr>
                <w:ind w:left="502" w:hanging="360"/>
              </w:pPr>
            </w:pPrChange>
          </w:pPr>
          <w:sdt>
            <w:sdtPr>
              <w:id w:val="-2032017413"/>
              <w:tag w:val="goog_rdk_5335"/>
            </w:sdtPr>
            <w:sdtContent>
              <w:del w:author="Animefor Me" w:id="15" w:date="2026-09-29T09:36:34Z"/>
              <w:sdt>
                <w:sdtPr>
                  <w:id w:val="-86176511"/>
                  <w:tag w:val="goog_rdk_533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Jinja2 (HTML Templating Engine)</w:delText>
                    </w:r>
                  </w:del>
                </w:sdtContent>
              </w:sdt>
              <w:del w:author="Animefor Me" w:id="15" w:date="2026-09-29T09:36:34Z">
                <w:sdt>
                  <w:sdtPr>
                    <w:id w:val="1004572294"/>
                    <w:tag w:val="goog_rdk_5337"/>
                  </w:sdtPr>
                  <w:sdtContent>
                    <w:r w:rsidDel="00000000" w:rsidR="00000000" w:rsidRPr="00000000">
                      <w:rPr>
                        <w:rtl w:val="0"/>
                      </w:rPr>
                    </w:r>
                  </w:sdtContent>
                </w:sdt>
              </w:del>
            </w:sdtContent>
          </w:sdt>
        </w:p>
      </w:sdtContent>
    </w:sdt>
    <w:sdt>
      <w:sdtPr>
        <w:id w:val="165528025"/>
        <w:tag w:val="goog_rdk_5342"/>
      </w:sdtPr>
      <w:sdtContent>
        <w:p w:rsidR="00000000" w:rsidDel="00000000" w:rsidP="00000000" w:rsidRDefault="00000000" w:rsidRPr="00000000" w14:paraId="000004AB">
          <w:pPr>
            <w:numPr>
              <w:ilvl w:val="0"/>
              <w:numId w:val="13"/>
            </w:numPr>
            <w:spacing w:after="0" w:before="280" w:line="240" w:lineRule="auto"/>
            <w:ind w:left="720" w:hanging="360"/>
            <w:rPr>
              <w:del w:author="Animefor Me" w:id="15" w:date="2026-09-29T09:36:34Z"/>
              <w:rFonts w:ascii="Cambria" w:cs="Cambria" w:eastAsia="Cambria" w:hAnsi="Cambria"/>
              <w:color w:val="000000"/>
              <w:sz w:val="22"/>
              <w:szCs w:val="22"/>
            </w:rPr>
          </w:pPr>
          <w:sdt>
            <w:sdtPr>
              <w:id w:val="-525977513"/>
              <w:tag w:val="goog_rdk_5339"/>
            </w:sdtPr>
            <w:sdtContent>
              <w:del w:author="Animefor Me" w:id="15" w:date="2026-09-29T09:36:34Z"/>
              <w:sdt>
                <w:sdtPr>
                  <w:id w:val="-1595977289"/>
                  <w:tag w:val="goog_rdk_5340"/>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Official Documentation</w:delText>
                    </w:r>
                  </w:del>
                </w:sdtContent>
              </w:sdt>
              <w:del w:author="Animefor Me" w:id="15" w:date="2026-09-29T09:36:34Z">
                <w:sdt>
                  <w:sdtPr>
                    <w:id w:val="688849350"/>
                    <w:tag w:val="goog_rdk_5341"/>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Jinja2 Documentation</w:delText>
                    </w:r>
                  </w:sdtContent>
                </w:sdt>
              </w:del>
            </w:sdtContent>
          </w:sdt>
        </w:p>
      </w:sdtContent>
    </w:sdt>
    <w:sdt>
      <w:sdtPr>
        <w:id w:val="1452329182"/>
        <w:tag w:val="goog_rdk_5346"/>
      </w:sdtPr>
      <w:sdtContent>
        <w:p w:rsidR="00000000" w:rsidDel="00000000" w:rsidP="00000000" w:rsidRDefault="00000000" w:rsidRPr="00000000" w14:paraId="000004AC">
          <w:pPr>
            <w:numPr>
              <w:ilvl w:val="0"/>
              <w:numId w:val="13"/>
            </w:numPr>
            <w:spacing w:after="0" w:before="0" w:line="240" w:lineRule="auto"/>
            <w:ind w:left="720" w:hanging="360"/>
            <w:rPr>
              <w:del w:author="Animefor Me" w:id="15" w:date="2026-09-29T09:36:34Z"/>
              <w:rFonts w:ascii="Cambria" w:cs="Cambria" w:eastAsia="Cambria" w:hAnsi="Cambria"/>
              <w:color w:val="000000"/>
              <w:sz w:val="22"/>
              <w:szCs w:val="22"/>
            </w:rPr>
          </w:pPr>
          <w:sdt>
            <w:sdtPr>
              <w:id w:val="-194630164"/>
              <w:tag w:val="goog_rdk_5343"/>
            </w:sdtPr>
            <w:sdtContent>
              <w:del w:author="Animefor Me" w:id="15" w:date="2026-09-29T09:36:34Z"/>
              <w:sdt>
                <w:sdtPr>
                  <w:id w:val="53421978"/>
                  <w:tag w:val="goog_rdk_534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color w:val="000000"/>
                            <w:sz w:val="22"/>
                            <w:szCs w:val="22"/>
                          </w:rPr>
                        </w:rPrChange>
                      </w:rPr>
                      <w:delText xml:space="preserve">Installation Steps</w:delText>
                    </w:r>
                  </w:del>
                </w:sdtContent>
              </w:sdt>
              <w:del w:author="Animefor Me" w:id="15" w:date="2026-09-29T09:36:34Z">
                <w:sdt>
                  <w:sdtPr>
                    <w:id w:val="12356073"/>
                    <w:tag w:val="goog_rdk_5345"/>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sdtContent>
                </w:sdt>
              </w:del>
            </w:sdtContent>
          </w:sdt>
        </w:p>
      </w:sdtContent>
    </w:sdt>
    <w:sdt>
      <w:sdtPr>
        <w:id w:val="-2077713876"/>
        <w:tag w:val="goog_rdk_5350"/>
      </w:sdtPr>
      <w:sdtContent>
        <w:p w:rsidR="00000000" w:rsidDel="00000000" w:rsidP="00000000" w:rsidRDefault="00000000" w:rsidRPr="00000000" w14:paraId="000004AD">
          <w:pPr>
            <w:numPr>
              <w:ilvl w:val="1"/>
              <w:numId w:val="13"/>
            </w:numPr>
            <w:spacing w:after="280" w:before="0" w:line="240" w:lineRule="auto"/>
            <w:ind w:left="1440" w:hanging="360"/>
            <w:rPr>
              <w:del w:author="Animefor Me" w:id="15" w:date="2026-09-29T09:36:34Z"/>
              <w:color w:val="000000"/>
            </w:rPr>
          </w:pPr>
          <w:sdt>
            <w:sdtPr>
              <w:id w:val="-182573522"/>
              <w:tag w:val="goog_rdk_5347"/>
            </w:sdtPr>
            <w:sdtContent>
              <w:del w:author="Animefor Me" w:id="15" w:date="2026-09-29T09:36:34Z"/>
              <w:sdt>
                <w:sdtPr>
                  <w:id w:val="2025465263"/>
                  <w:tag w:val="goog_rdk_534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Install Jinja2 using pip: pip install jinja2</w:delText>
                    </w:r>
                  </w:del>
                </w:sdtContent>
              </w:sdt>
              <w:del w:author="Animefor Me" w:id="15" w:date="2026-09-29T09:36:34Z">
                <w:sdt>
                  <w:sdtPr>
                    <w:id w:val="-2029009082"/>
                    <w:tag w:val="goog_rdk_5349"/>
                  </w:sdtPr>
                  <w:sdtContent>
                    <w:r w:rsidDel="00000000" w:rsidR="00000000" w:rsidRPr="00000000">
                      <w:rPr>
                        <w:rtl w:val="0"/>
                      </w:rPr>
                    </w:r>
                  </w:sdtContent>
                </w:sdt>
              </w:del>
            </w:sdtContent>
          </w:sdt>
        </w:p>
      </w:sdtContent>
    </w:sdt>
    <w:sdt>
      <w:sdtPr>
        <w:id w:val="-1245816127"/>
        <w:tag w:val="goog_rdk_5358"/>
      </w:sdtPr>
      <w:sdtContent>
        <w:p w:rsidR="00000000" w:rsidDel="00000000" w:rsidP="00000000" w:rsidRDefault="00000000" w:rsidRPr="00000000" w14:paraId="000004AE">
          <w:pPr>
            <w:spacing w:after="280" w:before="280" w:line="240" w:lineRule="auto"/>
            <w:ind w:left="1440" w:firstLine="0"/>
            <w:rPr>
              <w:del w:author="Animefor Me" w:id="15" w:date="2026-09-29T09:36:34Z"/>
              <w:rPrChange w:author="Animefor Me" w:id="18" w:date="2026-09-29T09:36:34Z">
                <w:rPr>
                  <w:color w:val="000000"/>
                </w:rPr>
              </w:rPrChange>
            </w:rPr>
          </w:pPr>
          <w:sdt>
            <w:sdtPr>
              <w:id w:val="-69764974"/>
              <w:tag w:val="goog_rdk_5353"/>
            </w:sdtPr>
            <w:sdtContent>
              <w:ins w:author="loganayaki. R Loganayaki" w:id="157" w:date="2026-09-23T14:28:14Z">
                <w:sdt>
                  <w:sdtPr>
                    <w:id w:val="-293263226"/>
                    <w:tag w:val="goog_rdk_5354"/>
                  </w:sdtPr>
                  <w:sdtContent>
                    <w:del w:author="Animefor Me" w:id="15" w:date="2026-09-29T09:36:34Z"/>
                  </w:sdtContent>
                </w:sdt>
              </w:ins>
              <w:sdt>
                <w:sdtPr>
                  <w:id w:val="228148271"/>
                  <w:tag w:val="goog_rdk_5355"/>
                </w:sdtPr>
                <w:sdtContent>
                  <w:ins w:author="loganayaki. R Loganayaki" w:id="157" w:date="2026-09-23T14:28:14Z">
                    <w:del w:author="Animefor Me" w:id="15" w:date="2026-09-29T09:36:34Z">
                      <w:r w:rsidDel="00000000" w:rsidR="00000000" w:rsidRPr="00000000">
                        <w:rPr>
                          <w:rtl w:val="0"/>
                          <w:rPrChange w:author="Animefor Me" w:id="18" w:date="2026-09-29T09:36:34Z">
                            <w:rPr>
                              <w:color w:val="000000"/>
                            </w:rPr>
                          </w:rPrChange>
                        </w:rPr>
                        <w:delText xml:space="preserve"> </w:delText>
                      </w:r>
                    </w:del>
                  </w:ins>
                </w:sdtContent>
              </w:sdt>
              <w:ins w:author="loganayaki. R Loganayaki" w:id="157" w:date="2026-09-23T14:28:14Z">
                <w:del w:author="Animefor Me" w:id="15" w:date="2026-09-29T09:36:34Z"/>
              </w:ins>
            </w:sdtContent>
          </w:sdt>
          <w:sdt>
            <w:sdtPr>
              <w:id w:val="1992565178"/>
              <w:tag w:val="goog_rdk_5356"/>
            </w:sdtPr>
            <w:sdtContent>
              <w:del w:author="Animefor Me" w:id="15" w:date="2026-09-29T09:36:34Z"/>
              <w:sdt>
                <w:sdtPr>
                  <w:id w:val="1449937926"/>
                  <w:tag w:val="goog_rdk_535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24994111"/>
        <w:tag w:val="goog_rdk_5361"/>
      </w:sdtPr>
      <w:sdtContent>
        <w:p w:rsidR="00000000" w:rsidDel="00000000" w:rsidP="00000000" w:rsidRDefault="00000000" w:rsidRPr="00000000" w14:paraId="000004AF">
          <w:pPr>
            <w:spacing w:after="280" w:before="280" w:line="240" w:lineRule="auto"/>
            <w:ind w:left="1440" w:firstLine="0"/>
            <w:rPr>
              <w:del w:author="Animefor Me" w:id="15" w:date="2026-09-29T09:36:34Z"/>
              <w:rPrChange w:author="Animefor Me" w:id="18" w:date="2026-09-29T09:36:34Z">
                <w:rPr>
                  <w:color w:val="000000"/>
                </w:rPr>
              </w:rPrChange>
            </w:rPr>
          </w:pPr>
          <w:sdt>
            <w:sdtPr>
              <w:id w:val="-267508293"/>
              <w:tag w:val="goog_rdk_5359"/>
            </w:sdtPr>
            <w:sdtContent>
              <w:del w:author="Animefor Me" w:id="15" w:date="2026-09-29T09:36:34Z"/>
              <w:sdt>
                <w:sdtPr>
                  <w:id w:val="1152365890"/>
                  <w:tag w:val="goog_rdk_536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20613213"/>
        <w:tag w:val="goog_rdk_5364"/>
      </w:sdtPr>
      <w:sdtContent>
        <w:p w:rsidR="00000000" w:rsidDel="00000000" w:rsidP="00000000" w:rsidRDefault="00000000" w:rsidRPr="00000000" w14:paraId="000004B0">
          <w:pPr>
            <w:spacing w:after="280" w:before="280" w:line="240" w:lineRule="auto"/>
            <w:ind w:left="1440" w:firstLine="0"/>
            <w:rPr>
              <w:del w:author="Animefor Me" w:id="15" w:date="2026-09-29T09:36:34Z"/>
              <w:rPrChange w:author="Animefor Me" w:id="18" w:date="2026-09-29T09:36:34Z">
                <w:rPr>
                  <w:color w:val="000000"/>
                </w:rPr>
              </w:rPrChange>
            </w:rPr>
          </w:pPr>
          <w:sdt>
            <w:sdtPr>
              <w:id w:val="-519477369"/>
              <w:tag w:val="goog_rdk_5362"/>
            </w:sdtPr>
            <w:sdtContent>
              <w:del w:author="Animefor Me" w:id="15" w:date="2026-09-29T09:36:34Z"/>
              <w:sdt>
                <w:sdtPr>
                  <w:id w:val="1072617610"/>
                  <w:tag w:val="goog_rdk_536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04010198"/>
        <w:tag w:val="goog_rdk_5367"/>
      </w:sdtPr>
      <w:sdtContent>
        <w:p w:rsidR="00000000" w:rsidDel="00000000" w:rsidP="00000000" w:rsidRDefault="00000000" w:rsidRPr="00000000" w14:paraId="000004B1">
          <w:pPr>
            <w:spacing w:after="280" w:before="280" w:line="240" w:lineRule="auto"/>
            <w:ind w:left="1440" w:firstLine="0"/>
            <w:rPr>
              <w:del w:author="Animefor Me" w:id="15" w:date="2026-09-29T09:36:34Z"/>
              <w:rPrChange w:author="Animefor Me" w:id="18" w:date="2026-09-29T09:36:34Z">
                <w:rPr>
                  <w:color w:val="000000"/>
                </w:rPr>
              </w:rPrChange>
            </w:rPr>
          </w:pPr>
          <w:sdt>
            <w:sdtPr>
              <w:id w:val="614405616"/>
              <w:tag w:val="goog_rdk_5365"/>
            </w:sdtPr>
            <w:sdtContent>
              <w:del w:author="Animefor Me" w:id="15" w:date="2026-09-29T09:36:34Z"/>
              <w:sdt>
                <w:sdtPr>
                  <w:id w:val="-1477929003"/>
                  <w:tag w:val="goog_rdk_536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17086521"/>
        <w:tag w:val="goog_rdk_5370"/>
      </w:sdtPr>
      <w:sdtContent>
        <w:p w:rsidR="00000000" w:rsidDel="00000000" w:rsidP="00000000" w:rsidRDefault="00000000" w:rsidRPr="00000000" w14:paraId="000004B2">
          <w:pPr>
            <w:spacing w:after="280" w:before="280" w:line="240" w:lineRule="auto"/>
            <w:ind w:left="1440" w:firstLine="0"/>
            <w:rPr>
              <w:del w:author="Animefor Me" w:id="15" w:date="2026-09-29T09:36:34Z"/>
              <w:rPrChange w:author="Animefor Me" w:id="18" w:date="2026-09-29T09:36:34Z">
                <w:rPr>
                  <w:color w:val="000000"/>
                </w:rPr>
              </w:rPrChange>
            </w:rPr>
          </w:pPr>
          <w:sdt>
            <w:sdtPr>
              <w:id w:val="-2127244823"/>
              <w:tag w:val="goog_rdk_5368"/>
            </w:sdtPr>
            <w:sdtContent>
              <w:del w:author="Animefor Me" w:id="15" w:date="2026-09-29T09:36:34Z"/>
              <w:sdt>
                <w:sdtPr>
                  <w:id w:val="-865700212"/>
                  <w:tag w:val="goog_rdk_536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84645774"/>
        <w:tag w:val="goog_rdk_5373"/>
      </w:sdtPr>
      <w:sdtContent>
        <w:p w:rsidR="00000000" w:rsidDel="00000000" w:rsidP="00000000" w:rsidRDefault="00000000" w:rsidRPr="00000000" w14:paraId="000004B3">
          <w:pPr>
            <w:spacing w:after="280" w:before="280" w:line="240" w:lineRule="auto"/>
            <w:ind w:left="1440" w:firstLine="0"/>
            <w:rPr>
              <w:del w:author="Animefor Me" w:id="15" w:date="2026-09-29T09:36:34Z"/>
              <w:rPrChange w:author="Animefor Me" w:id="18" w:date="2026-09-29T09:36:34Z">
                <w:rPr>
                  <w:color w:val="000000"/>
                </w:rPr>
              </w:rPrChange>
            </w:rPr>
          </w:pPr>
          <w:sdt>
            <w:sdtPr>
              <w:id w:val="1676832942"/>
              <w:tag w:val="goog_rdk_5371"/>
            </w:sdtPr>
            <w:sdtContent>
              <w:del w:author="Animefor Me" w:id="15" w:date="2026-09-29T09:36:34Z"/>
              <w:sdt>
                <w:sdtPr>
                  <w:id w:val="-1503818293"/>
                  <w:tag w:val="goog_rdk_537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72061975"/>
        <w:tag w:val="goog_rdk_5376"/>
      </w:sdtPr>
      <w:sdtContent>
        <w:p w:rsidR="00000000" w:rsidDel="00000000" w:rsidP="00000000" w:rsidRDefault="00000000" w:rsidRPr="00000000" w14:paraId="000004B4">
          <w:pPr>
            <w:spacing w:after="280" w:before="280" w:line="240" w:lineRule="auto"/>
            <w:ind w:left="1440" w:firstLine="0"/>
            <w:rPr>
              <w:del w:author="Animefor Me" w:id="15" w:date="2026-09-29T09:36:34Z"/>
              <w:rPrChange w:author="Animefor Me" w:id="18" w:date="2026-09-29T09:36:34Z">
                <w:rPr>
                  <w:color w:val="000000"/>
                </w:rPr>
              </w:rPrChange>
            </w:rPr>
          </w:pPr>
          <w:sdt>
            <w:sdtPr>
              <w:id w:val="-1446032564"/>
              <w:tag w:val="goog_rdk_5374"/>
            </w:sdtPr>
            <w:sdtContent>
              <w:del w:author="Animefor Me" w:id="15" w:date="2026-09-29T09:36:34Z"/>
              <w:sdt>
                <w:sdtPr>
                  <w:id w:val="59347665"/>
                  <w:tag w:val="goog_rdk_537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3061138"/>
        <w:tag w:val="goog_rdk_5379"/>
      </w:sdtPr>
      <w:sdtContent>
        <w:p w:rsidR="00000000" w:rsidDel="00000000" w:rsidP="00000000" w:rsidRDefault="00000000" w:rsidRPr="00000000" w14:paraId="000004B5">
          <w:pPr>
            <w:spacing w:after="280" w:before="280" w:line="240" w:lineRule="auto"/>
            <w:ind w:left="1440" w:firstLine="0"/>
            <w:rPr>
              <w:del w:author="Animefor Me" w:id="15" w:date="2026-09-29T09:36:34Z"/>
              <w:rPrChange w:author="Animefor Me" w:id="18" w:date="2026-09-29T09:36:34Z">
                <w:rPr>
                  <w:color w:val="000000"/>
                </w:rPr>
              </w:rPrChange>
            </w:rPr>
          </w:pPr>
          <w:sdt>
            <w:sdtPr>
              <w:id w:val="-238477348"/>
              <w:tag w:val="goog_rdk_5377"/>
            </w:sdtPr>
            <w:sdtContent>
              <w:del w:author="Animefor Me" w:id="15" w:date="2026-09-29T09:36:34Z"/>
              <w:sdt>
                <w:sdtPr>
                  <w:id w:val="-1816925972"/>
                  <w:tag w:val="goog_rdk_537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82961981"/>
        <w:tag w:val="goog_rdk_5382"/>
      </w:sdtPr>
      <w:sdtContent>
        <w:p w:rsidR="00000000" w:rsidDel="00000000" w:rsidP="00000000" w:rsidRDefault="00000000" w:rsidRPr="00000000" w14:paraId="000004B6">
          <w:pPr>
            <w:spacing w:after="280" w:before="280" w:line="240" w:lineRule="auto"/>
            <w:ind w:left="1440" w:firstLine="0"/>
            <w:rPr>
              <w:del w:author="Animefor Me" w:id="15" w:date="2026-09-29T09:36:34Z"/>
              <w:rPrChange w:author="Animefor Me" w:id="18" w:date="2026-09-29T09:36:34Z">
                <w:rPr>
                  <w:color w:val="000000"/>
                </w:rPr>
              </w:rPrChange>
            </w:rPr>
          </w:pPr>
          <w:sdt>
            <w:sdtPr>
              <w:id w:val="1038516593"/>
              <w:tag w:val="goog_rdk_5380"/>
            </w:sdtPr>
            <w:sdtContent>
              <w:del w:author="Animefor Me" w:id="15" w:date="2026-09-29T09:36:34Z"/>
              <w:sdt>
                <w:sdtPr>
                  <w:id w:val="991479691"/>
                  <w:tag w:val="goog_rdk_538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129029727"/>
        <w:tag w:val="goog_rdk_5385"/>
      </w:sdtPr>
      <w:sdtContent>
        <w:p w:rsidR="00000000" w:rsidDel="00000000" w:rsidP="00000000" w:rsidRDefault="00000000" w:rsidRPr="00000000" w14:paraId="000004B7">
          <w:pPr>
            <w:spacing w:after="280" w:before="280" w:line="240" w:lineRule="auto"/>
            <w:ind w:left="1440" w:firstLine="0"/>
            <w:rPr>
              <w:del w:author="Animefor Me" w:id="15" w:date="2026-09-29T09:36:34Z"/>
              <w:rPrChange w:author="Animefor Me" w:id="18" w:date="2026-09-29T09:36:34Z">
                <w:rPr>
                  <w:color w:val="000000"/>
                </w:rPr>
              </w:rPrChange>
            </w:rPr>
          </w:pPr>
          <w:sdt>
            <w:sdtPr>
              <w:id w:val="-85534646"/>
              <w:tag w:val="goog_rdk_5383"/>
            </w:sdtPr>
            <w:sdtContent>
              <w:del w:author="Animefor Me" w:id="15" w:date="2026-09-29T09:36:34Z"/>
              <w:sdt>
                <w:sdtPr>
                  <w:id w:val="1234988608"/>
                  <w:tag w:val="goog_rdk_538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10997078"/>
        <w:tag w:val="goog_rdk_5388"/>
      </w:sdtPr>
      <w:sdtContent>
        <w:p w:rsidR="00000000" w:rsidDel="00000000" w:rsidP="00000000" w:rsidRDefault="00000000" w:rsidRPr="00000000" w14:paraId="000004B8">
          <w:pPr>
            <w:spacing w:after="280" w:before="280" w:line="240" w:lineRule="auto"/>
            <w:ind w:left="1440" w:firstLine="0"/>
            <w:rPr>
              <w:del w:author="Animefor Me" w:id="15" w:date="2026-09-29T09:36:34Z"/>
              <w:rPrChange w:author="Animefor Me" w:id="18" w:date="2026-09-29T09:36:34Z">
                <w:rPr>
                  <w:color w:val="000000"/>
                </w:rPr>
              </w:rPrChange>
            </w:rPr>
          </w:pPr>
          <w:sdt>
            <w:sdtPr>
              <w:id w:val="-524160153"/>
              <w:tag w:val="goog_rdk_5386"/>
            </w:sdtPr>
            <w:sdtContent>
              <w:del w:author="Animefor Me" w:id="15" w:date="2026-09-29T09:36:34Z"/>
              <w:sdt>
                <w:sdtPr>
                  <w:id w:val="-1161663915"/>
                  <w:tag w:val="goog_rdk_538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92301121"/>
        <w:tag w:val="goog_rdk_5391"/>
      </w:sdtPr>
      <w:sdtContent>
        <w:p w:rsidR="00000000" w:rsidDel="00000000" w:rsidP="00000000" w:rsidRDefault="00000000" w:rsidRPr="00000000" w14:paraId="000004B9">
          <w:pPr>
            <w:spacing w:after="280" w:before="280" w:line="240" w:lineRule="auto"/>
            <w:ind w:left="1440" w:firstLine="0"/>
            <w:rPr>
              <w:del w:author="Animefor Me" w:id="15" w:date="2026-09-29T09:36:34Z"/>
              <w:rPrChange w:author="Animefor Me" w:id="18" w:date="2026-09-29T09:36:34Z">
                <w:rPr>
                  <w:color w:val="000000"/>
                </w:rPr>
              </w:rPrChange>
            </w:rPr>
          </w:pPr>
          <w:sdt>
            <w:sdtPr>
              <w:id w:val="-2141640662"/>
              <w:tag w:val="goog_rdk_5389"/>
            </w:sdtPr>
            <w:sdtContent>
              <w:del w:author="Animefor Me" w:id="15" w:date="2026-09-29T09:36:34Z"/>
              <w:sdt>
                <w:sdtPr>
                  <w:id w:val="1855514798"/>
                  <w:tag w:val="goog_rdk_539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81713215"/>
        <w:tag w:val="goog_rdk_5394"/>
      </w:sdtPr>
      <w:sdtContent>
        <w:p w:rsidR="00000000" w:rsidDel="00000000" w:rsidP="00000000" w:rsidRDefault="00000000" w:rsidRPr="00000000" w14:paraId="000004BA">
          <w:pPr>
            <w:spacing w:after="280" w:before="280" w:line="240" w:lineRule="auto"/>
            <w:ind w:left="1440" w:firstLine="0"/>
            <w:rPr>
              <w:del w:author="Animefor Me" w:id="15" w:date="2026-09-29T09:36:34Z"/>
              <w:rPrChange w:author="Animefor Me" w:id="18" w:date="2026-09-29T09:36:34Z">
                <w:rPr>
                  <w:color w:val="000000"/>
                </w:rPr>
              </w:rPrChange>
            </w:rPr>
          </w:pPr>
          <w:sdt>
            <w:sdtPr>
              <w:id w:val="-1124334784"/>
              <w:tag w:val="goog_rdk_5392"/>
            </w:sdtPr>
            <w:sdtContent>
              <w:del w:author="Animefor Me" w:id="15" w:date="2026-09-29T09:36:34Z"/>
              <w:sdt>
                <w:sdtPr>
                  <w:id w:val="1611275603"/>
                  <w:tag w:val="goog_rdk_539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28388417"/>
        <w:tag w:val="goog_rdk_5397"/>
      </w:sdtPr>
      <w:sdtContent>
        <w:p w:rsidR="00000000" w:rsidDel="00000000" w:rsidP="00000000" w:rsidRDefault="00000000" w:rsidRPr="00000000" w14:paraId="000004BB">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492664655"/>
              <w:tag w:val="goog_rdk_5395"/>
            </w:sdtPr>
            <w:sdtContent>
              <w:del w:author="Animefor Me" w:id="15" w:date="2026-09-29T09:36:34Z"/>
              <w:sdt>
                <w:sdtPr>
                  <w:id w:val="960869875"/>
                  <w:tag w:val="goog_rdk_5396"/>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Project Workflow</w:delText>
                    </w:r>
                  </w:del>
                </w:sdtContent>
              </w:sdt>
              <w:del w:author="Animefor Me" w:id="15" w:date="2026-09-29T09:36:34Z"/>
            </w:sdtContent>
          </w:sdt>
        </w:p>
      </w:sdtContent>
    </w:sdt>
    <w:sdt>
      <w:sdtPr>
        <w:id w:val="-842437421"/>
        <w:tag w:val="goog_rdk_5401"/>
      </w:sdtPr>
      <w:sdtContent>
        <w:p w:rsidR="00000000" w:rsidDel="00000000" w:rsidP="00000000" w:rsidRDefault="00000000" w:rsidRPr="00000000" w14:paraId="000004BC">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2080439084"/>
              <w:tag w:val="goog_rdk_5398"/>
            </w:sdtPr>
            <w:sdtContent>
              <w:del w:author="Animefor Me" w:id="15" w:date="2026-09-29T09:36:34Z"/>
              <w:sdt>
                <w:sdtPr>
                  <w:id w:val="1261723393"/>
                  <w:tag w:val="goog_rdk_539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1: Model Selection and Architecture</w:delText>
                    </w:r>
                  </w:del>
                </w:sdtContent>
              </w:sdt>
              <w:del w:author="Animefor Me" w:id="15" w:date="2026-09-29T09:36:34Z">
                <w:sdt>
                  <w:sdtPr>
                    <w:id w:val="-624202011"/>
                    <w:tag w:val="goog_rdk_5400"/>
                  </w:sdtPr>
                  <w:sdtContent>
                    <w:r w:rsidDel="00000000" w:rsidR="00000000" w:rsidRPr="00000000">
                      <w:rPr>
                        <w:rtl w:val="0"/>
                      </w:rPr>
                    </w:r>
                  </w:sdtContent>
                </w:sdt>
              </w:del>
            </w:sdtContent>
          </w:sdt>
        </w:p>
      </w:sdtContent>
    </w:sdt>
    <w:sdt>
      <w:sdtPr>
        <w:id w:val="-566879674"/>
        <w:tag w:val="goog_rdk_5405"/>
      </w:sdtPr>
      <w:sdtContent>
        <w:p w:rsidR="00000000" w:rsidDel="00000000" w:rsidP="00000000" w:rsidRDefault="00000000" w:rsidRPr="00000000" w14:paraId="000004BD">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651732822"/>
              <w:tag w:val="goog_rdk_5402"/>
            </w:sdtPr>
            <w:sdtContent>
              <w:del w:author="Animefor Me" w:id="15" w:date="2026-09-29T09:36:34Z"/>
              <w:sdt>
                <w:sdtPr>
                  <w:id w:val="-1906047062"/>
                  <w:tag w:val="goog_rdk_540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1.1</w:delText>
                    </w:r>
                  </w:del>
                </w:sdtContent>
              </w:sdt>
              <w:del w:author="Animefor Me" w:id="15" w:date="2026-09-29T09:36:34Z">
                <w:sdt>
                  <w:sdtPr>
                    <w:id w:val="-1211482940"/>
                    <w:tag w:val="goog_rdk_5404"/>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Select AI Models</w:delText>
                    </w:r>
                  </w:sdtContent>
                </w:sdt>
              </w:del>
            </w:sdtContent>
          </w:sdt>
        </w:p>
      </w:sdtContent>
    </w:sdt>
    <w:sdt>
      <w:sdtPr>
        <w:id w:val="1432378677"/>
        <w:tag w:val="goog_rdk_5409"/>
      </w:sdtPr>
      <w:sdtContent>
        <w:p w:rsidR="00000000" w:rsidDel="00000000" w:rsidP="00000000" w:rsidRDefault="00000000" w:rsidRPr="00000000" w14:paraId="000004BE">
          <w:pPr>
            <w:numPr>
              <w:ilvl w:val="0"/>
              <w:numId w:val="16"/>
            </w:numPr>
            <w:spacing w:after="0" w:before="280" w:line="240" w:lineRule="auto"/>
            <w:ind w:left="720" w:hanging="360"/>
            <w:rPr>
              <w:del w:author="Animefor Me" w:id="15" w:date="2026-09-29T09:36:34Z"/>
              <w:rFonts w:ascii="Cambria" w:cs="Cambria" w:eastAsia="Cambria" w:hAnsi="Cambria"/>
              <w:color w:val="000000"/>
              <w:sz w:val="22"/>
              <w:szCs w:val="22"/>
            </w:rPr>
          </w:pPr>
          <w:sdt>
            <w:sdtPr>
              <w:id w:val="-1146741499"/>
              <w:tag w:val="goog_rdk_5406"/>
            </w:sdtPr>
            <w:sdtContent>
              <w:del w:author="Animefor Me" w:id="15" w:date="2026-09-29T09:36:34Z"/>
              <w:sdt>
                <w:sdtPr>
                  <w:id w:val="-1494736610"/>
                  <w:tag w:val="goog_rdk_5407"/>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Gemini 1.5 Pro (via API):</w:delText>
                    </w:r>
                  </w:del>
                </w:sdtContent>
              </w:sdt>
              <w:del w:author="Animefor Me" w:id="15" w:date="2026-09-29T09:36:34Z">
                <w:sdt>
                  <w:sdtPr>
                    <w:id w:val="-2025106989"/>
                    <w:tag w:val="goog_rdk_5408"/>
                  </w:sdtPr>
                  <w:sdtContent>
                    <w:r w:rsidDel="00000000" w:rsidR="00000000" w:rsidRPr="00000000">
                      <w:rPr>
                        <w:rtl w:val="0"/>
                        <w:rPrChange w:author="Animefor Me" w:id="18" w:date="2026-09-29T09:36:34Z">
                          <w:rPr>
                            <w:rFonts w:ascii="Cambria" w:cs="Cambria" w:eastAsia="Cambria" w:hAnsi="Cambria"/>
                            <w:color w:val="000000"/>
                            <w:sz w:val="22"/>
                            <w:szCs w:val="22"/>
                          </w:rPr>
                        </w:rPrChange>
                      </w:rPr>
                      <w:br w:type="textWrapping"/>
                      <w:delText xml:space="preserve">Used for: Q&amp;A, summarization, quiz generation, learning paths</w:delText>
                      <w:br w:type="textWrapping"/>
                      <w:delText xml:space="preserve">Benefits: Advanced reasoning, structured outputs, and cloud inference</w:delText>
                    </w:r>
                  </w:sdtContent>
                </w:sdt>
              </w:del>
            </w:sdtContent>
          </w:sdt>
        </w:p>
      </w:sdtContent>
    </w:sdt>
    <w:sdt>
      <w:sdtPr>
        <w:id w:val="-1320700686"/>
        <w:tag w:val="goog_rdk_5413"/>
      </w:sdtPr>
      <w:sdtContent>
        <w:p w:rsidR="00000000" w:rsidDel="00000000" w:rsidP="00000000" w:rsidRDefault="00000000" w:rsidRPr="00000000" w14:paraId="000004BF">
          <w:pPr>
            <w:numPr>
              <w:ilvl w:val="0"/>
              <w:numId w:val="16"/>
            </w:numPr>
            <w:spacing w:after="280" w:before="0" w:line="240" w:lineRule="auto"/>
            <w:ind w:left="720" w:hanging="360"/>
            <w:rPr>
              <w:del w:author="Animefor Me" w:id="15" w:date="2026-09-29T09:36:34Z"/>
              <w:rFonts w:ascii="Cambria" w:cs="Cambria" w:eastAsia="Cambria" w:hAnsi="Cambria"/>
              <w:color w:val="000000"/>
              <w:sz w:val="22"/>
              <w:szCs w:val="22"/>
            </w:rPr>
          </w:pPr>
          <w:sdt>
            <w:sdtPr>
              <w:id w:val="-1048500602"/>
              <w:tag w:val="goog_rdk_5410"/>
            </w:sdtPr>
            <w:sdtContent>
              <w:del w:author="Animefor Me" w:id="15" w:date="2026-09-29T09:36:34Z"/>
              <w:sdt>
                <w:sdtPr>
                  <w:id w:val="163793055"/>
                  <w:tag w:val="goog_rdk_5411"/>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LaMini-Flan-T5-783M (local):</w:delText>
                    </w:r>
                  </w:del>
                </w:sdtContent>
              </w:sdt>
              <w:del w:author="Animefor Me" w:id="15" w:date="2026-09-29T09:36:34Z">
                <w:sdt>
                  <w:sdtPr>
                    <w:id w:val="-1767361133"/>
                    <w:tag w:val="goog_rdk_5412"/>
                  </w:sdtPr>
                  <w:sdtContent>
                    <w:r w:rsidDel="00000000" w:rsidR="00000000" w:rsidRPr="00000000">
                      <w:rPr>
                        <w:rtl w:val="0"/>
                        <w:rPrChange w:author="Animefor Me" w:id="18" w:date="2026-09-29T09:36:34Z">
                          <w:rPr>
                            <w:rFonts w:ascii="Cambria" w:cs="Cambria" w:eastAsia="Cambria" w:hAnsi="Cambria"/>
                            <w:color w:val="000000"/>
                            <w:sz w:val="22"/>
                            <w:szCs w:val="22"/>
                          </w:rPr>
                        </w:rPrChange>
                      </w:rPr>
                      <w:br w:type="textWrapping"/>
                      <w:delText xml:space="preserve">Used for: Concept explanation</w:delText>
                      <w:br w:type="textWrapping"/>
                      <w:delText xml:space="preserve">Benefits: Instruction-tuned, lightweight, CPU-compatible</w:delText>
                    </w:r>
                  </w:sdtContent>
                </w:sdt>
              </w:del>
            </w:sdtContent>
          </w:sdt>
        </w:p>
      </w:sdtContent>
    </w:sdt>
    <w:sdt>
      <w:sdtPr>
        <w:id w:val="-1598928534"/>
        <w:tag w:val="goog_rdk_5416"/>
      </w:sdtPr>
      <w:sdtContent>
        <w:p w:rsidR="00000000" w:rsidDel="00000000" w:rsidP="00000000" w:rsidRDefault="00000000" w:rsidRPr="00000000" w14:paraId="000004C0">
          <w:pPr>
            <w:tabs>
              <w:tab w:val="left" w:leader="none" w:pos="3940"/>
            </w:tabs>
            <w:rPr>
              <w:del w:author="Animefor Me" w:id="15" w:date="2026-09-29T09:36:34Z"/>
              <w:rPrChange w:author="Animefor Me" w:id="18" w:date="2026-09-29T09:36:34Z">
                <w:rPr>
                  <w:rFonts w:ascii="Cambria" w:cs="Cambria" w:eastAsia="Cambria" w:hAnsi="Cambria"/>
                  <w:sz w:val="22"/>
                  <w:szCs w:val="22"/>
                </w:rPr>
              </w:rPrChange>
            </w:rPr>
          </w:pPr>
          <w:sdt>
            <w:sdtPr>
              <w:id w:val="-554446943"/>
              <w:tag w:val="goog_rdk_5414"/>
            </w:sdtPr>
            <w:sdtContent>
              <w:del w:author="Animefor Me" w:id="15" w:date="2026-09-29T09:36:34Z"/>
              <w:sdt>
                <w:sdtPr>
                  <w:id w:val="-1231995366"/>
                  <w:tag w:val="goog_rdk_5415"/>
                </w:sdtPr>
                <w:sdtContent>
                  <w:del w:author="Animefor Me" w:id="15" w:date="2026-09-29T09:36:34Z">
                    <w:r w:rsidDel="00000000" w:rsidR="00000000" w:rsidRPr="00000000">
                      <w:rPr>
                        <w:rtl w:val="0"/>
                        <w:rPrChange w:author="Animefor Me" w:id="18" w:date="2026-09-29T09:36:34Z">
                          <w:rPr>
                            <w:rFonts w:ascii="Cambria" w:cs="Cambria" w:eastAsia="Cambria" w:hAnsi="Cambria"/>
                            <w:sz w:val="22"/>
                            <w:szCs w:val="22"/>
                          </w:rPr>
                        </w:rPrChange>
                      </w:rPr>
                      <w:delText xml:space="preserve">Folder Architecture:</w:delText>
                    </w:r>
                  </w:del>
                </w:sdtContent>
              </w:sdt>
              <w:del w:author="Animefor Me" w:id="15" w:date="2026-09-29T09:36:34Z"/>
            </w:sdtContent>
          </w:sdt>
        </w:p>
      </w:sdtContent>
    </w:sdt>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sdt>
        <w:sdtPr>
          <w:id w:val="-286301309"/>
          <w:tag w:val="goog_rdk_5417"/>
        </w:sdtPr>
        <w:sdtContent>
          <w:tr>
            <w:trPr>
              <w:cantSplit w:val="0"/>
              <w:tblHeader w:val="0"/>
              <w:del w:author="Animefor Me" w:id="15" w:date="2026-09-29T09:36:34Z"/>
            </w:trPr>
            <w:tc>
              <w:tcPr/>
              <w:sdt>
                <w:sdtPr>
                  <w:id w:val="1134012361"/>
                  <w:tag w:val="goog_rdk_5420"/>
                </w:sdtPr>
                <w:sdtContent>
                  <w:p w:rsidR="00000000" w:rsidDel="00000000" w:rsidP="00000000" w:rsidRDefault="00000000" w:rsidRPr="00000000" w14:paraId="000004C1">
                    <w:pPr>
                      <w:tabs>
                        <w:tab w:val="left" w:leader="none" w:pos="3940"/>
                      </w:tabs>
                      <w:rPr>
                        <w:del w:author="Animefor Me" w:id="15" w:date="2026-09-29T09:36:34Z"/>
                        <w:rPrChange w:author="Animefor Me" w:id="18" w:date="2026-09-29T09:36:34Z">
                          <w:rPr>
                            <w:rFonts w:ascii="Cambria" w:cs="Cambria" w:eastAsia="Cambria" w:hAnsi="Cambria"/>
                            <w:sz w:val="22"/>
                            <w:szCs w:val="22"/>
                          </w:rPr>
                        </w:rPrChange>
                      </w:rPr>
                    </w:pPr>
                    <w:sdt>
                      <w:sdtPr>
                        <w:id w:val="-1950407530"/>
                        <w:tag w:val="goog_rdk_5418"/>
                      </w:sdtPr>
                      <w:sdtContent>
                        <w:del w:author="Animefor Me" w:id="15" w:date="2026-09-29T09:36:34Z"/>
                        <w:sdt>
                          <w:sdtPr>
                            <w:id w:val="374458364"/>
                            <w:tag w:val="goog_rdk_5419"/>
                          </w:sdtPr>
                          <w:sdtContent>
                            <w:del w:author="Animefor Me" w:id="15" w:date="2026-09-29T09:36:34Z">
                              <w:r w:rsidDel="00000000" w:rsidR="00000000" w:rsidRPr="00000000">
                                <w:rPr>
                                  <w:rtl w:val="0"/>
                                  <w:rPrChange w:author="Animefor Me" w:id="18" w:date="2026-09-29T09:36:34Z">
                                    <w:rPr>
                                      <w:rFonts w:ascii="Cambria" w:cs="Cambria" w:eastAsia="Cambria" w:hAnsi="Cambria"/>
                                      <w:sz w:val="22"/>
                                      <w:szCs w:val="22"/>
                                    </w:rPr>
                                  </w:rPrChange>
                                </w:rPr>
                                <w:delText xml:space="preserve">EduGenie/</w:delText>
                              </w:r>
                            </w:del>
                          </w:sdtContent>
                        </w:sdt>
                        <w:del w:author="Animefor Me" w:id="15" w:date="2026-09-29T09:36:34Z"/>
                      </w:sdtContent>
                    </w:sdt>
                  </w:p>
                </w:sdtContent>
              </w:sdt>
            </w:tc>
          </w:tr>
        </w:sdtContent>
      </w:sdt>
      <w:sdt>
        <w:sdtPr>
          <w:id w:val="-1129064718"/>
          <w:tag w:val="goog_rdk_5421"/>
        </w:sdtPr>
        <w:sdtContent>
          <w:tr>
            <w:trPr>
              <w:cantSplit w:val="0"/>
              <w:tblHeader w:val="0"/>
              <w:del w:author="Animefor Me" w:id="15" w:date="2026-09-29T09:36:34Z"/>
            </w:trPr>
            <w:tc>
              <w:tcPr/>
              <w:sdt>
                <w:sdtPr>
                  <w:id w:val="-637696382"/>
                  <w:tag w:val="goog_rdk_5424"/>
                </w:sdtPr>
                <w:sdtContent>
                  <w:p w:rsidR="00000000" w:rsidDel="00000000" w:rsidP="00000000" w:rsidRDefault="00000000" w:rsidRPr="00000000" w14:paraId="000004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930362767"/>
                        <w:tag w:val="goog_rdk_5422"/>
                      </w:sdtPr>
                      <w:sdtContent>
                        <w:del w:author="Animefor Me" w:id="15" w:date="2026-09-29T09:36:34Z"/>
                        <w:sdt>
                          <w:sdtPr>
                            <w:id w:val="852274195"/>
                            <w:tag w:val="goog_rdk_542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main.py                  # FastAPI app</w:delText>
                              </w:r>
                            </w:del>
                          </w:sdtContent>
                        </w:sdt>
                        <w:del w:author="Animefor Me" w:id="15" w:date="2026-09-29T09:36:34Z"/>
                      </w:sdtContent>
                    </w:sdt>
                  </w:p>
                </w:sdtContent>
              </w:sdt>
            </w:tc>
          </w:tr>
        </w:sdtContent>
      </w:sdt>
      <w:sdt>
        <w:sdtPr>
          <w:id w:val="-1721832445"/>
          <w:tag w:val="goog_rdk_5425"/>
        </w:sdtPr>
        <w:sdtContent>
          <w:tr>
            <w:trPr>
              <w:cantSplit w:val="0"/>
              <w:tblHeader w:val="0"/>
              <w:del w:author="Animefor Me" w:id="15" w:date="2026-09-29T09:36:34Z"/>
            </w:trPr>
            <w:tc>
              <w:tcPr/>
              <w:sdt>
                <w:sdtPr>
                  <w:id w:val="-1831874238"/>
                  <w:tag w:val="goog_rdk_5428"/>
                </w:sdtPr>
                <w:sdtContent>
                  <w:p w:rsidR="00000000" w:rsidDel="00000000" w:rsidP="00000000" w:rsidRDefault="00000000" w:rsidRPr="00000000" w14:paraId="000004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521986651"/>
                        <w:tag w:val="goog_rdk_5426"/>
                      </w:sdtPr>
                      <w:sdtContent>
                        <w:del w:author="Animefor Me" w:id="15" w:date="2026-09-29T09:36:34Z"/>
                        <w:sdt>
                          <w:sdtPr>
                            <w:id w:val="-1999998890"/>
                            <w:tag w:val="goog_rdk_542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explanation_module.py    # Concept explanation logic</w:delText>
                              </w:r>
                            </w:del>
                          </w:sdtContent>
                        </w:sdt>
                        <w:del w:author="Animefor Me" w:id="15" w:date="2026-09-29T09:36:34Z"/>
                      </w:sdtContent>
                    </w:sdt>
                  </w:p>
                </w:sdtContent>
              </w:sdt>
            </w:tc>
          </w:tr>
        </w:sdtContent>
      </w:sdt>
      <w:sdt>
        <w:sdtPr>
          <w:id w:val="-1245954054"/>
          <w:tag w:val="goog_rdk_5429"/>
        </w:sdtPr>
        <w:sdtContent>
          <w:tr>
            <w:trPr>
              <w:cantSplit w:val="0"/>
              <w:tblHeader w:val="0"/>
              <w:del w:author="Animefor Me" w:id="15" w:date="2026-09-29T09:36:34Z"/>
            </w:trPr>
            <w:tc>
              <w:tcPr/>
              <w:sdt>
                <w:sdtPr>
                  <w:id w:val="1272371416"/>
                  <w:tag w:val="goog_rdk_5432"/>
                </w:sdtPr>
                <w:sdtContent>
                  <w:p w:rsidR="00000000" w:rsidDel="00000000" w:rsidP="00000000" w:rsidRDefault="00000000" w:rsidRPr="00000000" w14:paraId="000004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960528937"/>
                        <w:tag w:val="goog_rdk_5430"/>
                      </w:sdtPr>
                      <w:sdtContent>
                        <w:del w:author="Animefor Me" w:id="15" w:date="2026-09-29T09:36:34Z"/>
                        <w:sdt>
                          <w:sdtPr>
                            <w:id w:val="-906976519"/>
                            <w:tag w:val="goog_rdk_543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qna.py                   # Question answering</w:delText>
                              </w:r>
                            </w:del>
                          </w:sdtContent>
                        </w:sdt>
                        <w:del w:author="Animefor Me" w:id="15" w:date="2026-09-29T09:36:34Z"/>
                      </w:sdtContent>
                    </w:sdt>
                  </w:p>
                </w:sdtContent>
              </w:sdt>
            </w:tc>
          </w:tr>
        </w:sdtContent>
      </w:sdt>
      <w:sdt>
        <w:sdtPr>
          <w:id w:val="1312884381"/>
          <w:tag w:val="goog_rdk_5433"/>
        </w:sdtPr>
        <w:sdtContent>
          <w:tr>
            <w:trPr>
              <w:cantSplit w:val="0"/>
              <w:tblHeader w:val="0"/>
              <w:del w:author="Animefor Me" w:id="15" w:date="2026-09-29T09:36:34Z"/>
            </w:trPr>
            <w:tc>
              <w:tcPr/>
              <w:sdt>
                <w:sdtPr>
                  <w:id w:val="1770564677"/>
                  <w:tag w:val="goog_rdk_5436"/>
                </w:sdtPr>
                <w:sdtContent>
                  <w:p w:rsidR="00000000" w:rsidDel="00000000" w:rsidP="00000000" w:rsidRDefault="00000000" w:rsidRPr="00000000" w14:paraId="000004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2000065213"/>
                        <w:tag w:val="goog_rdk_5434"/>
                      </w:sdtPr>
                      <w:sdtContent>
                        <w:del w:author="Animefor Me" w:id="15" w:date="2026-09-29T09:36:34Z"/>
                        <w:sdt>
                          <w:sdtPr>
                            <w:id w:val="437404041"/>
                            <w:tag w:val="goog_rdk_543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quiz_module.py           # Quiz generation</w:delText>
                              </w:r>
                            </w:del>
                          </w:sdtContent>
                        </w:sdt>
                        <w:del w:author="Animefor Me" w:id="15" w:date="2026-09-29T09:36:34Z"/>
                      </w:sdtContent>
                    </w:sdt>
                  </w:p>
                </w:sdtContent>
              </w:sdt>
            </w:tc>
          </w:tr>
        </w:sdtContent>
      </w:sdt>
      <w:sdt>
        <w:sdtPr>
          <w:id w:val="-963379614"/>
          <w:tag w:val="goog_rdk_5437"/>
        </w:sdtPr>
        <w:sdtContent>
          <w:tr>
            <w:trPr>
              <w:cantSplit w:val="0"/>
              <w:tblHeader w:val="0"/>
              <w:del w:author="Animefor Me" w:id="15" w:date="2026-09-29T09:36:34Z"/>
            </w:trPr>
            <w:tc>
              <w:tcPr/>
              <w:sdt>
                <w:sdtPr>
                  <w:id w:val="51057995"/>
                  <w:tag w:val="goog_rdk_5440"/>
                </w:sdtPr>
                <w:sdtContent>
                  <w:p w:rsidR="00000000" w:rsidDel="00000000" w:rsidP="00000000" w:rsidRDefault="00000000" w:rsidRPr="00000000" w14:paraId="000004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416701180"/>
                        <w:tag w:val="goog_rdk_5438"/>
                      </w:sdtPr>
                      <w:sdtContent>
                        <w:del w:author="Animefor Me" w:id="15" w:date="2026-09-29T09:36:34Z"/>
                        <w:sdt>
                          <w:sdtPr>
                            <w:id w:val="19508003"/>
                            <w:tag w:val="goog_rdk_543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summary_module.py        # Summarization</w:delText>
                              </w:r>
                            </w:del>
                          </w:sdtContent>
                        </w:sdt>
                        <w:del w:author="Animefor Me" w:id="15" w:date="2026-09-29T09:36:34Z"/>
                      </w:sdtContent>
                    </w:sdt>
                  </w:p>
                </w:sdtContent>
              </w:sdt>
            </w:tc>
          </w:tr>
        </w:sdtContent>
      </w:sdt>
      <w:sdt>
        <w:sdtPr>
          <w:id w:val="-1242411879"/>
          <w:tag w:val="goog_rdk_5441"/>
        </w:sdtPr>
        <w:sdtContent>
          <w:tr>
            <w:trPr>
              <w:cantSplit w:val="0"/>
              <w:tblHeader w:val="0"/>
              <w:del w:author="Animefor Me" w:id="15" w:date="2026-09-29T09:36:34Z"/>
            </w:trPr>
            <w:tc>
              <w:tcPr/>
              <w:sdt>
                <w:sdtPr>
                  <w:id w:val="1131952395"/>
                  <w:tag w:val="goog_rdk_5444"/>
                </w:sdtPr>
                <w:sdtContent>
                  <w:p w:rsidR="00000000" w:rsidDel="00000000" w:rsidP="00000000" w:rsidRDefault="00000000" w:rsidRPr="00000000" w14:paraId="000004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869387650"/>
                        <w:tag w:val="goog_rdk_5442"/>
                      </w:sdtPr>
                      <w:sdtContent>
                        <w:del w:author="Animefor Me" w:id="15" w:date="2026-09-29T09:36:34Z"/>
                        <w:sdt>
                          <w:sdtPr>
                            <w:id w:val="-833146498"/>
                            <w:tag w:val="goog_rdk_544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learning_path.py         # Learning recommendations</w:delText>
                              </w:r>
                            </w:del>
                          </w:sdtContent>
                        </w:sdt>
                        <w:del w:author="Animefor Me" w:id="15" w:date="2026-09-29T09:36:34Z"/>
                      </w:sdtContent>
                    </w:sdt>
                  </w:p>
                </w:sdtContent>
              </w:sdt>
            </w:tc>
          </w:tr>
        </w:sdtContent>
      </w:sdt>
      <w:sdt>
        <w:sdtPr>
          <w:id w:val="1003590211"/>
          <w:tag w:val="goog_rdk_5445"/>
        </w:sdtPr>
        <w:sdtContent>
          <w:tr>
            <w:trPr>
              <w:cantSplit w:val="0"/>
              <w:tblHeader w:val="0"/>
              <w:del w:author="Animefor Me" w:id="15" w:date="2026-09-29T09:36:34Z"/>
            </w:trPr>
            <w:tc>
              <w:tcPr/>
              <w:sdt>
                <w:sdtPr>
                  <w:id w:val="-208048147"/>
                  <w:tag w:val="goog_rdk_5448"/>
                </w:sdtPr>
                <w:sdtContent>
                  <w:p w:rsidR="00000000" w:rsidDel="00000000" w:rsidP="00000000" w:rsidRDefault="00000000" w:rsidRPr="00000000" w14:paraId="000004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884697093"/>
                        <w:tag w:val="goog_rdk_5446"/>
                      </w:sdtPr>
                      <w:sdtContent>
                        <w:del w:author="Animefor Me" w:id="15" w:date="2026-09-29T09:36:34Z"/>
                        <w:sdt>
                          <w:sdtPr>
                            <w:id w:val="1345789543"/>
                            <w:tag w:val="goog_rdk_544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templates/index.html     # HTML frontend</w:delText>
                              </w:r>
                            </w:del>
                          </w:sdtContent>
                        </w:sdt>
                        <w:del w:author="Animefor Me" w:id="15" w:date="2026-09-29T09:36:34Z"/>
                      </w:sdtContent>
                    </w:sdt>
                  </w:p>
                </w:sdtContent>
              </w:sdt>
            </w:tc>
          </w:tr>
        </w:sdtContent>
      </w:sdt>
      <w:sdt>
        <w:sdtPr>
          <w:id w:val="871220775"/>
          <w:tag w:val="goog_rdk_5449"/>
        </w:sdtPr>
        <w:sdtContent>
          <w:tr>
            <w:trPr>
              <w:cantSplit w:val="0"/>
              <w:tblHeader w:val="0"/>
              <w:del w:author="Animefor Me" w:id="15" w:date="2026-09-29T09:36:34Z"/>
            </w:trPr>
            <w:tc>
              <w:tcPr/>
              <w:sdt>
                <w:sdtPr>
                  <w:id w:val="985012999"/>
                  <w:tag w:val="goog_rdk_5452"/>
                </w:sdtPr>
                <w:sdtContent>
                  <w:p w:rsidR="00000000" w:rsidDel="00000000" w:rsidP="00000000" w:rsidRDefault="00000000" w:rsidRPr="00000000" w14:paraId="000004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2000679277"/>
                        <w:tag w:val="goog_rdk_5450"/>
                      </w:sdtPr>
                      <w:sdtContent>
                        <w:del w:author="Animefor Me" w:id="15" w:date="2026-09-29T09:36:34Z"/>
                        <w:sdt>
                          <w:sdtPr>
                            <w:id w:val="2083009226"/>
                            <w:tag w:val="goog_rdk_5451"/>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static/style.css         # Styling</w:delText>
                              </w:r>
                            </w:del>
                          </w:sdtContent>
                        </w:sdt>
                        <w:del w:author="Animefor Me" w:id="15" w:date="2026-09-29T09:36:34Z"/>
                      </w:sdtContent>
                    </w:sdt>
                  </w:p>
                </w:sdtContent>
              </w:sdt>
            </w:tc>
          </w:tr>
        </w:sdtContent>
      </w:sdt>
      <w:sdt>
        <w:sdtPr>
          <w:id w:val="-366694439"/>
          <w:tag w:val="goog_rdk_5453"/>
        </w:sdtPr>
        <w:sdtContent>
          <w:tr>
            <w:trPr>
              <w:cantSplit w:val="0"/>
              <w:tblHeader w:val="0"/>
              <w:del w:author="Animefor Me" w:id="15" w:date="2026-09-29T09:36:34Z"/>
              <w:trPrChange w:author="Anonymous" w:id="158" w:date="2026-09-22T05:16:26Z">
                <w:trPr>
                  <w:cantSplit w:val="0"/>
                  <w:tblHeader w:val="0"/>
                </w:trPr>
              </w:trPrChange>
            </w:trPr>
            <w:tc>
              <w:tcPr>
                <w:tcPrChange w:author="Anonymous" w:id="158" w:date="2026-09-22T05:16:26Z">
                  <w:tcPr/>
                </w:tcPrChange>
              </w:tcPr>
              <w:sdt>
                <w:sdtPr>
                  <w:id w:val="946506160"/>
                  <w:tag w:val="goog_rdk_5456"/>
                </w:sdtPr>
                <w:sdtContent>
                  <w:p w:rsidR="00000000" w:rsidDel="00000000" w:rsidP="00000000" w:rsidRDefault="00000000" w:rsidRPr="00000000" w14:paraId="000004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896317926"/>
                        <w:tag w:val="goog_rdk_5454"/>
                      </w:sdtPr>
                      <w:sdtContent>
                        <w:del w:author="Animefor Me" w:id="15" w:date="2026-09-29T09:36:34Z"/>
                        <w:sdt>
                          <w:sdtPr>
                            <w:id w:val="1687023893"/>
                            <w:tag w:val="goog_rdk_545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requirements.txt         # Python dependencies</w:delText>
                              </w:r>
                            </w:del>
                          </w:sdtContent>
                        </w:sdt>
                        <w:del w:author="Animefor Me" w:id="15" w:date="2026-09-29T09:36:34Z"/>
                      </w:sdtContent>
                    </w:sdt>
                  </w:p>
                </w:sdtContent>
              </w:sdt>
            </w:tc>
          </w:tr>
        </w:sdtContent>
      </w:sdt>
    </w:tbl>
    <w:sdt>
      <w:sdtPr>
        <w:id w:val="-1740553363"/>
        <w:tag w:val="goog_rdk_5459"/>
      </w:sdtPr>
      <w:sdtContent>
        <w:p w:rsidR="00000000" w:rsidDel="00000000" w:rsidP="00000000" w:rsidRDefault="00000000" w:rsidRPr="00000000" w14:paraId="000004CB">
          <w:pPr>
            <w:tabs>
              <w:tab w:val="left" w:leader="none" w:pos="3940"/>
            </w:tabs>
            <w:rPr>
              <w:del w:author="Animefor Me" w:id="15" w:date="2026-09-29T09:36:34Z"/>
              <w:rPrChange w:author="Animefor Me" w:id="18" w:date="2026-09-29T09:36:34Z">
                <w:rPr>
                  <w:rFonts w:ascii="Cambria" w:cs="Cambria" w:eastAsia="Cambria" w:hAnsi="Cambria"/>
                  <w:sz w:val="22"/>
                  <w:szCs w:val="22"/>
                </w:rPr>
              </w:rPrChange>
            </w:rPr>
          </w:pPr>
          <w:sdt>
            <w:sdtPr>
              <w:id w:val="-1419010410"/>
              <w:tag w:val="goog_rdk_5457"/>
            </w:sdtPr>
            <w:sdtContent>
              <w:del w:author="Animefor Me" w:id="15" w:date="2026-09-29T09:36:34Z"/>
              <w:sdt>
                <w:sdtPr>
                  <w:id w:val="701702124"/>
                  <w:tag w:val="goog_rdk_545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37016757"/>
        <w:tag w:val="goog_rdk_5462"/>
      </w:sdtPr>
      <w:sdtContent>
        <w:p w:rsidR="00000000" w:rsidDel="00000000" w:rsidP="00000000" w:rsidRDefault="00000000" w:rsidRPr="00000000" w14:paraId="000004CC">
          <w:pPr>
            <w:tabs>
              <w:tab w:val="left" w:leader="none" w:pos="3940"/>
            </w:tabs>
            <w:rPr>
              <w:del w:author="Animefor Me" w:id="15" w:date="2026-09-29T09:36:34Z"/>
              <w:rPrChange w:author="Animefor Me" w:id="18" w:date="2026-09-29T09:36:34Z">
                <w:rPr>
                  <w:rFonts w:ascii="Cambria" w:cs="Cambria" w:eastAsia="Cambria" w:hAnsi="Cambria"/>
                </w:rPr>
              </w:rPrChange>
            </w:rPr>
          </w:pPr>
          <w:sdt>
            <w:sdtPr>
              <w:id w:val="1627206156"/>
              <w:tag w:val="goog_rdk_5460"/>
            </w:sdtPr>
            <w:sdtContent>
              <w:del w:author="Animefor Me" w:id="15" w:date="2026-09-29T09:36:34Z">
                <w:r w:rsidDel="00000000" w:rsidR="00000000" w:rsidRPr="00000000">
                  <w:rPr>
                    <w:rPrChange w:author="Animefor Me" w:id="18" w:date="2026-09-29T09:36:34Z">
                      <w:rPr>
                        <w:rFonts w:ascii="Cambria" w:cs="Cambria" w:eastAsia="Cambria" w:hAnsi="Cambria"/>
                      </w:rPr>
                    </w:rPrChange>
                  </w:rPr>
                  <w:drawing>
                    <wp:inline distB="0" distT="0" distL="0" distR="0">
                      <wp:extent cx="2286000" cy="3816626"/>
                      <wp:effectExtent b="0" l="0" r="0" t="0"/>
                      <wp:docPr id="2126916954" name="image36.png"/>
                      <a:graphic>
                        <a:graphicData uri="http://schemas.openxmlformats.org/drawingml/2006/picture">
                          <pic:pic>
                            <pic:nvPicPr>
                              <pic:cNvPr id="0" name="image36.png"/>
                              <pic:cNvPicPr preferRelativeResize="0"/>
                            </pic:nvPicPr>
                            <pic:blipFill>
                              <a:blip r:embed="rId26"/>
                              <a:srcRect b="27410" l="0" r="0" t="0"/>
                              <a:stretch>
                                <a:fillRect/>
                              </a:stretch>
                            </pic:blipFill>
                            <pic:spPr>
                              <a:xfrm>
                                <a:off x="0" y="0"/>
                                <a:ext cx="2286000" cy="3816626"/>
                              </a:xfrm>
                              <a:prstGeom prst="rect"/>
                              <a:ln/>
                            </pic:spPr>
                          </pic:pic>
                        </a:graphicData>
                      </a:graphic>
                    </wp:inline>
                  </w:drawing>
                </w:r>
              </w:del>
              <w:sdt>
                <w:sdtPr>
                  <w:id w:val="661822801"/>
                  <w:tag w:val="goog_rdk_546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349262214"/>
        <w:tag w:val="goog_rdk_5466"/>
      </w:sdtPr>
      <w:sdtContent>
        <w:p w:rsidR="00000000" w:rsidDel="00000000" w:rsidP="00000000" w:rsidRDefault="00000000" w:rsidRPr="00000000" w14:paraId="000004CD">
          <w:pPr>
            <w:tabs>
              <w:tab w:val="left" w:leader="none" w:pos="3940"/>
            </w:tabs>
            <w:ind w:left="0" w:hanging="360"/>
            <w:rPr>
              <w:del w:author="Animefor Me" w:id="15" w:date="2026-09-29T09:36:34Z"/>
              <w:rPrChange w:author="Animefor Me" w:id="18" w:date="2026-09-29T09:36:34Z">
                <w:rPr>
                  <w:rFonts w:ascii="Cambria" w:cs="Cambria" w:eastAsia="Cambria" w:hAnsi="Cambria"/>
                  <w:b w:val="1"/>
                  <w:bCs w:val="1"/>
                  <w:sz w:val="22"/>
                  <w:szCs w:val="22"/>
                </w:rPr>
              </w:rPrChange>
            </w:rPr>
            <w:pPrChange w:author="Jeevitha" w:id="0" w:date="2026-09-30T05:27:54Z">
              <w:pPr>
                <w:tabs>
                  <w:tab w:val="left" w:leader="none" w:pos="3940"/>
                </w:tabs>
              </w:pPr>
            </w:pPrChange>
          </w:pPr>
          <w:sdt>
            <w:sdtPr>
              <w:id w:val="279182545"/>
              <w:tag w:val="goog_rdk_5463"/>
            </w:sdtPr>
            <w:sdtContent>
              <w:del w:author="Animefor Me" w:id="15" w:date="2026-09-29T09:36:34Z"/>
              <w:sdt>
                <w:sdtPr>
                  <w:id w:val="766518808"/>
                  <w:tag w:val="goog_rdk_546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FIG. Showing the Folder Architectur</w:delText>
                    </w:r>
                  </w:del>
                </w:sdtContent>
              </w:sdt>
              <w:del w:author="Animefor Me" w:id="15" w:date="2026-09-29T09:36:34Z">
                <w:sdt>
                  <w:sdtPr>
                    <w:id w:val="160879409"/>
                    <w:tag w:val="goog_rdk_5465"/>
                  </w:sdtPr>
                  <w:sdtContent>
                    <w:r w:rsidDel="00000000" w:rsidR="00000000" w:rsidRPr="00000000">
                      <w:rPr>
                        <w:rtl w:val="0"/>
                        <w:rPrChange w:author="Animefor Me" w:id="18" w:date="2026-09-29T09:36:34Z">
                          <w:rPr>
                            <w:rFonts w:ascii="Cambria" w:cs="Cambria" w:eastAsia="Cambria" w:hAnsi="Cambria"/>
                            <w:b w:val="1"/>
                            <w:bCs w:val="1"/>
                            <w:sz w:val="22"/>
                            <w:szCs w:val="22"/>
                          </w:rPr>
                        </w:rPrChange>
                      </w:rPr>
                      <w:delText xml:space="preserve">e</w:delText>
                    </w:r>
                  </w:sdtContent>
                </w:sdt>
              </w:del>
            </w:sdtContent>
          </w:sdt>
        </w:p>
      </w:sdtContent>
    </w:sdt>
    <w:sdt>
      <w:sdtPr>
        <w:id w:val="1717322637"/>
        <w:tag w:val="goog_rdk_5469"/>
      </w:sdtPr>
      <w:sdtContent>
        <w:p w:rsidR="00000000" w:rsidDel="00000000" w:rsidP="00000000" w:rsidRDefault="00000000" w:rsidRPr="00000000" w14:paraId="000004CE">
          <w:pPr>
            <w:rPr>
              <w:del w:author="Animefor Me" w:id="15" w:date="2026-09-29T09:36:34Z"/>
              <w:rPrChange w:author="Animefor Me" w:id="18" w:date="2026-09-29T09:36:34Z">
                <w:rPr>
                  <w:rFonts w:ascii="Cambria" w:cs="Cambria" w:eastAsia="Cambria" w:hAnsi="Cambria"/>
                  <w:b w:val="1"/>
                  <w:bCs w:val="1"/>
                  <w:color w:val="000000"/>
                </w:rPr>
              </w:rPrChange>
            </w:rPr>
            <w:pPrChange w:author="GAYATHRI V" w:id="0" w:date="2026-09-27T14:23:35Z">
              <w:pPr>
                <w:spacing w:after="280" w:before="280" w:line="240" w:lineRule="auto"/>
                <w:jc w:val="both"/>
              </w:pPr>
            </w:pPrChange>
          </w:pPr>
          <w:sdt>
            <w:sdtPr>
              <w:id w:val="144314018"/>
              <w:tag w:val="goog_rdk_5467"/>
            </w:sdtPr>
            <w:sdtContent>
              <w:del w:author="Animefor Me" w:id="15" w:date="2026-09-29T09:36:34Z"/>
              <w:sdt>
                <w:sdtPr>
                  <w:id w:val="-1354809887"/>
                  <w:tag w:val="goog_rdk_5468"/>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2: Core Functionalities Development</w:delText>
                    </w:r>
                  </w:del>
                </w:sdtContent>
              </w:sdt>
              <w:del w:author="Animefor Me" w:id="15" w:date="2026-09-29T09:36:34Z"/>
            </w:sdtContent>
          </w:sdt>
        </w:p>
      </w:sdtContent>
    </w:sdt>
    <w:sdt>
      <w:sdtPr>
        <w:id w:val="1106181552"/>
        <w:tag w:val="goog_rdk_5474"/>
      </w:sdtPr>
      <w:sdtContent>
        <w:p w:rsidR="00000000" w:rsidDel="00000000" w:rsidP="00000000" w:rsidRDefault="00000000" w:rsidRPr="00000000" w14:paraId="000004CF">
          <w:pPr>
            <w:spacing w:after="280" w:before="280" w:line="240" w:lineRule="auto"/>
            <w:jc w:val="both"/>
            <w:rPr>
              <w:del w:author="Animefor Me" w:id="15" w:date="2026-09-29T09:36:34Z"/>
              <w:rPrChange w:author="Animefor Me" w:id="18" w:date="2026-09-29T09:36:34Z">
                <w:rPr>
                  <w:rFonts w:ascii="Cambria" w:cs="Cambria" w:eastAsia="Cambria" w:hAnsi="Cambria"/>
                  <w:b w:val="1"/>
                  <w:bCs w:val="1"/>
                  <w:color w:val="000000"/>
                </w:rPr>
              </w:rPrChange>
            </w:rPr>
          </w:pPr>
          <w:sdt>
            <w:sdtPr>
              <w:id w:val="886041487"/>
              <w:tag w:val="goog_rdk_5470"/>
            </w:sdtPr>
            <w:sdtContent>
              <w:del w:author="Animefor Me" w:id="15" w:date="2026-09-29T09:36:34Z"/>
              <w:sdt>
                <w:sdtPr>
                  <w:id w:val="-1350448598"/>
                  <w:tag w:val="goog_rdk_5471"/>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2.1. : </w:delText>
                    </w:r>
                  </w:del>
                </w:sdtContent>
              </w:sdt>
              <w:del w:author="Animefor Me" w:id="15" w:date="2026-09-29T09:36:34Z">
                <w:sdt>
                  <w:sdtPr>
                    <w:id w:val="-1836510520"/>
                    <w:tag w:val="goog_rdk_5472"/>
                  </w:sdtPr>
                  <w:sdtContent>
                    <w:r w:rsidDel="00000000" w:rsidR="00000000" w:rsidRPr="00000000">
                      <w:rPr>
                        <w:rtl w:val="0"/>
                        <w:rPrChange w:author="Animefor Me" w:id="18" w:date="2026-09-29T09:36:34Z">
                          <w:rPr>
                            <w:rFonts w:ascii="Cambria" w:cs="Cambria" w:eastAsia="Cambria" w:hAnsi="Cambria"/>
                            <w:color w:val="000000"/>
                          </w:rPr>
                        </w:rPrChange>
                      </w:rPr>
                      <w:delText xml:space="preserve">Module Implementation</w:delText>
                    </w:r>
                  </w:sdtContent>
                </w:sdt>
                <w:sdt>
                  <w:sdtPr>
                    <w:id w:val="-2122557077"/>
                    <w:tag w:val="goog_rdk_5473"/>
                  </w:sdtPr>
                  <w:sdtContent>
                    <w:r w:rsidDel="00000000" w:rsidR="00000000" w:rsidRPr="00000000">
                      <w:rPr>
                        <w:rtl w:val="0"/>
                      </w:rPr>
                    </w:r>
                  </w:sdtContent>
                </w:sdt>
              </w:del>
            </w:sdtContent>
          </w:sdt>
        </w:p>
      </w:sdtContent>
    </w:sdt>
    <w:sdt>
      <w:sdtPr>
        <w:id w:val="1762621772"/>
        <w:tag w:val="goog_rdk_5477"/>
      </w:sdtPr>
      <w:sdtContent>
        <w:p w:rsidR="00000000" w:rsidDel="00000000" w:rsidP="00000000" w:rsidRDefault="00000000" w:rsidRPr="00000000" w14:paraId="000004D0">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857905034"/>
              <w:tag w:val="goog_rdk_5475"/>
            </w:sdtPr>
            <w:sdtContent>
              <w:del w:author="Animefor Me" w:id="15" w:date="2026-09-29T09:36:34Z"/>
              <w:sdt>
                <w:sdtPr>
                  <w:id w:val="1759857507"/>
                  <w:tag w:val="goog_rdk_547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Explanation Module</w:delText>
                    </w:r>
                  </w:del>
                </w:sdtContent>
              </w:sdt>
              <w:del w:author="Animefor Me" w:id="15" w:date="2026-09-29T09:36:34Z"/>
            </w:sdtContent>
          </w:sdt>
        </w:p>
      </w:sdtContent>
    </w:sdt>
    <w:sdt>
      <w:sdtPr>
        <w:id w:val="246289039"/>
        <w:tag w:val="goog_rdk_5480"/>
      </w:sdtPr>
      <w:sdtContent>
        <w:p w:rsidR="00000000" w:rsidDel="00000000" w:rsidP="00000000" w:rsidRDefault="00000000" w:rsidRPr="00000000" w14:paraId="000004D1">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102978357"/>
              <w:tag w:val="goog_rdk_5478"/>
            </w:sdtPr>
            <w:sdtContent>
              <w:del w:author="Animefor Me" w:id="15" w:date="2026-09-29T09:36:34Z"/>
              <w:sdt>
                <w:sdtPr>
                  <w:id w:val="-661932906"/>
                  <w:tag w:val="goog_rdk_547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delText>
                    </w:r>
                  </w:del>
                </w:sdtContent>
              </w:sdt>
              <w:del w:author="Animefor Me" w:id="15" w:date="2026-09-29T09:36:34Z"/>
            </w:sdtContent>
          </w:sdt>
        </w:p>
      </w:sdtContent>
    </w:sdt>
    <w:sdt>
      <w:sdtPr>
        <w:id w:val="-1189315560"/>
        <w:tag w:val="goog_rdk_5483"/>
      </w:sdtPr>
      <w:sdtContent>
        <w:p w:rsidR="00000000" w:rsidDel="00000000" w:rsidP="00000000" w:rsidRDefault="00000000" w:rsidRPr="00000000" w14:paraId="000004D2">
          <w:pPr>
            <w:spacing w:after="280" w:before="280" w:line="240" w:lineRule="auto"/>
            <w:jc w:val="center"/>
            <w:rPr>
              <w:del w:author="Animefor Me" w:id="15" w:date="2026-09-29T09:36:34Z"/>
              <w:rPrChange w:author="Animefor Me" w:id="18" w:date="2026-09-29T09:36:34Z">
                <w:rPr>
                  <w:rFonts w:ascii="Cambria" w:cs="Cambria" w:eastAsia="Cambria" w:hAnsi="Cambria"/>
                  <w:color w:val="000000"/>
                  <w:sz w:val="22"/>
                  <w:szCs w:val="22"/>
                </w:rPr>
              </w:rPrChange>
            </w:rPr>
          </w:pPr>
          <w:sdt>
            <w:sdtPr>
              <w:id w:val="1483770083"/>
              <w:tag w:val="goog_rdk_5481"/>
            </w:sdtPr>
            <w:sdtContent>
              <w:del w:author="Animefor Me" w:id="15" w:date="2026-09-29T09:36:34Z">
                <w:r w:rsidDel="00000000" w:rsidR="00000000" w:rsidRPr="00000000">
                  <w:rPr>
                    <w:rPrChange w:author="Animefor Me" w:id="18" w:date="2026-09-29T09:36:34Z">
                      <w:rPr/>
                    </w:rPrChange>
                  </w:rPr>
                  <w:drawing>
                    <wp:inline distB="0" distT="0" distL="0" distR="0">
                      <wp:extent cx="5731510" cy="2904490"/>
                      <wp:effectExtent b="0" l="0" r="0" t="0"/>
                      <wp:docPr id="2126916953"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731510" cy="2904490"/>
                              </a:xfrm>
                              <a:prstGeom prst="rect"/>
                              <a:ln/>
                            </pic:spPr>
                          </pic:pic>
                        </a:graphicData>
                      </a:graphic>
                    </wp:inline>
                  </w:drawing>
                </w:r>
              </w:del>
              <w:sdt>
                <w:sdtPr>
                  <w:id w:val="-160774433"/>
                  <w:tag w:val="goog_rdk_548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48270557"/>
        <w:tag w:val="goog_rdk_5486"/>
      </w:sdtPr>
      <w:sdtContent>
        <w:p w:rsidR="00000000" w:rsidDel="00000000" w:rsidP="00000000" w:rsidRDefault="00000000" w:rsidRPr="00000000" w14:paraId="000004D3">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363131607"/>
              <w:tag w:val="goog_rdk_5484"/>
            </w:sdtPr>
            <w:sdtContent>
              <w:del w:author="Animefor Me" w:id="15" w:date="2026-09-29T09:36:34Z"/>
              <w:sdt>
                <w:sdtPr>
                  <w:id w:val="1285225296"/>
                  <w:tag w:val="goog_rdk_5485"/>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Explanation module logic</w:delText>
                    </w:r>
                  </w:del>
                </w:sdtContent>
              </w:sdt>
              <w:del w:author="Animefor Me" w:id="15" w:date="2026-09-29T09:36:34Z"/>
            </w:sdtContent>
          </w:sdt>
        </w:p>
      </w:sdtContent>
    </w:sdt>
    <w:sdt>
      <w:sdtPr>
        <w:id w:val="2132262117"/>
        <w:tag w:val="goog_rdk_5489"/>
      </w:sdtPr>
      <w:sdtContent>
        <w:p w:rsidR="00000000" w:rsidDel="00000000" w:rsidP="00000000" w:rsidRDefault="00000000" w:rsidRPr="00000000" w14:paraId="000004D4">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77963062"/>
              <w:tag w:val="goog_rdk_5487"/>
            </w:sdtPr>
            <w:sdtContent>
              <w:del w:author="Animefor Me" w:id="15" w:date="2026-09-29T09:36:34Z"/>
              <w:sdt>
                <w:sdtPr>
                  <w:id w:val="543052491"/>
                  <w:tag w:val="goog_rdk_548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QnA Module</w:delText>
                    </w:r>
                  </w:del>
                </w:sdtContent>
              </w:sdt>
              <w:del w:author="Animefor Me" w:id="15" w:date="2026-09-29T09:36:34Z"/>
            </w:sdtContent>
          </w:sdt>
        </w:p>
      </w:sdtContent>
    </w:sdt>
    <w:sdt>
      <w:sdtPr>
        <w:id w:val="2112886228"/>
        <w:tag w:val="goog_rdk_5492"/>
      </w:sdtPr>
      <w:sdtContent>
        <w:p w:rsidR="00000000" w:rsidDel="00000000" w:rsidP="00000000" w:rsidRDefault="00000000" w:rsidRPr="00000000" w14:paraId="000004D5">
          <w:pPr>
            <w:rPr>
              <w:del w:author="Animefor Me" w:id="15" w:date="2026-09-29T09:36:34Z"/>
              <w:rPrChange w:author="vikas" w:id="161" w:date="2026-09-29T14:41:44Z">
                <w:rPr>
                  <w:rFonts w:ascii="Cambria" w:cs="Cambria" w:eastAsia="Cambria" w:hAnsi="Cambria"/>
                  <w:color w:val="000000"/>
                  <w:sz w:val="22"/>
                  <w:szCs w:val="22"/>
                </w:rPr>
              </w:rPrChange>
            </w:rPr>
            <w:pPrChange w:author="vikas" w:id="0" w:date="2026-09-29T14:41:44Z">
              <w:pPr>
                <w:spacing w:after="280" w:before="280" w:line="240" w:lineRule="auto"/>
                <w:jc w:val="both"/>
              </w:pPr>
            </w:pPrChange>
          </w:pPr>
          <w:sdt>
            <w:sdtPr>
              <w:id w:val="26272475"/>
              <w:tag w:val="goog_rdk_5490"/>
            </w:sdtPr>
            <w:sdtContent>
              <w:del w:author="Animefor Me" w:id="15" w:date="2026-09-29T09:36:34Z"/>
              <w:sdt>
                <w:sdtPr>
                  <w:id w:val="423896615"/>
                  <w:tag w:val="goog_rdk_5491"/>
                </w:sdtPr>
                <w:sdtContent>
                  <w:del w:author="Animefor Me" w:id="15" w:date="2026-09-29T09:36:34Z">
                    <w:r w:rsidDel="00000000" w:rsidR="00000000" w:rsidRPr="00000000">
                      <w:rPr>
                        <w:rtl w:val="0"/>
                        <w:rPrChange w:author="vikas" w:id="161" w:date="2026-09-29T14:41:44Z">
                          <w:rPr>
                            <w:rFonts w:ascii="Cambria" w:cs="Cambria" w:eastAsia="Cambria" w:hAnsi="Cambria"/>
                            <w:color w:val="000000"/>
                            <w:sz w:val="22"/>
                            <w:szCs w:val="22"/>
                          </w:rPr>
                        </w:rPrChange>
                      </w:rPr>
                      <w:delTex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delText>
                    </w:r>
                  </w:del>
                </w:sdtContent>
              </w:sdt>
              <w:del w:author="Animefor Me" w:id="15" w:date="2026-09-29T09:36:34Z"/>
            </w:sdtContent>
          </w:sdt>
        </w:p>
      </w:sdtContent>
    </w:sdt>
    <w:sdt>
      <w:sdtPr>
        <w:id w:val="-690145920"/>
        <w:tag w:val="goog_rdk_5500"/>
      </w:sdtPr>
      <w:sdtContent>
        <w:p w:rsidR="00000000" w:rsidDel="00000000" w:rsidP="00000000" w:rsidRDefault="00000000" w:rsidRPr="00000000" w14:paraId="000004D6">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581719575"/>
              <w:tag w:val="goog_rdk_5495"/>
            </w:sdtPr>
            <w:sdtContent>
              <w:ins w:author="Ragul" w:id="162" w:date="2026-09-29T20:00:50Z">
                <w:sdt>
                  <w:sdtPr>
                    <w:id w:val="-1254980689"/>
                    <w:tag w:val="goog_rdk_5496"/>
                  </w:sdtPr>
                  <w:sdtContent>
                    <w:del w:author="Animefor Me" w:id="15" w:date="2026-09-29T09:36:34Z"/>
                  </w:sdtContent>
                </w:sdt>
              </w:ins>
              <w:sdt>
                <w:sdtPr>
                  <w:id w:val="1268286070"/>
                  <w:tag w:val="goog_rdk_5497"/>
                </w:sdtPr>
                <w:sdtContent>
                  <w:ins w:author="Ragul" w:id="162" w:date="2026-09-29T20:00:5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ccc</w:delText>
                      </w:r>
                    </w:del>
                  </w:ins>
                </w:sdtContent>
              </w:sdt>
              <w:ins w:author="Ragul" w:id="162" w:date="2026-09-29T20:00:50Z">
                <w:del w:author="Animefor Me" w:id="15" w:date="2026-09-29T09:36:34Z"/>
              </w:ins>
            </w:sdtContent>
          </w:sdt>
          <w:sdt>
            <w:sdtPr>
              <w:id w:val="1426272028"/>
              <w:tag w:val="goog_rdk_5498"/>
            </w:sdtPr>
            <w:sdtContent>
              <w:del w:author="Animefor Me" w:id="15" w:date="2026-09-29T09:36:34Z">
                <w:r w:rsidDel="00000000" w:rsidR="00000000" w:rsidRPr="00000000">
                  <w:rPr>
                    <w:rPrChange w:author="Animefor Me" w:id="18" w:date="2026-09-29T09:36:34Z">
                      <w:rPr>
                        <w:b w:val="1"/>
                        <w:bCs w:val="1"/>
                      </w:rPr>
                    </w:rPrChange>
                  </w:rPr>
                  <w:drawing>
                    <wp:inline distB="0" distT="0" distL="0" distR="0">
                      <wp:extent cx="5731510" cy="1038860"/>
                      <wp:effectExtent b="0" l="0" r="0" t="0"/>
                      <wp:docPr id="212691695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510" cy="1038860"/>
                              </a:xfrm>
                              <a:prstGeom prst="rect"/>
                              <a:ln/>
                            </pic:spPr>
                          </pic:pic>
                        </a:graphicData>
                      </a:graphic>
                    </wp:inline>
                  </w:drawing>
                </w:r>
              </w:del>
              <w:sdt>
                <w:sdtPr>
                  <w:id w:val="-2063713438"/>
                  <w:tag w:val="goog_rdk_549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22871304"/>
        <w:tag w:val="goog_rdk_5503"/>
      </w:sdtPr>
      <w:sdtContent>
        <w:p w:rsidR="00000000" w:rsidDel="00000000" w:rsidP="00000000" w:rsidRDefault="00000000" w:rsidRPr="00000000" w14:paraId="000004D7">
          <w:pPr>
            <w:numPr>
              <w:ilvl w:val="0"/>
              <w:numId w:val="24"/>
            </w:numPr>
            <w:spacing w:after="280" w:before="280" w:line="240" w:lineRule="auto"/>
            <w:ind w:left="720" w:hanging="360"/>
            <w:jc w:val="center"/>
            <w:rPr>
              <w:del w:author="Animefor Me" w:id="15" w:date="2026-09-29T09:36:34Z"/>
              <w:rFonts w:ascii="Cambria" w:cs="Cambria" w:eastAsia="Cambria" w:hAnsi="Cambria"/>
              <w:b w:val="1"/>
              <w:bCs w:val="1"/>
              <w:color w:val="000000"/>
              <w:sz w:val="22"/>
              <w:szCs w:val="22"/>
              <w:u w:val="none"/>
              <w:rPrChange w:author="Srimathi" w:id="163" w:date="2026-09-24T14:09:39Z">
                <w:rPr>
                  <w:rFonts w:ascii="Cambria" w:cs="Cambria" w:eastAsia="Cambria" w:hAnsi="Cambria"/>
                  <w:b w:val="1"/>
                  <w:bCs w:val="1"/>
                  <w:color w:val="000000"/>
                  <w:sz w:val="22"/>
                  <w:szCs w:val="22"/>
                </w:rPr>
              </w:rPrChange>
            </w:rPr>
            <w:pPrChange w:author="Srimathi" w:id="0" w:date="2026-09-24T14:09:39Z">
              <w:pPr>
                <w:spacing w:after="280" w:before="280" w:line="240" w:lineRule="auto"/>
                <w:jc w:val="center"/>
              </w:pPr>
            </w:pPrChange>
          </w:pPr>
          <w:sdt>
            <w:sdtPr>
              <w:id w:val="259130263"/>
              <w:tag w:val="goog_rdk_5501"/>
            </w:sdtPr>
            <w:sdtContent>
              <w:del w:author="Animefor Me" w:id="15" w:date="2026-09-29T09:36:34Z"/>
              <w:sdt>
                <w:sdtPr>
                  <w:id w:val="-69059961"/>
                  <w:tag w:val="goog_rdk_550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Q/A Module</w:delText>
                    </w:r>
                  </w:del>
                </w:sdtContent>
              </w:sdt>
              <w:del w:author="Animefor Me" w:id="15" w:date="2026-09-29T09:36:34Z"/>
            </w:sdtContent>
          </w:sdt>
        </w:p>
      </w:sdtContent>
    </w:sdt>
    <w:sdt>
      <w:sdtPr>
        <w:id w:val="118392099"/>
        <w:tag w:val="goog_rdk_5507"/>
      </w:sdtPr>
      <w:sdtContent>
        <w:p w:rsidR="00000000" w:rsidDel="00000000" w:rsidP="00000000" w:rsidRDefault="00000000" w:rsidRPr="00000000" w14:paraId="000004D8">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1924866690"/>
              <w:tag w:val="goog_rdk_5504"/>
            </w:sdtPr>
            <w:sdtContent>
              <w:del w:author="Animefor Me" w:id="15" w:date="2026-09-29T09:36:34Z"/>
              <w:sdt>
                <w:sdtPr>
                  <w:id w:val="777343773"/>
                  <w:tag w:val="goog_rdk_550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Q</w:delText>
                    </w:r>
                  </w:del>
                </w:sdtContent>
              </w:sdt>
              <w:del w:author="Animefor Me" w:id="15" w:date="2026-09-29T09:36:34Z">
                <w:sdt>
                  <w:sdtPr>
                    <w:id w:val="213629119"/>
                    <w:tag w:val="goog_rdk_5506"/>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uiz Module</w:delText>
                    </w:r>
                  </w:sdtContent>
                </w:sdt>
              </w:del>
            </w:sdtContent>
          </w:sdt>
        </w:p>
      </w:sdtContent>
    </w:sdt>
    <w:sdt>
      <w:sdtPr>
        <w:id w:val="-459029915"/>
        <w:tag w:val="goog_rdk_5531"/>
      </w:sdtPr>
      <w:sdtContent>
        <w:p w:rsidR="00000000" w:rsidDel="00000000" w:rsidP="00000000" w:rsidRDefault="00000000" w:rsidRPr="00000000" w14:paraId="000004D9">
          <w:pPr>
            <w:pStyle w:val="Title"/>
            <w:numPr>
              <w:ilvl w:val="0"/>
              <w:numId w:val="3"/>
            </w:numPr>
            <w:spacing w:after="0" w:afterAutospacing="0"/>
            <w:rPr>
              <w:ins w:author="Dhanush Kodi" w:id="168" w:date="2026-09-26T15:02:55Z"/>
              <w:del w:author="Animefor Me" w:id="15" w:date="2026-09-29T09:36:34Z"/>
              <w:u w:val="none"/>
              <w:rPrChange w:author="poovarasan D" w:id="169" w:date="2026-09-25T05:47:26Z">
                <w:rPr>
                  <w:u w:val="none"/>
                </w:rPr>
              </w:rPrChange>
            </w:rPr>
            <w:sectPr>
              <w:headerReference r:id="rId29" w:type="default"/>
              <w:headerReference r:id="rId30" w:type="first"/>
              <w:footerReference r:id="rId31" w:type="default"/>
              <w:footerReference r:id="rId32" w:type="first"/>
              <w:pgSz w:h="16838" w:w="11906" w:orient="portrait"/>
              <w:pgMar w:bottom="1440" w:top="1440" w:left="0" w:right="2413.9370078740158" w:header="708" w:footer="708"/>
              <w:pgNumType w:start="1"/>
              <w:titlePg w:val="1"/>
              <w:sectPrChange w:author="Priya Ramya" w:id="0" w:date="2026-09-29T16:42:19Z">
                <w:sectPr w:rsidR="000000" w:rsidDel="000000" w:rsidRPr="000000" w:rsidSect="000000">
                  <w:pgMar w:bottom="1440" w:top="1440" w:left="1440" w:right="1440" w:header="708" w:footer="708"/>
                  <w:pgNumType w:start="1"/>
                  <w:pgSz w:h="16838" w:w="11906" w:orient="portrait"/>
                  <w:titlePg w:val="0"/>
                </w:sectPr>
              </w:sectPrChange>
            </w:sectPr>
            <w:pPrChange w:author="poovarasan D" w:id="0" w:date="2026-09-25T05:47:26Z">
              <w:pPr>
                <w:pStyle w:val="Title"/>
                <w:numPr>
                  <w:ilvl w:val="0"/>
                  <w:numId w:val="23"/>
                </w:numPr>
              </w:pPr>
            </w:pPrChange>
          </w:pPr>
          <w:sdt>
            <w:sdtPr>
              <w:id w:val="-1269431780"/>
              <w:tag w:val="goog_rdk_5510"/>
            </w:sdtPr>
            <w:sdtContent>
              <w:ins w:author="Anonymous" w:id="164" w:date="2026-09-30T04:56:49Z">
                <w:sdt>
                  <w:sdtPr>
                    <w:id w:val="1855926095"/>
                    <w:tag w:val="goog_rdk_5511"/>
                  </w:sdtPr>
                  <w:sdtContent>
                    <w:del w:author="Animefor Me" w:id="15" w:date="2026-09-29T09:36:34Z"/>
                  </w:sdtContent>
                </w:sdt>
              </w:ins>
              <w:sdt>
                <w:sdtPr>
                  <w:id w:val="65401547"/>
                  <w:tag w:val="goog_rdk_5512"/>
                </w:sdtPr>
                <w:sdtContent>
                  <w:ins w:author="Anonymous" w:id="164" w:date="2026-09-30T04:56:49Z">
                    <w:del w:author="Animefor Me" w:id="15" w:date="2026-09-29T09:36:34Z">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 </w:delText>
                      </w:r>
                    </w:del>
                  </w:ins>
                </w:sdtContent>
              </w:sdt>
              <w:ins w:author="Anonymous" w:id="164" w:date="2026-09-30T04:56:49Z">
                <w:del w:author="Animefor Me" w:id="15" w:date="2026-09-29T09:36:34Z"/>
              </w:ins>
            </w:sdtContent>
          </w:sdt>
          <w:sdt>
            <w:sdtPr>
              <w:id w:val="60502306"/>
              <w:tag w:val="goog_rdk_5513"/>
            </w:sdtPr>
            <w:sdtContent>
              <w:del w:author="Animefor Me" w:id="15" w:date="2026-09-29T09:36:34Z"/>
            </w:sdtContent>
          </w:sdt>
          <w:sdt>
            <w:sdtPr>
              <w:id w:val="1044952842"/>
              <w:tag w:val="goog_rdk_5514"/>
            </w:sdtPr>
            <w:sdtContent>
              <w:ins w:author="Dharani" w:id="166" w:date="2026-09-26T14:32:10Z">
                <w:sdt>
                  <w:sdtPr>
                    <w:id w:val="-2111573688"/>
                    <w:tag w:val="goog_rdk_5515"/>
                  </w:sdtPr>
                  <w:sdtContent>
                    <w:del w:author="Animefor Me" w:id="15" w:date="2026-09-29T09:36:34Z"/>
                  </w:sdtContent>
                </w:sdt>
              </w:ins>
              <w:sdt>
                <w:sdtPr>
                  <w:id w:val="-531926851"/>
                  <w:tag w:val="goog_rdk_5516"/>
                </w:sdtPr>
                <w:sdtContent>
                  <w:ins w:author="Dharani" w:id="166" w:date="2026-09-26T14:32:10Z">
                    <w:del w:author="Animefor Me" w:id="15" w:date="2026-09-29T09:36:34Z">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w:delText>
                      </w:r>
                    </w:del>
                  </w:ins>
                </w:sdtContent>
              </w:sdt>
              <w:ins w:author="Dharani" w:id="166" w:date="2026-09-26T14:32:10Z">
                <w:del w:author="Animefor Me" w:id="15" w:date="2026-09-29T09:36:34Z"/>
              </w:ins>
            </w:sdtContent>
          </w:sdt>
          <w:sdt>
            <w:sdtPr>
              <w:id w:val="-2056150319"/>
              <w:tag w:val="goog_rdk_5517"/>
            </w:sdtPr>
            <w:sdtContent>
              <w:del w:author="Animefor Me" w:id="15" w:date="2026-09-29T09:36:34Z"/>
            </w:sdtContent>
          </w:sdt>
          <w:sdt>
            <w:sdtPr>
              <w:id w:val="916703220"/>
              <w:tag w:val="goog_rdk_5518"/>
            </w:sdtPr>
            <w:sdtContent>
              <w:ins w:author="Sangeetha27" w:id="167" w:date="2026-09-25T04:37:25Z">
                <w:sdt>
                  <w:sdtPr>
                    <w:id w:val="1199552132"/>
                    <w:tag w:val="goog_rdk_5519"/>
                  </w:sdtPr>
                  <w:sdtContent>
                    <w:del w:author="Animefor Me" w:id="15" w:date="2026-09-29T09:36:34Z"/>
                  </w:sdtContent>
                </w:sdt>
              </w:ins>
              <w:sdt>
                <w:sdtPr>
                  <w:id w:val="-1051595268"/>
                  <w:tag w:val="goog_rdk_5520"/>
                </w:sdtPr>
                <w:sdtContent>
                  <w:ins w:author="Sangeetha27" w:id="167" w:date="2026-09-25T04:37:25Z">
                    <w:del w:author="Animefor Me" w:id="15" w:date="2026-09-29T09:36:34Z">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 </w:delText>
                      </w:r>
                    </w:del>
                  </w:ins>
                </w:sdtContent>
              </w:sdt>
              <w:ins w:author="Sangeetha27" w:id="167" w:date="2026-09-25T04:37:25Z">
                <w:del w:author="Animefor Me" w:id="15" w:date="2026-09-29T09:36:34Z"/>
              </w:ins>
            </w:sdtContent>
          </w:sdt>
          <w:sdt>
            <w:sdtPr>
              <w:id w:val="1371984225"/>
              <w:tag w:val="goog_rdk_5521"/>
            </w:sdtPr>
            <w:sdtContent>
              <w:del w:author="Animefor Me" w:id="15" w:date="2026-09-29T09:36:34Z"/>
              <w:sdt>
                <w:sdtPr>
                  <w:id w:val="1763403072"/>
                  <w:tag w:val="goog_rdk_5522"/>
                </w:sdtPr>
                <w:sdtContent>
                  <w:del w:author="Animefor Me" w:id="15" w:date="2026-09-29T09:36:34Z">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EduGenie generates three multiple-choice questions (MCQs) from a given passage, each containing four carefully crafted optio</w:delText>
                    </w:r>
                  </w:del>
                </w:sdtContent>
              </w:sdt>
              <w:del w:author="Animefor Me" w:id="15" w:date="2026-09-29T09:36:34Z">
                <w:sdt>
                  <w:sdtPr>
                    <w:id w:val="1777559557"/>
                    <w:tag w:val="goog_rdk_5523"/>
                  </w:sdtPr>
                  <w:sdtContent>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ns. </w:delText>
                    </w:r>
                  </w:sdtContent>
                </w:sdt>
                <w:sdt>
                  <w:sdtPr>
                    <w:id w:val="100325171"/>
                    <w:tag w:val="goog_rdk_5524"/>
                  </w:sdtPr>
                  <w:sdtContent>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I</w:delText>
                    </w:r>
                  </w:sdtContent>
                </w:sdt>
                <w:sdt>
                  <w:sdtPr>
                    <w:id w:val="-577183624"/>
                    <w:tag w:val="goog_rdk_5525"/>
                  </w:sdtPr>
                  <w:sdtContent>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t utilizes the Gemini model to comprehend the context and meaning of the passage, ensuring</w:delText>
                    </w:r>
                  </w:sdtContent>
                </w:sdt>
                <w:sdt>
                  <w:sdtPr>
                    <w:id w:val="274823245"/>
                    <w:tag w:val="goog_rdk_5526"/>
                  </w:sdtPr>
                  <w:sdtContent>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 th</w:delText>
                    </w:r>
                  </w:sdtContent>
                </w:sdt>
                <w:sdt>
                  <w:sdtPr>
                    <w:id w:val="-1518642337"/>
                    <w:tag w:val="goog_rdk_5527"/>
                  </w:sdtPr>
                  <w:sdtContent>
                    <w:r w:rsidDel="00000000" w:rsidR="00000000" w:rsidRPr="00000000">
                      <w:rPr>
                        <w:rtl w:val="0"/>
                        <w:rPrChange w:author="Anonymous" w:id="165" w:date="2026-09-30T09:10:59Z">
                          <w:rPr>
                            <w:rFonts w:ascii="Cambria" w:cs="Cambria" w:eastAsia="Cambria" w:hAnsi="Cambria"/>
                            <w:color w:val="000000"/>
                            <w:sz w:val="22"/>
                            <w:szCs w:val="22"/>
                          </w:rPr>
                        </w:rPrChange>
                      </w:rPr>
                      <w:delText xml:space="preserve">at the qu</w:delText>
                    </w:r>
                  </w:sdtContent>
                </w:sdt>
              </w:del>
            </w:sdtContent>
          </w:sdt>
          <w:sdt>
            <w:sdtPr>
              <w:id w:val="2045428760"/>
              <w:tag w:val="goog_rdk_5528"/>
            </w:sdtPr>
            <w:sdtContent>
              <w:ins w:author="Dhanush Kodi" w:id="168" w:date="2026-09-26T15:02:55Z">
                <w:sdt>
                  <w:sdtPr>
                    <w:id w:val="-972517451"/>
                    <w:tag w:val="goog_rdk_5529"/>
                  </w:sdtPr>
                  <w:sdtContent>
                    <w:del w:author="Animefor Me" w:id="15" w:date="2026-09-29T09:36:34Z"/>
                  </w:sdtContent>
                </w:sdt>
              </w:ins>
              <w:sdt>
                <w:sdtPr>
                  <w:id w:val="-856978005"/>
                  <w:tag w:val="goog_rdk_5530"/>
                </w:sdtPr>
                <w:sdtContent>
                  <w:ins w:author="Dhanush Kodi" w:id="168" w:date="2026-09-26T15:02:55Z">
                    <w:del w:author="Animefor Me" w:id="15" w:date="2026-09-29T09:36:34Z">
                      <w:r w:rsidDel="00000000" w:rsidR="00000000" w:rsidRPr="00000000">
                        <w:rPr>
                          <w:rtl w:val="0"/>
                        </w:rPr>
                      </w:r>
                    </w:del>
                  </w:ins>
                </w:sdtContent>
              </w:sdt>
              <w:ins w:author="Dhanush Kodi" w:id="168" w:date="2026-09-26T15:02:55Z">
                <w:del w:author="Animefor Me" w:id="15" w:date="2026-09-29T09:36:34Z">
                  <w:bookmarkStart w:colFirst="0" w:colLast="0" w:name="_heading=h.ovalmyit45qt" w:id="58"/>
                  <w:bookmarkEnd w:id="58"/>
                </w:del>
              </w:ins>
            </w:sdtContent>
          </w:sdt>
        </w:p>
      </w:sdtContent>
    </w:sdt>
    <w:sdt>
      <w:sdtPr>
        <w:id w:val="1302869531"/>
        <w:tag w:val="goog_rdk_5539"/>
      </w:sdtPr>
      <w:sdtContent>
        <w:p w:rsidR="00000000" w:rsidDel="00000000" w:rsidP="00000000" w:rsidRDefault="00000000" w:rsidRPr="00000000" w14:paraId="000004DA">
          <w:pPr>
            <w:pStyle w:val="Title"/>
            <w:numPr>
              <w:ilvl w:val="0"/>
              <w:numId w:val="3"/>
            </w:numPr>
            <w:rPr>
              <w:ins w:author="Dhanush Kodi" w:id="168" w:date="2026-09-26T15:02:55Z"/>
              <w:del w:author="Animefor Me" w:id="15" w:date="2026-09-29T09:36:34Z"/>
              <w:u w:val="none"/>
              <w:rPrChange w:author="poovarasan D" w:id="169" w:date="2026-09-25T05:47:26Z">
                <w:rPr>
                  <w:u w:val="none"/>
                </w:rPr>
              </w:rPrChange>
            </w:rPr>
            <w:sectPr>
              <w:type w:val="nextPage"/>
              <w:pgSz w:h="16838" w:w="11906" w:orient="portrait"/>
              <w:pgMar w:bottom="1440" w:top="1440" w:left="1440" w:right="1440" w:header="708" w:footer="708"/>
            </w:sectPr>
            <w:pPrChange w:author="poovarasan D" w:id="0" w:date="2026-09-25T05:47:26Z">
              <w:pPr>
                <w:pStyle w:val="Title"/>
                <w:numPr>
                  <w:ilvl w:val="0"/>
                  <w:numId w:val="23"/>
                </w:numPr>
              </w:pPr>
            </w:pPrChange>
          </w:pPr>
          <w:sdt>
            <w:sdtPr>
              <w:id w:val="-820767909"/>
              <w:tag w:val="goog_rdk_5533"/>
            </w:sdtPr>
            <w:sdtContent>
              <w:del w:author="Animefor Me" w:id="15" w:date="2026-09-29T09:36:34Z"/>
              <w:sdt>
                <w:sdtPr>
                  <w:id w:val="-252366481"/>
                  <w:tag w:val="goog_rdk_553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estions are</w:delText>
                    </w:r>
                  </w:del>
                </w:sdtContent>
              </w:sdt>
              <w:del w:author="Animefor Me" w:id="15" w:date="2026-09-29T09:36:34Z">
                <w:sdt>
                  <w:sdtPr>
                    <w:id w:val="1917360281"/>
                    <w:tag w:val="goog_rdk_5535"/>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relevant and the d</w:delText>
                    </w:r>
                  </w:sdtContent>
                </w:sdt>
              </w:del>
            </w:sdtContent>
          </w:sdt>
          <w:sdt>
            <w:sdtPr>
              <w:id w:val="2115051987"/>
              <w:tag w:val="goog_rdk_5536"/>
            </w:sdtPr>
            <w:sdtContent>
              <w:ins w:author="Dhanush Kodi" w:id="168" w:date="2026-09-26T15:02:55Z">
                <w:sdt>
                  <w:sdtPr>
                    <w:id w:val="-388400765"/>
                    <w:tag w:val="goog_rdk_5537"/>
                  </w:sdtPr>
                  <w:sdtContent>
                    <w:del w:author="Animefor Me" w:id="15" w:date="2026-09-29T09:36:34Z"/>
                  </w:sdtContent>
                </w:sdt>
              </w:ins>
              <w:sdt>
                <w:sdtPr>
                  <w:id w:val="2123294023"/>
                  <w:tag w:val="goog_rdk_5538"/>
                </w:sdtPr>
                <w:sdtContent>
                  <w:ins w:author="Dhanush Kodi" w:id="168" w:date="2026-09-26T15:02:55Z">
                    <w:del w:author="Animefor Me" w:id="15" w:date="2026-09-29T09:36:34Z">
                      <w:r w:rsidDel="00000000" w:rsidR="00000000" w:rsidRPr="00000000">
                        <w:rPr>
                          <w:rtl w:val="0"/>
                        </w:rPr>
                      </w:r>
                    </w:del>
                  </w:ins>
                </w:sdtContent>
              </w:sdt>
              <w:ins w:author="Dhanush Kodi" w:id="168" w:date="2026-09-26T15:02:55Z">
                <w:del w:author="Animefor Me" w:id="15" w:date="2026-09-29T09:36:34Z">
                  <w:bookmarkStart w:colFirst="0" w:colLast="0" w:name="_heading=h.iaflbm685lt9" w:id="59"/>
                  <w:bookmarkEnd w:id="59"/>
                </w:del>
              </w:ins>
            </w:sdtContent>
          </w:sdt>
        </w:p>
      </w:sdtContent>
    </w:sdt>
    <w:sdt>
      <w:sdtPr>
        <w:id w:val="581480943"/>
        <w:tag w:val="goog_rdk_5555"/>
      </w:sdtPr>
      <w:sdtContent>
        <w:p w:rsidR="00000000" w:rsidDel="00000000" w:rsidP="00000000" w:rsidRDefault="00000000" w:rsidRPr="00000000" w14:paraId="000004DB">
          <w:pPr>
            <w:numPr>
              <w:ilvl w:val="0"/>
              <w:numId w:val="23"/>
            </w:numPr>
            <w:spacing w:after="280" w:before="280" w:line="240" w:lineRule="auto"/>
            <w:jc w:val="both"/>
            <w:rPr>
              <w:del w:author="Animefor Me" w:id="15" w:date="2026-09-29T09:36:34Z"/>
              <w:u w:val="none"/>
              <w:rPrChange w:author="Srimathi" w:id="172" w:date="2026-09-24T14:08:58Z">
                <w:rPr>
                  <w:rFonts w:ascii="Cambria" w:cs="Cambria" w:eastAsia="Cambria" w:hAnsi="Cambria"/>
                  <w:color w:val="000000"/>
                  <w:sz w:val="22"/>
                  <w:szCs w:val="22"/>
                </w:rPr>
              </w:rPrChange>
            </w:rPr>
            <w:pPrChange w:author="Srimathi" w:id="0" w:date="2026-09-24T14:08:58Z">
              <w:pPr>
                <w:spacing w:after="280" w:before="280" w:line="240" w:lineRule="auto"/>
                <w:jc w:val="both"/>
              </w:pPr>
            </w:pPrChange>
          </w:pPr>
          <w:sdt>
            <w:sdtPr>
              <w:id w:val="1149722376"/>
              <w:tag w:val="goog_rdk_5541"/>
            </w:sdtPr>
            <w:sdtContent>
              <w:del w:author="Animefor Me" w:id="15" w:date="2026-09-29T09:36:34Z"/>
              <w:sdt>
                <w:sdtPr>
                  <w:id w:val="563569494"/>
                  <w:tag w:val="goog_rdk_5542"/>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is</w:delText>
                    </w:r>
                  </w:del>
                </w:sdtContent>
              </w:sdt>
              <w:del w:author="Animefor Me" w:id="15" w:date="2026-09-29T09:36:34Z"/>
            </w:sdtContent>
          </w:sdt>
          <w:sdt>
            <w:sdtPr>
              <w:id w:val="-1000339459"/>
              <w:tag w:val="goog_rdk_5543"/>
            </w:sdtPr>
            <w:sdtContent>
              <w:ins w:author="Dharani" w:id="170" w:date="2026-09-26T14:32:14Z">
                <w:sdt>
                  <w:sdtPr>
                    <w:id w:val="-73301621"/>
                    <w:tag w:val="goog_rdk_5544"/>
                  </w:sdtPr>
                  <w:sdtContent>
                    <w:del w:author="Animefor Me" w:id="15" w:date="2026-09-29T09:36:34Z"/>
                  </w:sdtContent>
                </w:sdt>
              </w:ins>
              <w:sdt>
                <w:sdtPr>
                  <w:id w:val="1672116607"/>
                  <w:tag w:val="goog_rdk_5545"/>
                </w:sdtPr>
                <w:sdtContent>
                  <w:ins w:author="Dharani" w:id="170" w:date="2026-09-26T14:32:14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Dharani" w:id="170" w:date="2026-09-26T14:32:14Z">
                <w:del w:author="Animefor Me" w:id="15" w:date="2026-09-29T09:36:34Z"/>
              </w:ins>
            </w:sdtContent>
          </w:sdt>
          <w:sdt>
            <w:sdtPr>
              <w:id w:val="342146048"/>
              <w:tag w:val="goog_rdk_5546"/>
            </w:sdtPr>
            <w:sdtContent>
              <w:del w:author="Animefor Me" w:id="15" w:date="2026-09-29T09:36:34Z"/>
              <w:sdt>
                <w:sdtPr>
                  <w:id w:val="-498102834"/>
                  <w:tag w:val="goog_rdk_554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tractors </w:delText>
                    </w:r>
                  </w:del>
                </w:sdtContent>
              </w:sdt>
              <w:del w:author="Animefor Me" w:id="15" w:date="2026-09-29T09:36:34Z">
                <w:sdt>
                  <w:sdtPr>
                    <w:id w:val="-1713156655"/>
                    <w:tag w:val="goog_rdk_5548"/>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a</w:delText>
                    </w:r>
                  </w:sdtContent>
                </w:sdt>
              </w:del>
            </w:sdtContent>
          </w:sdt>
          <w:sdt>
            <w:sdtPr>
              <w:id w:val="310094933"/>
              <w:tag w:val="goog_rdk_5549"/>
            </w:sdtPr>
            <w:sdtContent>
              <w:ins w:author="Anonymous" w:id="171" w:date="2026-09-26T06:15:40Z">
                <w:sdt>
                  <w:sdtPr>
                    <w:id w:val="-575572911"/>
                    <w:tag w:val="goog_rdk_5550"/>
                  </w:sdtPr>
                  <w:sdtContent>
                    <w:del w:author="Animefor Me" w:id="15" w:date="2026-09-29T09:36:34Z"/>
                  </w:sdtContent>
                </w:sdt>
              </w:ins>
              <w:sdt>
                <w:sdtPr>
                  <w:id w:val="2004527077"/>
                  <w:tag w:val="goog_rdk_5551"/>
                </w:sdtPr>
                <w:sdtContent>
                  <w:ins w:author="Anonymous" w:id="171" w:date="2026-09-26T06:15:4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Anonymous" w:id="171" w:date="2026-09-26T06:15:40Z">
                <w:del w:author="Animefor Me" w:id="15" w:date="2026-09-29T09:36:34Z"/>
              </w:ins>
            </w:sdtContent>
          </w:sdt>
          <w:sdt>
            <w:sdtPr>
              <w:id w:val="-514446548"/>
              <w:tag w:val="goog_rdk_5552"/>
            </w:sdtPr>
            <w:sdtContent>
              <w:del w:author="Animefor Me" w:id="15" w:date="2026-09-29T09:36:34Z"/>
              <w:sdt>
                <w:sdtPr>
                  <w:id w:val="-366975779"/>
                  <w:tag w:val="goog_rdk_555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w:delText>
                    </w:r>
                  </w:del>
                </w:sdtContent>
              </w:sdt>
              <w:del w:author="Animefor Me" w:id="15" w:date="2026-09-29T09:36:34Z">
                <w:sdt>
                  <w:sdtPr>
                    <w:id w:val="19378988"/>
                    <w:tag w:val="goog_rdk_5554"/>
                  </w:sdtPr>
                  <w:sdtContent>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plausible. The final output is structured in JSON format for easy integration.</w:delText>
                    </w:r>
                  </w:sdtContent>
                </w:sdt>
              </w:del>
            </w:sdtContent>
          </w:sdt>
        </w:p>
      </w:sdtContent>
    </w:sdt>
    <w:sdt>
      <w:sdtPr>
        <w:id w:val="-754401563"/>
        <w:tag w:val="goog_rdk_5558"/>
      </w:sdtPr>
      <w:sdtContent>
        <w:p w:rsidR="00000000" w:rsidDel="00000000" w:rsidP="00000000" w:rsidRDefault="00000000" w:rsidRPr="00000000" w14:paraId="000004DC">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148156241"/>
              <w:tag w:val="goog_rdk_5556"/>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2"/>
                        <w:szCs w:val="22"/>
                      </w:rPr>
                    </w:rPrChange>
                  </w:rPr>
                  <w:drawing>
                    <wp:inline distB="0" distT="0" distL="0" distR="0">
                      <wp:extent cx="5731510" cy="4703445"/>
                      <wp:effectExtent b="0" l="0" r="0" t="0"/>
                      <wp:docPr id="212691695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31510" cy="4703445"/>
                              </a:xfrm>
                              <a:prstGeom prst="rect"/>
                              <a:ln/>
                            </pic:spPr>
                          </pic:pic>
                        </a:graphicData>
                      </a:graphic>
                    </wp:inline>
                  </w:drawing>
                </w:r>
              </w:del>
              <w:sdt>
                <w:sdtPr>
                  <w:id w:val="-1871517927"/>
                  <w:tag w:val="goog_rdk_555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42994581"/>
        <w:tag w:val="goog_rdk_5564"/>
      </w:sdtPr>
      <w:sdtContent>
        <w:p w:rsidR="00000000" w:rsidDel="00000000" w:rsidP="00000000" w:rsidRDefault="00000000" w:rsidRPr="00000000" w14:paraId="000004DD">
          <w:pPr>
            <w:spacing w:after="280" w:before="280" w:line="240" w:lineRule="auto"/>
            <w:jc w:val="center"/>
            <w:rPr>
              <w:ins w:author="Sabari Selvam" w:id="173" w:date="2026-09-30T14:39:25Z"/>
              <w:del w:author="Animefor Me" w:id="15" w:date="2026-09-29T09:36:34Z"/>
              <w:rPrChange w:author="Animefor Me" w:id="18" w:date="2026-09-29T09:36:34Z">
                <w:rPr>
                  <w:rFonts w:ascii="Cambria" w:cs="Cambria" w:eastAsia="Cambria" w:hAnsi="Cambria"/>
                  <w:color w:val="000000"/>
                  <w:sz w:val="22"/>
                  <w:szCs w:val="22"/>
                </w:rPr>
              </w:rPrChange>
            </w:rPr>
          </w:pPr>
          <w:sdt>
            <w:sdtPr>
              <w:id w:val="-1597989029"/>
              <w:tag w:val="goog_rdk_5561"/>
            </w:sdtPr>
            <w:sdtContent>
              <w:ins w:author="Sabari Selvam" w:id="173" w:date="2026-09-30T14:39:25Z">
                <w:sdt>
                  <w:sdtPr>
                    <w:id w:val="1095120674"/>
                    <w:tag w:val="goog_rdk_5562"/>
                  </w:sdtPr>
                  <w:sdtContent>
                    <w:del w:author="Animefor Me" w:id="15" w:date="2026-09-29T09:36:34Z"/>
                  </w:sdtContent>
                </w:sdt>
              </w:ins>
              <w:sdt>
                <w:sdtPr>
                  <w:id w:val="-1356853739"/>
                  <w:tag w:val="goog_rdk_5563"/>
                </w:sdtPr>
                <w:sdtContent>
                  <w:ins w:author="Sabari Selvam" w:id="173" w:date="2026-09-30T14:39:25Z">
                    <w:del w:author="Animefor Me" w:id="15" w:date="2026-09-29T09:36:34Z">
                      <w:r w:rsidDel="00000000" w:rsidR="00000000" w:rsidRPr="00000000">
                        <w:rPr>
                          <w:rtl w:val="0"/>
                        </w:rPr>
                      </w:r>
                    </w:del>
                  </w:ins>
                </w:sdtContent>
              </w:sdt>
              <w:ins w:author="Sabari Selvam" w:id="173" w:date="2026-09-30T14:39:25Z">
                <w:del w:author="Animefor Me" w:id="15" w:date="2026-09-29T09:36:34Z"/>
              </w:ins>
            </w:sdtContent>
          </w:sdt>
        </w:p>
      </w:sdtContent>
    </w:sdt>
    <w:sdt>
      <w:sdtPr>
        <w:id w:val="734529404"/>
        <w:tag w:val="goog_rdk_5570"/>
      </w:sdtPr>
      <w:sdtContent>
        <w:p w:rsidR="00000000" w:rsidDel="00000000" w:rsidP="00000000" w:rsidRDefault="00000000" w:rsidRPr="00000000" w14:paraId="000004DE">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890473322"/>
              <w:tag w:val="goog_rdk_5565"/>
            </w:sdtPr>
            <w:sdtContent>
              <w:ins w:author="Sabari Selvam" w:id="173" w:date="2026-09-30T14:39:25Z">
                <w:sdt>
                  <w:sdtPr>
                    <w:id w:val="1267496826"/>
                    <w:tag w:val="goog_rdk_5566"/>
                  </w:sdtPr>
                  <w:sdtContent>
                    <w:del w:author="Animefor Me" w:id="15" w:date="2026-09-29T09:36:34Z"/>
                  </w:sdtContent>
                </w:sdt>
              </w:ins>
              <w:sdt>
                <w:sdtPr>
                  <w:id w:val="-1198082025"/>
                  <w:tag w:val="goog_rdk_5567"/>
                </w:sdtPr>
                <w:sdtContent>
                  <w:ins w:author="Sabari Selvam" w:id="173" w:date="2026-09-30T14:39:25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w:delText>
                      </w:r>
                    </w:del>
                  </w:ins>
                </w:sdtContent>
              </w:sdt>
              <w:ins w:author="Sabari Selvam" w:id="173" w:date="2026-09-30T14:39:25Z">
                <w:del w:author="Animefor Me" w:id="15" w:date="2026-09-29T09:36:34Z"/>
              </w:ins>
            </w:sdtContent>
          </w:sdt>
          <w:sdt>
            <w:sdtPr>
              <w:id w:val="1480734401"/>
              <w:tag w:val="goog_rdk_5568"/>
            </w:sdtPr>
            <w:sdtContent>
              <w:del w:author="Animefor Me" w:id="15" w:date="2026-09-29T09:36:34Z"/>
              <w:sdt>
                <w:sdtPr>
                  <w:id w:val="-246156306"/>
                  <w:tag w:val="goog_rdk_556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Quiz Module Logic</w:delText>
                    </w:r>
                  </w:del>
                </w:sdtContent>
              </w:sdt>
              <w:del w:author="Animefor Me" w:id="15" w:date="2026-09-29T09:36:34Z"/>
            </w:sdtContent>
          </w:sdt>
        </w:p>
      </w:sdtContent>
    </w:sdt>
    <w:sdt>
      <w:sdtPr>
        <w:id w:val="1863246920"/>
        <w:tag w:val="goog_rdk_5573"/>
      </w:sdtPr>
      <w:sdtContent>
        <w:p w:rsidR="00000000" w:rsidDel="00000000" w:rsidP="00000000" w:rsidRDefault="00000000" w:rsidRPr="00000000" w14:paraId="000004DF">
          <w:pPr>
            <w:spacing w:after="280" w:before="280" w:line="240" w:lineRule="auto"/>
            <w:jc w:val="both"/>
            <w:rPr>
              <w:del w:author="Animefor Me" w:id="15" w:date="2026-09-29T09:36:34Z"/>
              <w:rPrChange w:author="Animefor Me" w:id="18" w:date="2026-09-29T09:36:34Z">
                <w:rPr>
                  <w:rFonts w:ascii="Cambria" w:cs="Cambria" w:eastAsia="Cambria" w:hAnsi="Cambria"/>
                  <w:color w:val="000000"/>
                  <w:sz w:val="22"/>
                  <w:szCs w:val="22"/>
                </w:rPr>
              </w:rPrChange>
            </w:rPr>
          </w:pPr>
          <w:sdt>
            <w:sdtPr>
              <w:id w:val="812154119"/>
              <w:tag w:val="goog_rdk_5571"/>
            </w:sdtPr>
            <w:sdtContent>
              <w:del w:author="Animefor Me" w:id="15" w:date="2026-09-29T09:36:34Z"/>
              <w:sdt>
                <w:sdtPr>
                  <w:id w:val="158758110"/>
                  <w:tag w:val="goog_rdk_5572"/>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delText>
                    </w:r>
                  </w:del>
                </w:sdtContent>
              </w:sdt>
              <w:del w:author="Animefor Me" w:id="15" w:date="2026-09-29T09:36:34Z"/>
            </w:sdtContent>
          </w:sdt>
        </w:p>
      </w:sdtContent>
    </w:sdt>
    <w:sdt>
      <w:sdtPr>
        <w:id w:val="-1873918327"/>
        <w:tag w:val="goog_rdk_5576"/>
      </w:sdtPr>
      <w:sdtContent>
        <w:p w:rsidR="00000000" w:rsidDel="00000000" w:rsidP="00000000" w:rsidRDefault="00000000" w:rsidRPr="00000000" w14:paraId="000004E0">
          <w:pPr>
            <w:numPr>
              <w:ilvl w:val="0"/>
              <w:numId w:val="18"/>
            </w:numPr>
            <w:spacing w:after="280" w:before="280" w:line="240" w:lineRule="auto"/>
            <w:ind w:left="720" w:hanging="360"/>
            <w:jc w:val="both"/>
            <w:rPr>
              <w:del w:author="Animefor Me" w:id="15" w:date="2026-09-29T09:36:34Z"/>
              <w:rFonts w:ascii="Cambria" w:cs="Cambria" w:eastAsia="Cambria" w:hAnsi="Cambria"/>
              <w:color w:val="000000"/>
              <w:sz w:val="22"/>
              <w:szCs w:val="22"/>
            </w:rPr>
          </w:pPr>
          <w:sdt>
            <w:sdtPr>
              <w:id w:val="1056941575"/>
              <w:tag w:val="goog_rdk_5574"/>
            </w:sdtPr>
            <w:sdtContent>
              <w:del w:author="Animefor Me" w:id="15" w:date="2026-09-29T09:36:34Z"/>
              <w:sdt>
                <w:sdtPr>
                  <w:id w:val="-537058519"/>
                  <w:tag w:val="goog_rdk_557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Summary Module</w:delText>
                    </w:r>
                  </w:del>
                </w:sdtContent>
              </w:sdt>
              <w:del w:author="Animefor Me" w:id="15" w:date="2026-09-29T09:36:34Z"/>
            </w:sdtContent>
          </w:sdt>
        </w:p>
      </w:sdtContent>
    </w:sdt>
    <w:sdt>
      <w:sdtPr>
        <w:id w:val="2021661002"/>
        <w:tag w:val="goog_rdk_5579"/>
      </w:sdtPr>
      <w:sdtContent>
        <w:p w:rsidR="00000000" w:rsidDel="00000000" w:rsidP="00000000" w:rsidRDefault="00000000" w:rsidRPr="00000000" w14:paraId="000004E1">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68122192"/>
              <w:tag w:val="goog_rdk_5577"/>
            </w:sdtPr>
            <w:sdtContent>
              <w:del w:author="Animefor Me" w:id="15" w:date="2026-09-29T09:36:34Z"/>
              <w:sdt>
                <w:sdtPr>
                  <w:id w:val="-856500958"/>
                  <w:tag w:val="goog_rdk_5578"/>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delText>
                    </w:r>
                  </w:del>
                </w:sdtContent>
              </w:sdt>
              <w:del w:author="Animefor Me" w:id="15" w:date="2026-09-29T09:36:34Z"/>
            </w:sdtContent>
          </w:sdt>
        </w:p>
      </w:sdtContent>
    </w:sdt>
    <w:sdt>
      <w:sdtPr>
        <w:id w:val="1527332544"/>
        <w:tag w:val="goog_rdk_5582"/>
      </w:sdtPr>
      <w:sdtContent>
        <w:p w:rsidR="00000000" w:rsidDel="00000000" w:rsidP="00000000" w:rsidRDefault="00000000" w:rsidRPr="00000000" w14:paraId="000004E2">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4834018"/>
              <w:tag w:val="goog_rdk_5580"/>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2"/>
                        <w:szCs w:val="22"/>
                      </w:rPr>
                    </w:rPrChange>
                  </w:rPr>
                  <w:drawing>
                    <wp:inline distB="0" distT="0" distL="0" distR="0">
                      <wp:extent cx="5731510" cy="1793875"/>
                      <wp:effectExtent b="0" l="0" r="0" t="0"/>
                      <wp:docPr id="2126916958"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510" cy="1793875"/>
                              </a:xfrm>
                              <a:prstGeom prst="rect"/>
                              <a:ln/>
                            </pic:spPr>
                          </pic:pic>
                        </a:graphicData>
                      </a:graphic>
                    </wp:inline>
                  </w:drawing>
                </w:r>
              </w:del>
              <w:sdt>
                <w:sdtPr>
                  <w:id w:val="403768371"/>
                  <w:tag w:val="goog_rdk_558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32758110"/>
        <w:tag w:val="goog_rdk_5585"/>
      </w:sdtPr>
      <w:sdtContent>
        <w:p w:rsidR="00000000" w:rsidDel="00000000" w:rsidP="00000000" w:rsidRDefault="00000000" w:rsidRPr="00000000" w14:paraId="000004E3">
          <w:pPr>
            <w:spacing w:after="280" w:before="280" w:line="240" w:lineRule="auto"/>
            <w:ind w:left="720" w:firstLine="0"/>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794355788"/>
              <w:tag w:val="goog_rdk_5583"/>
            </w:sdtPr>
            <w:sdtContent>
              <w:del w:author="Animefor Me" w:id="15" w:date="2026-09-29T09:36:34Z"/>
              <w:sdt>
                <w:sdtPr>
                  <w:id w:val="528701019"/>
                  <w:tag w:val="goog_rdk_5584"/>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Summary Module</w:delText>
                    </w:r>
                  </w:del>
                </w:sdtContent>
              </w:sdt>
              <w:del w:author="Animefor Me" w:id="15" w:date="2026-09-29T09:36:34Z"/>
            </w:sdtContent>
          </w:sdt>
        </w:p>
      </w:sdtContent>
    </w:sdt>
    <w:sdt>
      <w:sdtPr>
        <w:id w:val="1926077864"/>
        <w:tag w:val="goog_rdk_5592"/>
      </w:sdtPr>
      <w:sdtContent>
        <w:p w:rsidR="00000000" w:rsidDel="00000000" w:rsidP="00000000" w:rsidRDefault="00000000" w:rsidRPr="00000000" w14:paraId="000004E4">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850619709"/>
              <w:tag w:val="goog_rdk_5588"/>
            </w:sdtPr>
            <w:sdtContent>
              <w:ins w:author="Santhosh Kumar" w:id="174" w:date="2026-09-23T13:30:39Z">
                <w:sdt>
                  <w:sdtPr>
                    <w:id w:val="-229456165"/>
                    <w:tag w:val="goog_rdk_5589"/>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22"/>
                              <w:szCs w:val="22"/>
                            </w:rPr>
                          </w:rPrChange>
                        </w:rPr>
                        <w:drawing>
                          <wp:inline distB="0" distT="0" distL="0" distR="0">
                            <wp:extent cx="3957150" cy="749300"/>
                            <wp:effectExtent b="0" l="0" r="0" t="0"/>
                            <wp:docPr id="2126916938" name="image21.png"/>
                            <a:graphic>
                              <a:graphicData uri="http://schemas.openxmlformats.org/drawingml/2006/picture">
                                <pic:pic>
                                  <pic:nvPicPr>
                                    <pic:cNvPr id="0" name="image21.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r w:rsidDel="00000000" w:rsidR="00000000" w:rsidRPr="00000000">
                        <w:rPr>
                          <w:rPrChange w:author="Animefor Me" w:id="18" w:date="2026-09-29T09:36:34Z">
                            <w:rPr>
                              <w:rFonts w:ascii="Cambria" w:cs="Cambria" w:eastAsia="Cambria" w:hAnsi="Cambria"/>
                              <w:b w:val="1"/>
                              <w:bCs w:val="1"/>
                              <w:color w:val="000000"/>
                              <w:sz w:val="22"/>
                              <w:szCs w:val="22"/>
                            </w:rPr>
                          </w:rPrChange>
                        </w:rPr>
                        <w:drawing>
                          <wp:inline distB="0" distT="0" distL="0" distR="0">
                            <wp:extent cx="3957150" cy="749300"/>
                            <wp:effectExtent b="0" l="0" r="0" t="0"/>
                            <wp:docPr id="2126916927" name="image21.png"/>
                            <a:graphic>
                              <a:graphicData uri="http://schemas.openxmlformats.org/drawingml/2006/picture">
                                <pic:pic>
                                  <pic:nvPicPr>
                                    <pic:cNvPr id="0" name="image21.png"/>
                                    <pic:cNvPicPr preferRelativeResize="0"/>
                                  </pic:nvPicPr>
                                  <pic:blipFill>
                                    <a:blip r:embed="rId34"/>
                                    <a:srcRect b="35098" l="0" r="0" t="4257"/>
                                    <a:stretch>
                                      <a:fillRect/>
                                    </a:stretch>
                                  </pic:blipFill>
                                  <pic:spPr>
                                    <a:xfrm>
                                      <a:off x="0" y="0"/>
                                      <a:ext cx="3957150" cy="749300"/>
                                    </a:xfrm>
                                    <a:prstGeom prst="rect"/>
                                    <a:ln/>
                                  </pic:spPr>
                                </pic:pic>
                              </a:graphicData>
                            </a:graphic>
                          </wp:inline>
                        </w:drawing>
                      </w:r>
                    </w:del>
                  </w:sdtContent>
                </w:sdt>
              </w:ins>
            </w:sdtContent>
          </w:sdt>
          <w:sdt>
            <w:sdtPr>
              <w:id w:val="-1010126198"/>
              <w:tag w:val="goog_rdk_5590"/>
            </w:sdtPr>
            <w:sdtContent>
              <w:del w:author="Animefor Me" w:id="15" w:date="2026-09-29T09:36:34Z"/>
              <w:sdt>
                <w:sdtPr>
                  <w:id w:val="-563021747"/>
                  <w:tag w:val="goog_rdk_559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82973299"/>
        <w:tag w:val="goog_rdk_5595"/>
      </w:sdtPr>
      <w:sdtContent>
        <w:p w:rsidR="00000000" w:rsidDel="00000000" w:rsidP="00000000" w:rsidRDefault="00000000" w:rsidRPr="00000000" w14:paraId="000004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948035599"/>
              <w:tag w:val="goog_rdk_5593"/>
            </w:sdtPr>
            <w:sdtContent>
              <w:del w:author="Animefor Me" w:id="15" w:date="2026-09-29T09:36:34Z"/>
              <w:sdt>
                <w:sdtPr>
                  <w:id w:val="1656888249"/>
                  <w:tag w:val="goog_rdk_559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Learning Path Module</w:delText>
                    </w:r>
                  </w:del>
                </w:sdtContent>
              </w:sdt>
              <w:del w:author="Animefor Me" w:id="15" w:date="2026-09-29T09:36:34Z"/>
            </w:sdtContent>
          </w:sdt>
        </w:p>
      </w:sdtContent>
    </w:sdt>
    <w:sdt>
      <w:sdtPr>
        <w:id w:val="-1934937520"/>
        <w:tag w:val="goog_rdk_5598"/>
      </w:sdtPr>
      <w:sdtContent>
        <w:p w:rsidR="00000000" w:rsidDel="00000000" w:rsidP="00000000" w:rsidRDefault="00000000" w:rsidRPr="00000000" w14:paraId="000004E6">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883043766"/>
              <w:tag w:val="goog_rdk_5596"/>
            </w:sdtPr>
            <w:sdtContent>
              <w:del w:author="Animefor Me" w:id="15" w:date="2026-09-29T09:36:34Z"/>
              <w:sdt>
                <w:sdtPr>
                  <w:id w:val="125307257"/>
                  <w:tag w:val="goog_rdk_559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delText>
                    </w:r>
                  </w:del>
                </w:sdtContent>
              </w:sdt>
              <w:del w:author="Animefor Me" w:id="15" w:date="2026-09-29T09:36:34Z"/>
            </w:sdtContent>
          </w:sdt>
        </w:p>
      </w:sdtContent>
    </w:sdt>
    <w:sdt>
      <w:sdtPr>
        <w:id w:val="-805665781"/>
        <w:tag w:val="goog_rdk_5601"/>
      </w:sdtPr>
      <w:sdtContent>
        <w:p w:rsidR="00000000" w:rsidDel="00000000" w:rsidP="00000000" w:rsidRDefault="00000000" w:rsidRPr="00000000" w14:paraId="000004E7">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052756264"/>
              <w:tag w:val="goog_rdk_5599"/>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2"/>
                        <w:szCs w:val="22"/>
                      </w:rPr>
                    </w:rPrChange>
                  </w:rPr>
                  <w:drawing>
                    <wp:inline distB="0" distT="0" distL="0" distR="0">
                      <wp:extent cx="5731510" cy="2826385"/>
                      <wp:effectExtent b="0" l="0" r="0" t="0"/>
                      <wp:docPr id="2126916957"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731510" cy="2826385"/>
                              </a:xfrm>
                              <a:prstGeom prst="rect"/>
                              <a:ln/>
                            </pic:spPr>
                          </pic:pic>
                        </a:graphicData>
                      </a:graphic>
                    </wp:inline>
                  </w:drawing>
                </w:r>
              </w:del>
              <w:sdt>
                <w:sdtPr>
                  <w:id w:val="-760221160"/>
                  <w:tag w:val="goog_rdk_560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126007891"/>
        <w:tag w:val="goog_rdk_5604"/>
      </w:sdtPr>
      <w:sdtContent>
        <w:p w:rsidR="00000000" w:rsidDel="00000000" w:rsidP="00000000" w:rsidRDefault="00000000" w:rsidRPr="00000000" w14:paraId="000004E8">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294963530"/>
              <w:tag w:val="goog_rdk_5602"/>
            </w:sdtPr>
            <w:sdtContent>
              <w:del w:author="Animefor Me" w:id="15" w:date="2026-09-29T09:36:34Z"/>
              <w:sdt>
                <w:sdtPr>
                  <w:id w:val="825767253"/>
                  <w:tag w:val="goog_rdk_560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Learning Path Module</w:delText>
                    </w:r>
                  </w:del>
                </w:sdtContent>
              </w:sdt>
              <w:del w:author="Animefor Me" w:id="15" w:date="2026-09-29T09:36:34Z"/>
            </w:sdtContent>
          </w:sdt>
        </w:p>
      </w:sdtContent>
    </w:sdt>
    <w:sdt>
      <w:sdtPr>
        <w:id w:val="1587493300"/>
        <w:tag w:val="goog_rdk_5607"/>
      </w:sdtPr>
      <w:sdtContent>
        <w:p w:rsidR="00000000" w:rsidDel="00000000" w:rsidP="00000000" w:rsidRDefault="00000000" w:rsidRPr="00000000" w14:paraId="000004E9">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707375483"/>
              <w:tag w:val="goog_rdk_5605"/>
            </w:sdtPr>
            <w:sdtContent>
              <w:del w:author="Animefor Me" w:id="15" w:date="2026-09-29T09:36:34Z"/>
              <w:sdt>
                <w:sdtPr>
                  <w:id w:val="1003084281"/>
                  <w:tag w:val="goog_rdk_560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46746934"/>
        <w:tag w:val="goog_rdk_5611"/>
      </w:sdtPr>
      <w:sdtContent>
        <w:p w:rsidR="00000000" w:rsidDel="00000000" w:rsidP="00000000" w:rsidRDefault="00000000" w:rsidRPr="00000000" w14:paraId="000004EA">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501177733"/>
              <w:tag w:val="goog_rdk_5608"/>
            </w:sdtPr>
            <w:sdtContent>
              <w:del w:author="Animefor Me" w:id="15" w:date="2026-09-29T09:36:34Z"/>
              <w:sdt>
                <w:sdtPr>
                  <w:id w:val="1070110449"/>
                  <w:tag w:val="goog_rdk_560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2.2</w:delText>
                    </w:r>
                  </w:del>
                </w:sdtContent>
              </w:sdt>
              <w:del w:author="Animefor Me" w:id="15" w:date="2026-09-29T09:36:34Z">
                <w:sdt>
                  <w:sdtPr>
                    <w:id w:val="708418166"/>
                    <w:tag w:val="goog_rdk_5610"/>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 Backend API with FastAPI</w:delText>
                    </w:r>
                  </w:sdtContent>
                </w:sdt>
              </w:del>
            </w:sdtContent>
          </w:sdt>
        </w:p>
      </w:sdtContent>
    </w:sdt>
    <w:sdt>
      <w:sdtPr>
        <w:id w:val="572808691"/>
        <w:tag w:val="goog_rdk_5614"/>
      </w:sdtPr>
      <w:sdtContent>
        <w:p w:rsidR="00000000" w:rsidDel="00000000" w:rsidP="00000000" w:rsidRDefault="00000000" w:rsidRPr="00000000" w14:paraId="000004EB">
          <w:pPr>
            <w:numPr>
              <w:ilvl w:val="0"/>
              <w:numId w:val="19"/>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1607166655"/>
              <w:tag w:val="goog_rdk_5612"/>
            </w:sdtPr>
            <w:sdtContent>
              <w:del w:author="Animefor Me" w:id="15" w:date="2026-09-29T09:36:34Z"/>
              <w:sdt>
                <w:sdtPr>
                  <w:id w:val="1724536153"/>
                  <w:tag w:val="goog_rdk_561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Defined RESTful endpoints for each module:</w:delText>
                    </w:r>
                  </w:del>
                </w:sdtContent>
              </w:sdt>
              <w:del w:author="Animefor Me" w:id="15" w:date="2026-09-29T09:36:34Z"/>
            </w:sdtContent>
          </w:sdt>
        </w:p>
      </w:sdtContent>
    </w:sdt>
    <w:sdt>
      <w:sdtPr>
        <w:id w:val="-160138382"/>
        <w:tag w:val="goog_rdk_5617"/>
      </w:sdtPr>
      <w:sdtContent>
        <w:p w:rsidR="00000000" w:rsidDel="00000000" w:rsidP="00000000" w:rsidRDefault="00000000" w:rsidRPr="00000000" w14:paraId="000004E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502624129"/>
              <w:tag w:val="goog_rdk_5615"/>
            </w:sdtPr>
            <w:sdtContent>
              <w:del w:author="Animefor Me" w:id="15" w:date="2026-09-29T09:36:34Z"/>
              <w:sdt>
                <w:sdtPr>
                  <w:id w:val="-352021244"/>
                  <w:tag w:val="goog_rdk_561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/qa</w:delText>
                    </w:r>
                  </w:del>
                </w:sdtContent>
              </w:sdt>
              <w:del w:author="Animefor Me" w:id="15" w:date="2026-09-29T09:36:34Z"/>
            </w:sdtContent>
          </w:sdt>
        </w:p>
      </w:sdtContent>
    </w:sdt>
    <w:sdt>
      <w:sdtPr>
        <w:id w:val="96771346"/>
        <w:tag w:val="goog_rdk_5620"/>
      </w:sdtPr>
      <w:sdtContent>
        <w:p w:rsidR="00000000" w:rsidDel="00000000" w:rsidP="00000000" w:rsidRDefault="00000000" w:rsidRPr="00000000" w14:paraId="000004E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97573963"/>
              <w:tag w:val="goog_rdk_5618"/>
            </w:sdtPr>
            <w:sdtContent>
              <w:del w:author="Animefor Me" w:id="15" w:date="2026-09-29T09:36:34Z"/>
              <w:sdt>
                <w:sdtPr>
                  <w:id w:val="1366075846"/>
                  <w:tag w:val="goog_rdk_561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/explain</w:delText>
                    </w:r>
                  </w:del>
                </w:sdtContent>
              </w:sdt>
              <w:del w:author="Animefor Me" w:id="15" w:date="2026-09-29T09:36:34Z"/>
            </w:sdtContent>
          </w:sdt>
        </w:p>
      </w:sdtContent>
    </w:sdt>
    <w:sdt>
      <w:sdtPr>
        <w:id w:val="-789001961"/>
        <w:tag w:val="goog_rdk_5623"/>
      </w:sdtPr>
      <w:sdtContent>
        <w:p w:rsidR="00000000" w:rsidDel="00000000" w:rsidP="00000000" w:rsidRDefault="00000000" w:rsidRPr="00000000" w14:paraId="000004E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947918048"/>
              <w:tag w:val="goog_rdk_5621"/>
            </w:sdtPr>
            <w:sdtContent>
              <w:del w:author="Animefor Me" w:id="15" w:date="2026-09-29T09:36:34Z"/>
              <w:sdt>
                <w:sdtPr>
                  <w:id w:val="1117553332"/>
                  <w:tag w:val="goog_rdk_5622"/>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/quiz</w:delText>
                    </w:r>
                  </w:del>
                </w:sdtContent>
              </w:sdt>
              <w:del w:author="Animefor Me" w:id="15" w:date="2026-09-29T09:36:34Z"/>
            </w:sdtContent>
          </w:sdt>
        </w:p>
      </w:sdtContent>
    </w:sdt>
    <w:sdt>
      <w:sdtPr>
        <w:id w:val="-1463575591"/>
        <w:tag w:val="goog_rdk_5626"/>
      </w:sdtPr>
      <w:sdtContent>
        <w:p w:rsidR="00000000" w:rsidDel="00000000" w:rsidP="00000000" w:rsidRDefault="00000000" w:rsidRPr="00000000" w14:paraId="000004E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72411832"/>
              <w:tag w:val="goog_rdk_5624"/>
            </w:sdtPr>
            <w:sdtContent>
              <w:del w:author="Animefor Me" w:id="15" w:date="2026-09-29T09:36:34Z"/>
              <w:sdt>
                <w:sdtPr>
                  <w:id w:val="-1971357387"/>
                  <w:tag w:val="goog_rdk_562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/summarize</w:delText>
                    </w:r>
                  </w:del>
                </w:sdtContent>
              </w:sdt>
              <w:del w:author="Animefor Me" w:id="15" w:date="2026-09-29T09:36:34Z"/>
            </w:sdtContent>
          </w:sdt>
        </w:p>
      </w:sdtContent>
    </w:sdt>
    <w:sdt>
      <w:sdtPr>
        <w:id w:val="272658015"/>
        <w:tag w:val="goog_rdk_5629"/>
      </w:sdtPr>
      <w:sdtContent>
        <w:p w:rsidR="00000000" w:rsidDel="00000000" w:rsidP="00000000" w:rsidRDefault="00000000" w:rsidRPr="00000000" w14:paraId="000004F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129761286"/>
              <w:tag w:val="goog_rdk_5627"/>
            </w:sdtPr>
            <w:sdtContent>
              <w:del w:author="Animefor Me" w:id="15" w:date="2026-09-29T09:36:34Z"/>
              <w:sdt>
                <w:sdtPr>
                  <w:id w:val="126561932"/>
                  <w:tag w:val="goog_rdk_562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/learn/recommendations</w:delText>
                    </w:r>
                  </w:del>
                </w:sdtContent>
              </w:sdt>
              <w:del w:author="Animefor Me" w:id="15" w:date="2026-09-29T09:36:34Z"/>
            </w:sdtContent>
          </w:sdt>
        </w:p>
      </w:sdtContent>
    </w:sdt>
    <w:sdt>
      <w:sdtPr>
        <w:id w:val="-167933616"/>
        <w:tag w:val="goog_rdk_5632"/>
      </w:sdtPr>
      <w:sdtContent>
        <w:p w:rsidR="00000000" w:rsidDel="00000000" w:rsidP="00000000" w:rsidRDefault="00000000" w:rsidRPr="00000000" w14:paraId="000004F1">
          <w:pPr>
            <w:numPr>
              <w:ilvl w:val="0"/>
              <w:numId w:val="19"/>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1322368301"/>
              <w:tag w:val="goog_rdk_5630"/>
            </w:sdtPr>
            <w:sdtContent>
              <w:del w:author="Animefor Me" w:id="15" w:date="2026-09-29T09:36:34Z"/>
              <w:sdt>
                <w:sdtPr>
                  <w:id w:val="814184527"/>
                  <w:tag w:val="goog_rdk_5631"/>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Connected each endpoint to a respective module logic</w:delText>
                    </w:r>
                  </w:del>
                </w:sdtContent>
              </w:sdt>
              <w:del w:author="Animefor Me" w:id="15" w:date="2026-09-29T09:36:34Z"/>
            </w:sdtContent>
          </w:sdt>
        </w:p>
      </w:sdtContent>
    </w:sdt>
    <w:sdt>
      <w:sdtPr>
        <w:id w:val="2070440705"/>
        <w:tag w:val="goog_rdk_5635"/>
      </w:sdtPr>
      <w:sdtContent>
        <w:p w:rsidR="00000000" w:rsidDel="00000000" w:rsidP="00000000" w:rsidRDefault="00000000" w:rsidRPr="00000000" w14:paraId="000004F2">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1199691439"/>
              <w:tag w:val="goog_rdk_5633"/>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3628390"/>
                      <wp:effectExtent b="0" l="0" r="0" t="0"/>
                      <wp:docPr id="2126916960"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5731510" cy="3628390"/>
                              </a:xfrm>
                              <a:prstGeom prst="rect"/>
                              <a:ln/>
                            </pic:spPr>
                          </pic:pic>
                        </a:graphicData>
                      </a:graphic>
                    </wp:inline>
                  </w:drawing>
                </w:r>
              </w:del>
              <w:sdt>
                <w:sdtPr>
                  <w:id w:val="766991400"/>
                  <w:tag w:val="goog_rdk_563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322129952"/>
        <w:tag w:val="goog_rdk_5638"/>
      </w:sdtPr>
      <w:sdtContent>
        <w:p w:rsidR="00000000" w:rsidDel="00000000" w:rsidP="00000000" w:rsidRDefault="00000000" w:rsidRPr="00000000" w14:paraId="000004F3">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2048570646"/>
              <w:tag w:val="goog_rdk_5636"/>
            </w:sdtPr>
            <w:sdtContent>
              <w:del w:author="Animefor Me" w:id="15" w:date="2026-09-29T09:36:34Z"/>
              <w:sdt>
                <w:sdtPr>
                  <w:id w:val="-1972036360"/>
                  <w:tag w:val="goog_rdk_5637"/>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Endpoints of API</w:delText>
                    </w:r>
                  </w:del>
                </w:sdtContent>
              </w:sdt>
              <w:del w:author="Animefor Me" w:id="15" w:date="2026-09-29T09:36:34Z"/>
            </w:sdtContent>
          </w:sdt>
        </w:p>
      </w:sdtContent>
    </w:sdt>
    <w:sdt>
      <w:sdtPr>
        <w:id w:val="811699122"/>
        <w:tag w:val="goog_rdk_5641"/>
      </w:sdtPr>
      <w:sdtContent>
        <w:p w:rsidR="00000000" w:rsidDel="00000000" w:rsidP="00000000" w:rsidRDefault="00000000" w:rsidRPr="00000000" w14:paraId="000004F4">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788939464"/>
              <w:tag w:val="goog_rdk_5639"/>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2338070"/>
                      <wp:effectExtent b="0" l="0" r="0" t="0"/>
                      <wp:docPr id="2126916959"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1510" cy="2338070"/>
                              </a:xfrm>
                              <a:prstGeom prst="rect"/>
                              <a:ln/>
                            </pic:spPr>
                          </pic:pic>
                        </a:graphicData>
                      </a:graphic>
                    </wp:inline>
                  </w:drawing>
                </w:r>
              </w:del>
              <w:sdt>
                <w:sdtPr>
                  <w:id w:val="1418942084"/>
                  <w:tag w:val="goog_rdk_564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85488473"/>
        <w:tag w:val="goog_rdk_5644"/>
      </w:sdtPr>
      <w:sdtContent>
        <w:p w:rsidR="00000000" w:rsidDel="00000000" w:rsidP="00000000" w:rsidRDefault="00000000" w:rsidRPr="00000000" w14:paraId="000004F5">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274604245"/>
              <w:tag w:val="goog_rdk_5642"/>
            </w:sdtPr>
            <w:sdtContent>
              <w:del w:author="Animefor Me" w:id="15" w:date="2026-09-29T09:36:34Z"/>
              <w:sdt>
                <w:sdtPr>
                  <w:id w:val="387263573"/>
                  <w:tag w:val="goog_rdk_564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Endpoints of API</w:delText>
                    </w:r>
                  </w:del>
                </w:sdtContent>
              </w:sdt>
              <w:del w:author="Animefor Me" w:id="15" w:date="2026-09-29T09:36:34Z"/>
            </w:sdtContent>
          </w:sdt>
        </w:p>
      </w:sdtContent>
    </w:sdt>
    <w:sdt>
      <w:sdtPr>
        <w:id w:val="-1921255342"/>
        <w:tag w:val="goog_rdk_5647"/>
      </w:sdtPr>
      <w:sdtContent>
        <w:p w:rsidR="00000000" w:rsidDel="00000000" w:rsidP="00000000" w:rsidRDefault="00000000" w:rsidRPr="00000000" w14:paraId="000004F6">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80547403"/>
              <w:tag w:val="goog_rdk_5645"/>
            </w:sdtPr>
            <w:sdtContent>
              <w:del w:author="Animefor Me" w:id="15" w:date="2026-09-29T09:36:34Z"/>
              <w:sdt>
                <w:sdtPr>
                  <w:id w:val="2114945633"/>
                  <w:tag w:val="goog_rdk_5646"/>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3: Frontend Development</w:delText>
                    </w:r>
                  </w:del>
                </w:sdtContent>
              </w:sdt>
              <w:del w:author="Animefor Me" w:id="15" w:date="2026-09-29T09:36:34Z"/>
            </w:sdtContent>
          </w:sdt>
        </w:p>
      </w:sdtContent>
    </w:sdt>
    <w:sdt>
      <w:sdtPr>
        <w:id w:val="-1487869124"/>
        <w:tag w:val="goog_rdk_5652"/>
      </w:sdtPr>
      <w:sdtContent>
        <w:p w:rsidR="00000000" w:rsidDel="00000000" w:rsidP="00000000" w:rsidRDefault="00000000" w:rsidRPr="00000000" w14:paraId="000004F7">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1525954244"/>
              <w:tag w:val="goog_rdk_5648"/>
            </w:sdtPr>
            <w:sdtContent>
              <w:del w:author="Animefor Me" w:id="15" w:date="2026-09-29T09:36:34Z"/>
              <w:sdt>
                <w:sdtPr>
                  <w:id w:val="-1715122949"/>
                  <w:tag w:val="goog_rdk_564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3.1: </w:delText>
                    </w:r>
                  </w:del>
                </w:sdtContent>
              </w:sdt>
              <w:del w:author="Animefor Me" w:id="15" w:date="2026-09-29T09:36:34Z">
                <w:sdt>
                  <w:sdtPr>
                    <w:id w:val="-208593671"/>
                    <w:tag w:val="goog_rdk_5650"/>
                  </w:sdtPr>
                  <w:sdtContent>
                    <w:r w:rsidDel="00000000" w:rsidR="00000000" w:rsidRPr="00000000">
                      <w:rPr>
                        <w:rtl w:val="0"/>
                        <w:rPrChange w:author="Animefor Me" w:id="18" w:date="2026-09-29T09:36:34Z">
                          <w:rPr>
                            <w:rFonts w:ascii="Cambria" w:cs="Cambria" w:eastAsia="Cambria" w:hAnsi="Cambria"/>
                            <w:color w:val="000000"/>
                          </w:rPr>
                        </w:rPrChange>
                      </w:rPr>
                      <w:delText xml:space="preserve">Build Web Interface</w:delText>
                    </w:r>
                  </w:sdtContent>
                </w:sdt>
                <w:sdt>
                  <w:sdtPr>
                    <w:id w:val="1310517839"/>
                    <w:tag w:val="goog_rdk_5651"/>
                  </w:sdtPr>
                  <w:sdtContent>
                    <w:r w:rsidDel="00000000" w:rsidR="00000000" w:rsidRPr="00000000">
                      <w:rPr>
                        <w:rtl w:val="0"/>
                      </w:rPr>
                    </w:r>
                  </w:sdtContent>
                </w:sdt>
              </w:del>
            </w:sdtContent>
          </w:sdt>
        </w:p>
      </w:sdtContent>
    </w:sdt>
    <w:sdt>
      <w:sdtPr>
        <w:id w:val="-43215733"/>
        <w:tag w:val="goog_rdk_5655"/>
      </w:sdtPr>
      <w:sdtContent>
        <w:p w:rsidR="00000000" w:rsidDel="00000000" w:rsidP="00000000" w:rsidRDefault="00000000" w:rsidRPr="00000000" w14:paraId="000004F8">
          <w:pPr>
            <w:numPr>
              <w:ilvl w:val="0"/>
              <w:numId w:val="20"/>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759082775"/>
              <w:tag w:val="goog_rdk_5653"/>
            </w:sdtPr>
            <w:sdtContent>
              <w:del w:author="Animefor Me" w:id="15" w:date="2026-09-29T09:36:34Z"/>
              <w:sdt>
                <w:sdtPr>
                  <w:id w:val="-722025027"/>
                  <w:tag w:val="goog_rdk_565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HTML Form (index.html):</w:delText>
                    </w:r>
                  </w:del>
                </w:sdtContent>
              </w:sdt>
              <w:del w:author="Animefor Me" w:id="15" w:date="2026-09-29T09:36:34Z"/>
            </w:sdtContent>
          </w:sdt>
        </w:p>
      </w:sdtContent>
    </w:sdt>
    <w:sdt>
      <w:sdtPr>
        <w:id w:val="1009505539"/>
        <w:tag w:val="goog_rdk_5658"/>
      </w:sdtPr>
      <w:sdtContent>
        <w:p w:rsidR="00000000" w:rsidDel="00000000" w:rsidP="00000000" w:rsidRDefault="00000000" w:rsidRPr="00000000" w14:paraId="000004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467249818"/>
              <w:tag w:val="goog_rdk_5656"/>
            </w:sdtPr>
            <w:sdtContent>
              <w:del w:author="Animefor Me" w:id="15" w:date="2026-09-29T09:36:34Z"/>
              <w:sdt>
                <w:sdtPr>
                  <w:id w:val="-1617283325"/>
                  <w:tag w:val="goog_rdk_565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Task dropdown (Explain, QnA, Quiz, Summary, Recommend Path)</w:delText>
                    </w:r>
                  </w:del>
                </w:sdtContent>
              </w:sdt>
              <w:del w:author="Animefor Me" w:id="15" w:date="2026-09-29T09:36:34Z"/>
            </w:sdtContent>
          </w:sdt>
        </w:p>
      </w:sdtContent>
    </w:sdt>
    <w:sdt>
      <w:sdtPr>
        <w:id w:val="649599461"/>
        <w:tag w:val="goog_rdk_5661"/>
      </w:sdtPr>
      <w:sdtContent>
        <w:p w:rsidR="00000000" w:rsidDel="00000000" w:rsidP="00000000" w:rsidRDefault="00000000" w:rsidRPr="00000000" w14:paraId="000004F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706772406"/>
              <w:tag w:val="goog_rdk_5659"/>
            </w:sdtPr>
            <w:sdtContent>
              <w:del w:author="Animefor Me" w:id="15" w:date="2026-09-29T09:36:34Z"/>
              <w:sdt>
                <w:sdtPr>
                  <w:id w:val="328434931"/>
                  <w:tag w:val="goog_rdk_5660"/>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Text area for user input</w:delText>
                    </w:r>
                  </w:del>
                </w:sdtContent>
              </w:sdt>
              <w:del w:author="Animefor Me" w:id="15" w:date="2026-09-29T09:36:34Z"/>
            </w:sdtContent>
          </w:sdt>
        </w:p>
      </w:sdtContent>
    </w:sdt>
    <w:sdt>
      <w:sdtPr>
        <w:id w:val="-1637724851"/>
        <w:tag w:val="goog_rdk_5664"/>
      </w:sdtPr>
      <w:sdtContent>
        <w:p w:rsidR="00000000" w:rsidDel="00000000" w:rsidP="00000000" w:rsidRDefault="00000000" w:rsidRPr="00000000" w14:paraId="000004F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780099007"/>
              <w:tag w:val="goog_rdk_5662"/>
            </w:sdtPr>
            <w:sdtContent>
              <w:del w:author="Animefor Me" w:id="15" w:date="2026-09-29T09:36:34Z"/>
              <w:sdt>
                <w:sdtPr>
                  <w:id w:val="-1844223610"/>
                  <w:tag w:val="goog_rdk_566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Submit button</w:delText>
                    </w:r>
                  </w:del>
                </w:sdtContent>
              </w:sdt>
              <w:del w:author="Animefor Me" w:id="15" w:date="2026-09-29T09:36:34Z"/>
            </w:sdtContent>
          </w:sdt>
        </w:p>
      </w:sdtContent>
    </w:sdt>
    <w:sdt>
      <w:sdtPr>
        <w:id w:val="-255435920"/>
        <w:tag w:val="goog_rdk_5672"/>
      </w:sdtPr>
      <w:sdtContent>
        <w:p w:rsidR="00000000" w:rsidDel="00000000" w:rsidP="00000000" w:rsidRDefault="00000000" w:rsidRPr="00000000" w14:paraId="000004FC">
          <w:pPr>
            <w:numPr>
              <w:ilvl w:val="0"/>
              <w:numId w:val="20"/>
            </w:numPr>
            <w:spacing w:after="280" w:before="280" w:line="240" w:lineRule="auto"/>
            <w:ind w:left="720" w:hanging="360"/>
            <w:rPr>
              <w:del w:author="Animefor Me" w:id="15" w:date="2026-09-29T09:36:34Z"/>
              <w:rFonts w:ascii="Cambria" w:cs="Cambria" w:eastAsia="Cambria" w:hAnsi="Cambria"/>
              <w:color w:val="000000"/>
              <w:sz w:val="22"/>
              <w:szCs w:val="22"/>
            </w:rPr>
          </w:pPr>
          <w:sdt>
            <w:sdtPr>
              <w:id w:val="-1813810112"/>
              <w:tag w:val="goog_rdk_5665"/>
            </w:sdtPr>
            <w:sdtContent>
              <w:del w:author="Animefor Me" w:id="15" w:date="2026-09-29T09:36:34Z"/>
              <w:sdt>
                <w:sdtPr>
                  <w:id w:val="321770145"/>
                  <w:tag w:val="goog_rdk_566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CSS Styling (style.css):</w:delText>
                    </w:r>
                  </w:del>
                </w:sdtContent>
              </w:sdt>
              <w:del w:author="Animefor Me" w:id="15" w:date="2026-09-29T09:36:34Z"/>
            </w:sdtContent>
          </w:sdt>
          <w:sdt>
            <w:sdtPr>
              <w:id w:val="1402961753"/>
              <w:tag w:val="goog_rdk_5667"/>
            </w:sdtPr>
            <w:sdtContent>
              <w:ins w:author="Sripriya" w:id="175" w:date="2026-09-24T05:13:10Z">
                <w:sdt>
                  <w:sdtPr>
                    <w:id w:val="245072846"/>
                    <w:tag w:val="goog_rdk_5668"/>
                  </w:sdtPr>
                  <w:sdtContent>
                    <w:del w:author="Animefor Me" w:id="15" w:date="2026-09-29T09:36:34Z"/>
                  </w:sdtContent>
                </w:sdt>
              </w:ins>
              <w:sdt>
                <w:sdtPr>
                  <w:id w:val="-177037196"/>
                  <w:tag w:val="goog_rdk_5669"/>
                </w:sdtPr>
                <w:sdtContent>
                  <w:ins w:author="Sripriya" w:id="175" w:date="2026-09-24T05:13:10Z">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 </w:delText>
                      </w:r>
                    </w:del>
                  </w:ins>
                </w:sdtContent>
              </w:sdt>
              <w:ins w:author="Sripriya" w:id="175" w:date="2026-09-24T05:13:10Z">
                <w:del w:author="Animefor Me" w:id="15" w:date="2026-09-29T09:36:34Z"/>
              </w:ins>
            </w:sdtContent>
          </w:sdt>
          <w:sdt>
            <w:sdtPr>
              <w:id w:val="-1084153044"/>
              <w:tag w:val="goog_rdk_5670"/>
            </w:sdtPr>
            <w:sdtContent>
              <w:del w:author="Animefor Me" w:id="15" w:date="2026-09-29T09:36:34Z"/>
              <w:sdt>
                <w:sdtPr>
                  <w:id w:val="-2075351191"/>
                  <w:tag w:val="goog_rdk_567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483866817"/>
        <w:tag w:val="goog_rdk_5675"/>
      </w:sdtPr>
      <w:sdtContent>
        <w:p w:rsidR="00000000" w:rsidDel="00000000" w:rsidP="00000000" w:rsidRDefault="00000000" w:rsidRPr="00000000" w14:paraId="000004FD">
          <w:pPr>
            <w:numPr>
              <w:ilvl w:val="1"/>
              <w:numId w:val="8"/>
            </w:numPr>
            <w:spacing w:after="0" w:before="280" w:line="240" w:lineRule="auto"/>
            <w:ind w:left="1440" w:hanging="360"/>
            <w:rPr>
              <w:del w:author="Animefor Me" w:id="15" w:date="2026-09-29T09:36:34Z"/>
              <w:rFonts w:ascii="Cambria" w:cs="Cambria" w:eastAsia="Cambria" w:hAnsi="Cambria"/>
              <w:color w:val="000000"/>
              <w:sz w:val="22"/>
              <w:szCs w:val="22"/>
            </w:rPr>
          </w:pPr>
          <w:sdt>
            <w:sdtPr>
              <w:id w:val="1649862865"/>
              <w:tag w:val="goog_rdk_5673"/>
            </w:sdtPr>
            <w:sdtContent>
              <w:del w:author="Animefor Me" w:id="15" w:date="2026-09-29T09:36:34Z"/>
              <w:sdt>
                <w:sdtPr>
                  <w:id w:val="-770864737"/>
                  <w:tag w:val="goog_rdk_5674"/>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Responsive design</w:delText>
                    </w:r>
                  </w:del>
                </w:sdtContent>
              </w:sdt>
              <w:del w:author="Animefor Me" w:id="15" w:date="2026-09-29T09:36:34Z"/>
            </w:sdtContent>
          </w:sdt>
        </w:p>
      </w:sdtContent>
    </w:sdt>
    <w:sdt>
      <w:sdtPr>
        <w:id w:val="-1726230196"/>
        <w:tag w:val="goog_rdk_5678"/>
      </w:sdtPr>
      <w:sdtContent>
        <w:p w:rsidR="00000000" w:rsidDel="00000000" w:rsidP="00000000" w:rsidRDefault="00000000" w:rsidRPr="00000000" w14:paraId="000004FE">
          <w:pPr>
            <w:numPr>
              <w:ilvl w:val="1"/>
              <w:numId w:val="8"/>
            </w:numPr>
            <w:spacing w:after="280" w:before="0" w:line="240" w:lineRule="auto"/>
            <w:ind w:left="1440" w:hanging="360"/>
            <w:rPr>
              <w:del w:author="Animefor Me" w:id="15" w:date="2026-09-29T09:36:34Z"/>
              <w:rFonts w:ascii="Cambria" w:cs="Cambria" w:eastAsia="Cambria" w:hAnsi="Cambria"/>
              <w:color w:val="000000"/>
              <w:sz w:val="22"/>
              <w:szCs w:val="22"/>
            </w:rPr>
          </w:pPr>
          <w:sdt>
            <w:sdtPr>
              <w:id w:val="1041307949"/>
              <w:tag w:val="goog_rdk_5676"/>
            </w:sdtPr>
            <w:sdtContent>
              <w:del w:author="Animefor Me" w:id="15" w:date="2026-09-29T09:36:34Z"/>
              <w:sdt>
                <w:sdtPr>
                  <w:id w:val="443539800"/>
                  <w:tag w:val="goog_rdk_567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Styled buttons, input areas, and result container</w:delText>
                    </w:r>
                  </w:del>
                </w:sdtContent>
              </w:sdt>
              <w:del w:author="Animefor Me" w:id="15" w:date="2026-09-29T09:36:34Z"/>
            </w:sdtContent>
          </w:sdt>
        </w:p>
      </w:sdtContent>
    </w:sdt>
    <w:sdt>
      <w:sdtPr>
        <w:id w:val="2091827899"/>
        <w:tag w:val="goog_rdk_5681"/>
      </w:sdtPr>
      <w:sdtContent>
        <w:p w:rsidR="00000000" w:rsidDel="00000000" w:rsidP="00000000" w:rsidRDefault="00000000" w:rsidRPr="00000000" w14:paraId="000004FF">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1175114491"/>
              <w:tag w:val="goog_rdk_5679"/>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4605020"/>
                      <wp:effectExtent b="0" l="0" r="0" t="0"/>
                      <wp:docPr id="2126916971"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731510" cy="4605020"/>
                              </a:xfrm>
                              <a:prstGeom prst="rect"/>
                              <a:ln/>
                            </pic:spPr>
                          </pic:pic>
                        </a:graphicData>
                      </a:graphic>
                    </wp:inline>
                  </w:drawing>
                </w:r>
              </w:del>
              <w:sdt>
                <w:sdtPr>
                  <w:id w:val="-1384637229"/>
                  <w:tag w:val="goog_rdk_568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82146603"/>
        <w:tag w:val="goog_rdk_5690"/>
      </w:sdtPr>
      <w:sdtContent>
        <w:p w:rsidR="00000000" w:rsidDel="00000000" w:rsidP="00000000" w:rsidRDefault="00000000" w:rsidRPr="00000000" w14:paraId="00000500">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519954531"/>
              <w:tag w:val="goog_rdk_5682"/>
            </w:sdtPr>
            <w:sdtContent>
              <w:del w:author="Animefor Me" w:id="15" w:date="2026-09-29T09:36:34Z"/>
              <w:sdt>
                <w:sdtPr>
                  <w:id w:val="1599530433"/>
                  <w:tag w:val="goog_rdk_568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Showing Frontend </w:delText>
                    </w:r>
                  </w:del>
                </w:sdtContent>
              </w:sdt>
              <w:del w:author="Animefor Me" w:id="15" w:date="2026-09-29T09:36:34Z"/>
            </w:sdtContent>
          </w:sdt>
          <w:sdt>
            <w:sdtPr>
              <w:id w:val="1430262752"/>
              <w:tag w:val="goog_rdk_5684"/>
            </w:sdtPr>
            <w:sdtContent>
              <w:ins w:author="Srimathi" w:id="176" w:date="2026-09-24T13:58:08Z">
                <w:sdt>
                  <w:sdtPr>
                    <w:id w:val="1459896666"/>
                    <w:tag w:val="goog_rdk_5685"/>
                  </w:sdtPr>
                  <w:sdtContent>
                    <w:del w:author="Animefor Me" w:id="15" w:date="2026-09-29T09:36:34Z"/>
                  </w:sdtContent>
                </w:sdt>
              </w:ins>
              <w:sdt>
                <w:sdtPr>
                  <w:id w:val="1239924994"/>
                  <w:tag w:val="goog_rdk_5686"/>
                </w:sdtPr>
                <w:sdtContent>
                  <w:ins w:author="Srimathi" w:id="176" w:date="2026-09-24T13:58:08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Integration</w:delText>
                      </w:r>
                    </w:del>
                  </w:ins>
                </w:sdtContent>
              </w:sdt>
              <w:ins w:author="Srimathi" w:id="176" w:date="2026-09-24T13:58:08Z">
                <w:del w:author="Animefor Me" w:id="15" w:date="2026-09-29T09:36:34Z"/>
              </w:ins>
            </w:sdtContent>
          </w:sdt>
          <w:sdt>
            <w:sdtPr>
              <w:id w:val="-887669961"/>
              <w:tag w:val="goog_rdk_5687"/>
            </w:sdtPr>
            <w:sdtContent>
              <w:del w:author="Animefor Me" w:id="15" w:date="2026-09-29T09:36:34Z"/>
              <w:sdt>
                <w:sdtPr>
                  <w:id w:val="-8920360"/>
                  <w:tag w:val="goog_rdk_5688"/>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Intergration</w:delText>
                    </w:r>
                  </w:del>
                </w:sdtContent>
              </w:sdt>
              <w:del w:author="Animefor Me" w:id="15" w:date="2026-09-29T09:36:34Z">
                <w:sdt>
                  <w:sdtPr>
                    <w:id w:val="-292472742"/>
                    <w:tag w:val="goog_rdk_5689"/>
                  </w:sdtPr>
                  <w:sdtContent>
                    <w:r w:rsidDel="00000000" w:rsidR="00000000" w:rsidRPr="00000000">
                      <w:rPr>
                        <w:rtl w:val="0"/>
                      </w:rPr>
                    </w:r>
                  </w:sdtContent>
                </w:sdt>
              </w:del>
            </w:sdtContent>
          </w:sdt>
        </w:p>
      </w:sdtContent>
    </w:sdt>
    <w:sdt>
      <w:sdtPr>
        <w:id w:val="-755073374"/>
        <w:tag w:val="goog_rdk_5695"/>
      </w:sdtPr>
      <w:sdtContent>
        <w:p w:rsidR="00000000" w:rsidDel="00000000" w:rsidP="00000000" w:rsidRDefault="00000000" w:rsidRPr="00000000" w14:paraId="00000501">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2038077207"/>
              <w:tag w:val="goog_rdk_5691"/>
            </w:sdtPr>
            <w:sdtContent>
              <w:del w:author="Animefor Me" w:id="15" w:date="2026-09-29T09:36:34Z"/>
              <w:sdt>
                <w:sdtPr>
                  <w:id w:val="-737805926"/>
                  <w:tag w:val="goog_rdk_569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Activity 3.2: </w:delText>
                    </w:r>
                  </w:del>
                </w:sdtContent>
              </w:sdt>
              <w:del w:author="Animefor Me" w:id="15" w:date="2026-09-29T09:36:34Z">
                <w:sdt>
                  <w:sdtPr>
                    <w:id w:val="-1246883108"/>
                    <w:tag w:val="goog_rdk_5693"/>
                  </w:sdtPr>
                  <w:sdtContent>
                    <w:r w:rsidDel="00000000" w:rsidR="00000000" w:rsidRPr="00000000">
                      <w:rPr>
                        <w:rtl w:val="0"/>
                        <w:rPrChange w:author="Animefor Me" w:id="18" w:date="2026-09-29T09:36:34Z">
                          <w:rPr>
                            <w:rFonts w:ascii="Cambria" w:cs="Cambria" w:eastAsia="Cambria" w:hAnsi="Cambria"/>
                            <w:color w:val="000000"/>
                          </w:rPr>
                        </w:rPrChange>
                      </w:rPr>
                      <w:delText xml:space="preserve">Live Integration</w:delText>
                    </w:r>
                  </w:sdtContent>
                </w:sdt>
                <w:sdt>
                  <w:sdtPr>
                    <w:id w:val="1474080187"/>
                    <w:tag w:val="goog_rdk_5694"/>
                  </w:sdtPr>
                  <w:sdtContent>
                    <w:r w:rsidDel="00000000" w:rsidR="00000000" w:rsidRPr="00000000">
                      <w:rPr>
                        <w:rtl w:val="0"/>
                      </w:rPr>
                    </w:r>
                  </w:sdtContent>
                </w:sdt>
              </w:del>
            </w:sdtContent>
          </w:sdt>
        </w:p>
      </w:sdtContent>
    </w:sdt>
    <w:sdt>
      <w:sdtPr>
        <w:id w:val="-1018545772"/>
        <w:tag w:val="goog_rdk_5698"/>
      </w:sdtPr>
      <w:sdtContent>
        <w:p w:rsidR="00000000" w:rsidDel="00000000" w:rsidP="00000000" w:rsidRDefault="00000000" w:rsidRPr="00000000" w14:paraId="00000502">
          <w:pPr>
            <w:numPr>
              <w:ilvl w:val="0"/>
              <w:numId w:val="21"/>
            </w:numPr>
            <w:spacing w:after="0" w:before="280" w:line="240" w:lineRule="auto"/>
            <w:ind w:left="720" w:hanging="360"/>
            <w:rPr>
              <w:del w:author="Animefor Me" w:id="15" w:date="2026-09-29T09:36:34Z"/>
              <w:rFonts w:ascii="Cambria" w:cs="Cambria" w:eastAsia="Cambria" w:hAnsi="Cambria"/>
              <w:color w:val="000000"/>
              <w:sz w:val="22"/>
              <w:szCs w:val="22"/>
            </w:rPr>
          </w:pPr>
          <w:sdt>
            <w:sdtPr>
              <w:id w:val="-397636110"/>
              <w:tag w:val="goog_rdk_5696"/>
            </w:sdtPr>
            <w:sdtContent>
              <w:del w:author="Animefor Me" w:id="15" w:date="2026-09-29T09:36:34Z"/>
              <w:sdt>
                <w:sdtPr>
                  <w:id w:val="215624276"/>
                  <w:tag w:val="goog_rdk_569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Form submission sends POST request to FastAPI backend</w:delText>
                    </w:r>
                  </w:del>
                </w:sdtContent>
              </w:sdt>
              <w:del w:author="Animefor Me" w:id="15" w:date="2026-09-29T09:36:34Z"/>
            </w:sdtContent>
          </w:sdt>
        </w:p>
      </w:sdtContent>
    </w:sdt>
    <w:sdt>
      <w:sdtPr>
        <w:id w:val="-1070762759"/>
        <w:tag w:val="goog_rdk_5701"/>
      </w:sdtPr>
      <w:sdtContent>
        <w:p w:rsidR="00000000" w:rsidDel="00000000" w:rsidP="00000000" w:rsidRDefault="00000000" w:rsidRPr="00000000" w14:paraId="00000503">
          <w:pPr>
            <w:numPr>
              <w:ilvl w:val="0"/>
              <w:numId w:val="21"/>
            </w:numPr>
            <w:spacing w:after="280" w:before="0" w:line="240" w:lineRule="auto"/>
            <w:ind w:left="720" w:hanging="360"/>
            <w:rPr>
              <w:del w:author="Animefor Me" w:id="15" w:date="2026-09-29T09:36:34Z"/>
              <w:rFonts w:ascii="Cambria" w:cs="Cambria" w:eastAsia="Cambria" w:hAnsi="Cambria"/>
              <w:color w:val="000000"/>
              <w:sz w:val="22"/>
              <w:szCs w:val="22"/>
            </w:rPr>
          </w:pPr>
          <w:sdt>
            <w:sdtPr>
              <w:id w:val="-904696465"/>
              <w:tag w:val="goog_rdk_5699"/>
            </w:sdtPr>
            <w:sdtContent>
              <w:del w:author="Animefor Me" w:id="15" w:date="2026-09-29T09:36:34Z"/>
              <w:sdt>
                <w:sdtPr>
                  <w:id w:val="-9301159"/>
                  <w:tag w:val="goog_rdk_570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Result appears below input box in real-time</w:delText>
                    </w:r>
                  </w:del>
                </w:sdtContent>
              </w:sdt>
              <w:del w:author="Animefor Me" w:id="15" w:date="2026-09-29T09:36:34Z"/>
            </w:sdtContent>
          </w:sdt>
        </w:p>
      </w:sdtContent>
    </w:sdt>
    <w:sdt>
      <w:sdtPr>
        <w:id w:val="1430143958"/>
        <w:tag w:val="goog_rdk_5704"/>
      </w:sdtPr>
      <w:sdtContent>
        <w:p w:rsidR="00000000" w:rsidDel="00000000" w:rsidP="00000000" w:rsidRDefault="00000000" w:rsidRPr="00000000" w14:paraId="00000504">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20579000"/>
              <w:tag w:val="goog_rdk_5702"/>
            </w:sdtPr>
            <w:sdtContent>
              <w:del w:author="Animefor Me" w:id="15" w:date="2026-09-29T09:36:34Z"/>
              <w:sdt>
                <w:sdtPr>
                  <w:id w:val="1219374236"/>
                  <w:tag w:val="goog_rdk_570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27668949"/>
        <w:tag w:val="goog_rdk_5707"/>
      </w:sdtPr>
      <w:sdtContent>
        <w:p w:rsidR="00000000" w:rsidDel="00000000" w:rsidP="00000000" w:rsidRDefault="00000000" w:rsidRPr="00000000" w14:paraId="0000050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886998679"/>
              <w:tag w:val="goog_rdk_5705"/>
            </w:sdtPr>
            <w:sdtContent>
              <w:del w:author="Animefor Me" w:id="15" w:date="2026-09-29T09:36:34Z"/>
              <w:sdt>
                <w:sdtPr>
                  <w:id w:val="517665158"/>
                  <w:tag w:val="goog_rdk_5706"/>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MILESTONE 4: Deployment</w:delText>
                    </w:r>
                  </w:del>
                </w:sdtContent>
              </w:sdt>
              <w:del w:author="Animefor Me" w:id="15" w:date="2026-09-29T09:36:34Z"/>
            </w:sdtContent>
          </w:sdt>
        </w:p>
      </w:sdtContent>
    </w:sdt>
    <w:sdt>
      <w:sdtPr>
        <w:id w:val="599442452"/>
        <w:tag w:val="goog_rdk_5712"/>
      </w:sdtPr>
      <w:sdtContent>
        <w:p w:rsidR="00000000" w:rsidDel="00000000" w:rsidP="00000000" w:rsidRDefault="00000000" w:rsidRPr="00000000" w14:paraId="0000050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Animefor Me" w:id="15" w:date="2026-09-29T09:36:34Z"/>
              <w:rFonts w:ascii="Cambria" w:cs="Cambria" w:eastAsia="Cambria" w:hAnsi="Cambria"/>
              <w:b w:val="1"/>
              <w:bCs w:val="1"/>
              <w:i w:val="0"/>
              <w:iCs w:val="0"/>
              <w:smallCaps w:val="0"/>
              <w:strike w:val="0"/>
              <w:color w:val="000000"/>
              <w:sz w:val="24"/>
              <w:szCs w:val="24"/>
              <w:u w:val="none"/>
              <w:shd w:fill="auto" w:val="clear"/>
              <w:vertAlign w:val="baseline"/>
            </w:rPr>
          </w:pPr>
          <w:sdt>
            <w:sdtPr>
              <w:id w:val="-819343559"/>
              <w:tag w:val="goog_rdk_5708"/>
            </w:sdtPr>
            <w:sdtContent>
              <w:del w:author="Animefor Me" w:id="15" w:date="2026-09-29T09:36:34Z"/>
              <w:sdt>
                <w:sdtPr>
                  <w:id w:val="-1959158385"/>
                  <w:tag w:val="goog_rdk_5709"/>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4.1: </w:delText>
                    </w:r>
                  </w:del>
                </w:sdtContent>
              </w:sdt>
              <w:del w:author="Animefor Me" w:id="15" w:date="2026-09-29T09:36:34Z">
                <w:sdt>
                  <w:sdtPr>
                    <w:id w:val="-755669496"/>
                    <w:tag w:val="goog_rdk_5710"/>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Run Locally</w:delText>
                    </w:r>
                  </w:sdtContent>
                </w:sdt>
                <w:sdt>
                  <w:sdtPr>
                    <w:id w:val="362310888"/>
                    <w:tag w:val="goog_rdk_5711"/>
                  </w:sdtPr>
                  <w:sdtContent>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 </w:delText>
                    </w:r>
                  </w:sdtContent>
                </w:sdt>
              </w:del>
            </w:sdtContent>
          </w:sdt>
        </w:p>
      </w:sdtContent>
    </w:sdt>
    <w:sdt>
      <w:sdtPr>
        <w:id w:val="-1619047480"/>
        <w:tag w:val="goog_rdk_5723"/>
      </w:sdtPr>
      <w:sdtContent>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2"/>
                  <w:szCs w:val="22"/>
                  <w:u w:val="none"/>
                  <w:shd w:fill="auto" w:val="clear"/>
                  <w:vertAlign w:val="baseline"/>
                </w:rPr>
              </w:rPrChange>
            </w:rPr>
          </w:pPr>
          <w:sdt>
            <w:sdtPr>
              <w:id w:val="-1917235705"/>
              <w:tag w:val="goog_rdk_5713"/>
            </w:sdtPr>
            <w:sdtContent>
              <w:del w:author="Animefor Me" w:id="15" w:date="2026-09-29T09:36:34Z"/>
              <w:sdt>
                <w:sdtPr>
                  <w:id w:val="1901408355"/>
                  <w:tag w:val="goog_rdk_5714"/>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Run locally with</w:delText>
                    </w:r>
                  </w:del>
                </w:sdtContent>
              </w:sdt>
              <w:del w:author="Animefor Me" w:id="15" w:date="2026-09-29T09:36:34Z">
                <w:sdt>
                  <w:sdtPr>
                    <w:id w:val="-15484201"/>
                    <w:tag w:val="goog_rdk_5715"/>
                  </w:sdtPr>
                  <w:sdtContent>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 </w:delText>
                    </w:r>
                  </w:sdtContent>
                </w:sdt>
              </w:del>
            </w:sdtContent>
          </w:sdt>
          <w:sdt>
            <w:sdtPr>
              <w:id w:val="1799584130"/>
              <w:tag w:val="goog_rdk_5716"/>
            </w:sdtPr>
            <w:sdtContent>
              <w:ins w:author="Srimathi" w:id="177" w:date="2026-09-24T13:58:08Z">
                <w:sdt>
                  <w:sdtPr>
                    <w:id w:val="936219185"/>
                    <w:tag w:val="goog_rdk_5717"/>
                  </w:sdtPr>
                  <w:sdtContent>
                    <w:del w:author="Animefor Me" w:id="15" w:date="2026-09-29T09:36:34Z"/>
                  </w:sdtContent>
                </w:sdt>
              </w:ins>
              <w:sdt>
                <w:sdtPr>
                  <w:id w:val="-1799279785"/>
                  <w:tag w:val="goog_rdk_5718"/>
                </w:sdtPr>
                <w:sdtContent>
                  <w:ins w:author="Srimathi" w:id="177" w:date="2026-09-24T13:58:08Z">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2"/>
                              <w:szCs w:val="22"/>
                              <w:u w:val="none"/>
                              <w:shd w:fill="auto" w:val="clear"/>
                              <w:vertAlign w:val="baseline"/>
                            </w:rPr>
                          </w:rPrChange>
                        </w:rPr>
                        <w:delText xml:space="preserve">unicorn</w:delText>
                      </w:r>
                    </w:del>
                  </w:ins>
                </w:sdtContent>
              </w:sdt>
              <w:ins w:author="Srimathi" w:id="177" w:date="2026-09-24T13:58:08Z">
                <w:del w:author="Animefor Me" w:id="15" w:date="2026-09-29T09:36:34Z"/>
              </w:ins>
            </w:sdtContent>
          </w:sdt>
          <w:sdt>
            <w:sdtPr>
              <w:id w:val="233000622"/>
              <w:tag w:val="goog_rdk_5719"/>
            </w:sdtPr>
            <w:sdtContent>
              <w:del w:author="Animefor Me" w:id="15" w:date="2026-09-29T09:36:34Z"/>
              <w:sdt>
                <w:sdtPr>
                  <w:id w:val="-1992356845"/>
                  <w:tag w:val="goog_rdk_5720"/>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uvicorn</w:delText>
                    </w:r>
                  </w:del>
                </w:sdtContent>
              </w:sdt>
              <w:del w:author="Animefor Me" w:id="15" w:date="2026-09-29T09:36:34Z">
                <w:sdt>
                  <w:sdtPr>
                    <w:id w:val="1036815197"/>
                    <w:tag w:val="goog_rdk_5721"/>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 main:app --reload</w:delText>
                    </w:r>
                  </w:sdtContent>
                </w:sdt>
                <w:sdt>
                  <w:sdtPr>
                    <w:id w:val="1410213633"/>
                    <w:tag w:val="goog_rdk_5722"/>
                  </w:sdtPr>
                  <w:sdtContent>
                    <w:r w:rsidDel="00000000" w:rsidR="00000000" w:rsidRPr="00000000">
                      <w:rPr>
                        <w:rtl w:val="0"/>
                      </w:rPr>
                    </w:r>
                  </w:sdtContent>
                </w:sdt>
              </w:del>
            </w:sdtContent>
          </w:sdt>
        </w:p>
      </w:sdtContent>
    </w:sdt>
    <w:sdt>
      <w:sdtPr>
        <w:id w:val="1625510112"/>
        <w:tag w:val="goog_rdk_5728"/>
      </w:sdtPr>
      <w:sdtContent>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957431585"/>
              <w:tag w:val="goog_rdk_5724"/>
            </w:sdtPr>
            <w:sdtContent>
              <w:del w:author="Animefor Me" w:id="15" w:date="2026-09-29T09:36:34Z"/>
              <w:sdt>
                <w:sdtPr>
                  <w:id w:val="2107648064"/>
                  <w:tag w:val="goog_rdk_5725"/>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Navigate to: </w:delText>
                    </w:r>
                  </w:del>
                </w:sdtContent>
              </w:sdt>
              <w:del w:author="Animefor Me" w:id="15" w:date="2026-09-29T09:36:34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1106745227"/>
                    <w:tag w:val="goog_rdk_5726"/>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ff"/>
                            <w:sz w:val="22"/>
                            <w:szCs w:val="22"/>
                            <w:u w:val="single"/>
                            <w:shd w:fill="auto" w:val="clear"/>
                            <w:vertAlign w:val="baseline"/>
                          </w:rPr>
                        </w:rPrChange>
                      </w:rPr>
                      <w:delText xml:space="preserve">http://127.0.0.1:8000</w:delText>
                    </w:r>
                  </w:sdtContent>
                </w:sdt>
                <w:r w:rsidDel="00000000" w:rsidR="00000000" w:rsidRPr="00000000">
                  <w:fldChar w:fldCharType="end"/>
                </w:r>
                <w:sdt>
                  <w:sdtPr>
                    <w:id w:val="598565492"/>
                    <w:tag w:val="goog_rdk_5727"/>
                  </w:sdtPr>
                  <w:sdtContent>
                    <w:r w:rsidDel="00000000" w:rsidR="00000000" w:rsidRPr="00000000">
                      <w:rPr>
                        <w:rtl w:val="0"/>
                      </w:rPr>
                    </w:r>
                  </w:sdtContent>
                </w:sdt>
              </w:del>
            </w:sdtContent>
          </w:sdt>
        </w:p>
      </w:sdtContent>
    </w:sdt>
    <w:sdt>
      <w:sdtPr>
        <w:id w:val="-197472728"/>
        <w:tag w:val="goog_rdk_5736"/>
      </w:sdtPr>
      <w:sdtContent>
        <w:p w:rsidR="00000000" w:rsidDel="00000000" w:rsidP="00000000" w:rsidRDefault="00000000" w:rsidRPr="00000000" w14:paraId="00000509">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994427209"/>
              <w:tag w:val="goog_rdk_5731"/>
            </w:sdtPr>
            <w:sdtContent>
              <w:ins w:author="Sripriya" w:id="178" w:date="2026-09-24T05:06:29Z">
                <w:sdt>
                  <w:sdtPr>
                    <w:id w:val="-120762580"/>
                    <w:tag w:val="goog_rdk_5732"/>
                  </w:sdtPr>
                  <w:sdtContent>
                    <w:del w:author="Animefor Me" w:id="15" w:date="2026-09-29T09:36:34Z">
                      <w:r w:rsidDel="00000000" w:rsidR="00000000" w:rsidRPr="00000000">
                        <w:fldChar w:fldCharType="begin"/>
                      </w:r>
                      <w:r w:rsidDel="00000000" w:rsidR="00000000" w:rsidRPr="00000000">
                        <w:delInstrText xml:space="preserve">HYPERLINK "http://127.0.0.1:8000/"</w:delInstrText>
                      </w:r>
                      <w:r w:rsidDel="00000000" w:rsidR="00000000" w:rsidRPr="00000000">
                        <w:fldChar w:fldCharType="separate"/>
                      </w:r>
                      <w:sdt>
                        <w:sdtPr>
                          <w:id w:val="-442370824"/>
                          <w:tag w:val="goog_rdk_5733"/>
                        </w:sdtPr>
                        <w:sdtContent>
                          <w:r w:rsidDel="00000000" w:rsidR="00000000" w:rsidRPr="00000000">
                            <w:rPr>
                              <w:rtl w:val="0"/>
                              <w:rPrChange w:author="Animefor Me" w:id="18" w:date="2026-09-29T09:36:34Z">
                                <w:rPr>
                                  <w:rFonts w:ascii="Cambria" w:cs="Cambria" w:eastAsia="Cambria" w:hAnsi="Cambria"/>
                                  <w:color w:val="1155cc"/>
                                  <w:u w:val="single"/>
                                </w:rPr>
                              </w:rPrChange>
                            </w:rPr>
                            <w:delText xml:space="preserve">http://127.0.0.1:8000</w:delText>
                          </w:r>
                        </w:sdtContent>
                      </w:sdt>
                      <w:r w:rsidDel="00000000" w:rsidR="00000000" w:rsidRPr="00000000">
                        <w:fldChar w:fldCharType="end"/>
                      </w:r>
                    </w:del>
                  </w:sdtContent>
                </w:sdt>
              </w:ins>
            </w:sdtContent>
          </w:sdt>
          <w:sdt>
            <w:sdtPr>
              <w:id w:val="-1416264488"/>
              <w:tag w:val="goog_rdk_5734"/>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5731510" cy="1433195"/>
                      <wp:effectExtent b="0" l="0" r="0" t="0"/>
                      <wp:docPr id="2126916961"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731510" cy="1433195"/>
                              </a:xfrm>
                              <a:prstGeom prst="rect"/>
                              <a:ln/>
                            </pic:spPr>
                          </pic:pic>
                        </a:graphicData>
                      </a:graphic>
                    </wp:inline>
                  </w:drawing>
                </w:r>
              </w:del>
              <w:sdt>
                <w:sdtPr>
                  <w:id w:val="1836188618"/>
                  <w:tag w:val="goog_rdk_573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56140445"/>
        <w:tag w:val="goog_rdk_5739"/>
      </w:sdtPr>
      <w:sdtContent>
        <w:p w:rsidR="00000000" w:rsidDel="00000000" w:rsidP="00000000" w:rsidRDefault="00000000" w:rsidRPr="00000000" w14:paraId="0000050A">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184769449"/>
              <w:tag w:val="goog_rdk_5737"/>
            </w:sdtPr>
            <w:sdtContent>
              <w:del w:author="Animefor Me" w:id="15" w:date="2026-09-29T09:36:34Z"/>
              <w:sdt>
                <w:sdtPr>
                  <w:id w:val="468015817"/>
                  <w:tag w:val="goog_rdk_5738"/>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Showing the Application can be accessed</w:delText>
                    </w:r>
                  </w:del>
                </w:sdtContent>
              </w:sdt>
              <w:del w:author="Animefor Me" w:id="15" w:date="2026-09-29T09:36:34Z"/>
            </w:sdtContent>
          </w:sdt>
        </w:p>
      </w:sdtContent>
    </w:sdt>
    <w:sdt>
      <w:sdtPr>
        <w:id w:val="-1904943879"/>
        <w:tag w:val="goog_rdk_5744"/>
      </w:sdtPr>
      <w:sdtContent>
        <w:p w:rsidR="00000000" w:rsidDel="00000000" w:rsidP="00000000" w:rsidRDefault="00000000" w:rsidRPr="00000000" w14:paraId="000005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del w:author="Animefor Me" w:id="15" w:date="2026-09-29T09:36:34Z"/>
              <w:rFonts w:ascii="Cambria" w:cs="Cambria" w:eastAsia="Cambria" w:hAnsi="Cambria"/>
              <w:b w:val="1"/>
              <w:bCs w:val="1"/>
              <w:i w:val="0"/>
              <w:iCs w:val="0"/>
              <w:smallCaps w:val="0"/>
              <w:strike w:val="0"/>
              <w:color w:val="000000"/>
              <w:sz w:val="24"/>
              <w:szCs w:val="24"/>
              <w:u w:val="none"/>
              <w:shd w:fill="auto" w:val="clear"/>
              <w:vertAlign w:val="baseline"/>
            </w:rPr>
          </w:pPr>
          <w:sdt>
            <w:sdtPr>
              <w:id w:val="-1180211123"/>
              <w:tag w:val="goog_rdk_5740"/>
            </w:sdtPr>
            <w:sdtContent>
              <w:del w:author="Animefor Me" w:id="15" w:date="2026-09-29T09:36:34Z"/>
              <w:sdt>
                <w:sdtPr>
                  <w:id w:val="-1176407644"/>
                  <w:tag w:val="goog_rdk_5741"/>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Activity 4.2: </w:delText>
                    </w:r>
                  </w:del>
                </w:sdtContent>
              </w:sdt>
              <w:del w:author="Animefor Me" w:id="15" w:date="2026-09-29T09:36:34Z">
                <w:sdt>
                  <w:sdtPr>
                    <w:id w:val="-1165598571"/>
                    <w:tag w:val="goog_rdk_5742"/>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Functional Testing</w:delText>
                    </w:r>
                  </w:sdtContent>
                </w:sdt>
                <w:sdt>
                  <w:sdtPr>
                    <w:id w:val="362479921"/>
                    <w:tag w:val="goog_rdk_5743"/>
                  </w:sdtPr>
                  <w:sdtContent>
                    <w:r w:rsidDel="00000000" w:rsidR="00000000" w:rsidRPr="00000000">
                      <w:rPr>
                        <w:rtl w:val="0"/>
                      </w:rPr>
                    </w:r>
                  </w:sdtContent>
                </w:sdt>
              </w:del>
            </w:sdtContent>
          </w:sdt>
        </w:p>
      </w:sdtContent>
    </w:sdt>
    <w:sdt>
      <w:sdtPr>
        <w:id w:val="792020938"/>
        <w:tag w:val="goog_rdk_5747"/>
      </w:sdtPr>
      <w:sdtContent>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975874105"/>
              <w:tag w:val="goog_rdk_5745"/>
            </w:sdtPr>
            <w:sdtContent>
              <w:del w:author="Animefor Me" w:id="15" w:date="2026-09-29T09:36:34Z"/>
              <w:sdt>
                <w:sdtPr>
                  <w:id w:val="-1757755411"/>
                  <w:tag w:val="goog_rdk_574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 a question</w:delText>
                      <w:br w:type="textWrapping"/>
                      <w:delText xml:space="preserve">Get an explanation</w:delText>
                      <w:br w:type="textWrapping"/>
                      <w:delText xml:space="preserve">Generate a quiz</w:delText>
                      <w:br w:type="textWrapping"/>
                      <w:delText xml:space="preserve">Summarize content</w:delText>
                      <w:br w:type="textWrapping"/>
                      <w:delText xml:space="preserve">Get a personalized learning plan</w:delText>
                    </w:r>
                  </w:del>
                </w:sdtContent>
              </w:sdt>
              <w:del w:author="Animefor Me" w:id="15" w:date="2026-09-29T09:36:34Z"/>
            </w:sdtContent>
          </w:sdt>
        </w:p>
      </w:sdtContent>
    </w:sdt>
    <w:sdt>
      <w:sdtPr>
        <w:id w:val="-496848943"/>
        <w:tag w:val="goog_rdk_5750"/>
      </w:sdtPr>
      <w:sdtContent>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1885260337"/>
              <w:tag w:val="goog_rdk_5748"/>
            </w:sdtPr>
            <w:sdtContent>
              <w:del w:author="Animefor Me" w:id="15" w:date="2026-09-29T09:36:34Z"/>
              <w:sdt>
                <w:sdtPr>
                  <w:id w:val="293660164"/>
                  <w:tag w:val="goog_rdk_574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20037600"/>
        <w:tag w:val="goog_rdk_5753"/>
      </w:sdtPr>
      <w:sdtContent>
        <w:p w:rsidR="00000000" w:rsidDel="00000000" w:rsidP="00000000" w:rsidRDefault="00000000" w:rsidRPr="00000000" w14:paraId="0000050E">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1231233037"/>
              <w:tag w:val="goog_rdk_5751"/>
            </w:sdtPr>
            <w:sdtContent>
              <w:del w:author="Animefor Me" w:id="15" w:date="2026-09-29T09:36:34Z"/>
              <w:sdt>
                <w:sdtPr>
                  <w:id w:val="4569708"/>
                  <w:tag w:val="goog_rdk_575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36278864"/>
        <w:tag w:val="goog_rdk_5760"/>
      </w:sdtPr>
      <w:sdtContent>
        <w:p w:rsidR="00000000" w:rsidDel="00000000" w:rsidP="00000000" w:rsidRDefault="00000000" w:rsidRPr="00000000" w14:paraId="0000050F">
          <w:pPr>
            <w:spacing w:before="280" w:lineRule="auto"/>
            <w:rPr>
              <w:del w:author="Animefor Me" w:id="15" w:date="2026-09-29T09:36:34Z"/>
              <w:rPrChange w:author="Animefor Me" w:id="18" w:date="2026-09-29T09:36:34Z">
                <w:rPr>
                  <w:rFonts w:ascii="Cambria" w:cs="Cambria" w:eastAsia="Cambria" w:hAnsi="Cambria"/>
                  <w:b w:val="1"/>
                  <w:bCs w:val="1"/>
                  <w:color w:val="000000"/>
                  <w:sz w:val="27"/>
                  <w:szCs w:val="27"/>
                </w:rPr>
              </w:rPrChange>
            </w:rPr>
            <w:pPrChange w:author="Janani Cat" w:id="0" w:date="2026-09-24T09:52:44Z">
              <w:pPr>
                <w:spacing w:after="280" w:before="280" w:line="240" w:lineRule="auto"/>
              </w:pPr>
            </w:pPrChange>
          </w:pPr>
          <w:sdt>
            <w:sdtPr>
              <w:id w:val="1177196463"/>
              <w:tag w:val="goog_rdk_5756"/>
            </w:sdtPr>
            <w:sdtContent>
              <w:ins w:author="Janani Cat" w:id="179" w:date="2026-09-24T09:52:44Z">
                <w:sdt>
                  <w:sdtPr>
                    <w:id w:val="-1915034833"/>
                    <w:tag w:val="goog_rdk_5757"/>
                  </w:sdtPr>
                  <w:sdtContent>
                    <w:del w:author="Animefor Me" w:id="15" w:date="2026-09-29T09:36:34Z">
                      <w:r w:rsidDel="00000000" w:rsidR="00000000" w:rsidRPr="00000000">
                        <w:rPr>
                          <w:rPrChange w:author="Animefor Me" w:id="18" w:date="2026-09-29T09:36:34Z">
                            <w:rPr>
                              <w:rFonts w:ascii="Cambria" w:cs="Cambria" w:eastAsia="Cambria" w:hAnsi="Cambria"/>
                              <w:color w:val="000000"/>
                            </w:rPr>
                          </w:rPrChange>
                        </w:rPr>
                        <w:drawing>
                          <wp:inline distB="0" distT="0" distL="0" distR="0">
                            <wp:extent cx="4770000" cy="2489200"/>
                            <wp:effectExtent b="0" l="0" r="0" t="0"/>
                            <wp:docPr id="2126916928" name="image31.png"/>
                            <a:graphic>
                              <a:graphicData uri="http://schemas.openxmlformats.org/drawingml/2006/picture">
                                <pic:pic>
                                  <pic:nvPicPr>
                                    <pic:cNvPr id="0" name="image31.png"/>
                                    <pic:cNvPicPr preferRelativeResize="0"/>
                                  </pic:nvPicPr>
                                  <pic:blipFill>
                                    <a:blip r:embed="rId40"/>
                                    <a:srcRect b="-1592" l="47176" r="-47176" t="1592"/>
                                    <a:stretch>
                                      <a:fillRect/>
                                    </a:stretch>
                                  </pic:blipFill>
                                  <pic:spPr>
                                    <a:xfrm>
                                      <a:off x="0" y="0"/>
                                      <a:ext cx="4770000" cy="2489200"/>
                                    </a:xfrm>
                                    <a:prstGeom prst="rect"/>
                                    <a:ln/>
                                  </pic:spPr>
                                </pic:pic>
                              </a:graphicData>
                            </a:graphic>
                          </wp:inline>
                        </w:drawing>
                      </w:r>
                    </w:del>
                  </w:sdtContent>
                </w:sdt>
              </w:ins>
            </w:sdtContent>
          </w:sdt>
          <w:sdt>
            <w:sdtPr>
              <w:id w:val="-955089984"/>
              <w:tag w:val="goog_rdk_5758"/>
            </w:sdtPr>
            <w:sdtContent>
              <w:del w:author="Animefor Me" w:id="15" w:date="2026-09-29T09:36:34Z">
                <w:r w:rsidDel="00000000" w:rsidR="00000000" w:rsidRPr="00000000">
                  <w:rPr>
                    <w:rPrChange w:author="Animefor Me" w:id="18" w:date="2026-09-29T09:36:34Z">
                      <w:rPr/>
                    </w:rPrChange>
                  </w:rPr>
                  <w:drawing>
                    <wp:inline distB="0" distT="0" distL="0" distR="0">
                      <wp:extent cx="5731510" cy="2917825"/>
                      <wp:effectExtent b="0" l="0" r="0" t="0"/>
                      <wp:docPr id="2126916970"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510" cy="2917825"/>
                              </a:xfrm>
                              <a:prstGeom prst="rect"/>
                              <a:ln/>
                            </pic:spPr>
                          </pic:pic>
                        </a:graphicData>
                      </a:graphic>
                    </wp:inline>
                  </w:drawing>
                </w:r>
              </w:del>
              <w:sdt>
                <w:sdtPr>
                  <w:id w:val="1555749374"/>
                  <w:tag w:val="goog_rdk_575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86658898"/>
        <w:tag w:val="goog_rdk_5763"/>
      </w:sdtPr>
      <w:sdtContent>
        <w:p w:rsidR="00000000" w:rsidDel="00000000" w:rsidP="00000000" w:rsidRDefault="00000000" w:rsidRPr="00000000" w14:paraId="00000510">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483659767"/>
              <w:tag w:val="goog_rdk_5761"/>
            </w:sdtPr>
            <w:sdtContent>
              <w:del w:author="Animefor Me" w:id="15" w:date="2026-09-29T09:36:34Z"/>
              <w:sdt>
                <w:sdtPr>
                  <w:id w:val="1237826657"/>
                  <w:tag w:val="goog_rdk_5762"/>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EDUGENIE</w:delText>
                    </w:r>
                  </w:del>
                </w:sdtContent>
              </w:sdt>
              <w:del w:author="Animefor Me" w:id="15" w:date="2026-09-29T09:36:34Z"/>
            </w:sdtContent>
          </w:sdt>
        </w:p>
      </w:sdtContent>
    </w:sdt>
    <w:sdt>
      <w:sdtPr>
        <w:id w:val="-705322082"/>
        <w:tag w:val="goog_rdk_5766"/>
      </w:sdtPr>
      <w:sdtContent>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160912714"/>
              <w:tag w:val="goog_rdk_5764"/>
            </w:sdtPr>
            <w:sdtContent>
              <w:del w:author="Animefor Me" w:id="15" w:date="2026-09-29T09:36:34Z"/>
              <w:sdt>
                <w:sdtPr>
                  <w:id w:val="-1062732806"/>
                  <w:tag w:val="goog_rdk_576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45726076"/>
        <w:tag w:val="goog_rdk_5769"/>
      </w:sdtPr>
      <w:sdtContent>
        <w:p w:rsidR="00000000" w:rsidDel="00000000" w:rsidP="00000000" w:rsidRDefault="00000000" w:rsidRPr="00000000" w14:paraId="00000512">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27"/>
                  <w:szCs w:val="27"/>
                </w:rPr>
              </w:rPrChange>
            </w:rPr>
          </w:pPr>
          <w:sdt>
            <w:sdtPr>
              <w:id w:val="-72111784"/>
              <w:tag w:val="goog_rdk_5767"/>
            </w:sdtPr>
            <w:sdtContent>
              <w:del w:author="Animefor Me" w:id="15" w:date="2026-09-29T09:36:34Z">
                <w:r w:rsidDel="00000000" w:rsidR="00000000" w:rsidRPr="00000000">
                  <w:rPr>
                    <w:rPrChange w:author="Animefor Me" w:id="18" w:date="2026-09-29T09:36:34Z">
                      <w:rPr/>
                    </w:rPrChange>
                  </w:rPr>
                  <w:drawing>
                    <wp:inline distB="0" distT="0" distL="0" distR="0">
                      <wp:extent cx="5731510" cy="2917825"/>
                      <wp:effectExtent b="0" l="0" r="0" t="0"/>
                      <wp:docPr id="2126916972"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731510" cy="2917825"/>
                              </a:xfrm>
                              <a:prstGeom prst="rect"/>
                              <a:ln/>
                            </pic:spPr>
                          </pic:pic>
                        </a:graphicData>
                      </a:graphic>
                    </wp:inline>
                  </w:drawing>
                </w:r>
              </w:del>
              <w:sdt>
                <w:sdtPr>
                  <w:id w:val="-1730790501"/>
                  <w:tag w:val="goog_rdk_576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03415121"/>
        <w:tag w:val="goog_rdk_5772"/>
      </w:sdtPr>
      <w:sdtContent>
        <w:p w:rsidR="00000000" w:rsidDel="00000000" w:rsidP="00000000" w:rsidRDefault="00000000" w:rsidRPr="00000000" w14:paraId="00000513">
          <w:pPr>
            <w:spacing w:after="280" w:before="280" w:line="240" w:lineRule="auto"/>
            <w:jc w:val="center"/>
            <w:rPr>
              <w:del w:author="Animefor Me" w:id="15" w:date="2026-09-29T09:36:34Z"/>
              <w:rPrChange w:author="Animefor Me" w:id="18" w:date="2026-09-29T09:36:34Z">
                <w:rPr>
                  <w:rFonts w:ascii="Cambria" w:cs="Cambria" w:eastAsia="Cambria" w:hAnsi="Cambria"/>
                  <w:b w:val="1"/>
                  <w:bCs w:val="1"/>
                  <w:color w:val="000000"/>
                  <w:sz w:val="22"/>
                  <w:szCs w:val="22"/>
                </w:rPr>
              </w:rPrChange>
            </w:rPr>
          </w:pPr>
          <w:sdt>
            <w:sdtPr>
              <w:id w:val="-1056606705"/>
              <w:tag w:val="goog_rdk_5770"/>
            </w:sdtPr>
            <w:sdtContent>
              <w:del w:author="Animefor Me" w:id="15" w:date="2026-09-29T09:36:34Z"/>
              <w:sdt>
                <w:sdtPr>
                  <w:id w:val="953024782"/>
                  <w:tag w:val="goog_rdk_5771"/>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2"/>
                            <w:szCs w:val="22"/>
                          </w:rPr>
                        </w:rPrChange>
                      </w:rPr>
                      <w:delText xml:space="preserve">Fig. EDUGENIE</w:delText>
                    </w:r>
                  </w:del>
                </w:sdtContent>
              </w:sdt>
              <w:del w:author="Animefor Me" w:id="15" w:date="2026-09-29T09:36:34Z"/>
            </w:sdtContent>
          </w:sdt>
        </w:p>
      </w:sdtContent>
    </w:sdt>
    <w:sdt>
      <w:sdtPr>
        <w:id w:val="-167702999"/>
        <w:tag w:val="goog_rdk_5775"/>
      </w:sdtPr>
      <w:sdtContent>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2012731296"/>
              <w:tag w:val="goog_rdk_5773"/>
            </w:sdtPr>
            <w:sdtContent>
              <w:del w:author="Animefor Me" w:id="15" w:date="2026-09-29T09:36:34Z"/>
              <w:sdt>
                <w:sdtPr>
                  <w:id w:val="1605675027"/>
                  <w:tag w:val="goog_rdk_577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21752471"/>
        <w:tag w:val="goog_rdk_5778"/>
      </w:sdtPr>
      <w:sdtContent>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260069665"/>
              <w:tag w:val="goog_rdk_5776"/>
            </w:sdtPr>
            <w:sdtContent>
              <w:del w:author="Animefor Me" w:id="15" w:date="2026-09-29T09:36:34Z"/>
              <w:sdt>
                <w:sdtPr>
                  <w:id w:val="-360945856"/>
                  <w:tag w:val="goog_rdk_577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92577518"/>
        <w:tag w:val="goog_rdk_5781"/>
      </w:sdtPr>
      <w:sdtContent>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821431154"/>
              <w:tag w:val="goog_rdk_5779"/>
            </w:sdtPr>
            <w:sdtContent>
              <w:del w:author="Animefor Me" w:id="15" w:date="2026-09-29T09:36:34Z"/>
              <w:sdt>
                <w:sdtPr>
                  <w:id w:val="598959163"/>
                  <w:tag w:val="goog_rdk_578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50981688"/>
        <w:tag w:val="goog_rdk_5784"/>
      </w:sdtPr>
      <w:sdtContent>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pPr>
          <w:sdt>
            <w:sdtPr>
              <w:id w:val="1002017045"/>
              <w:tag w:val="goog_rdk_5782"/>
            </w:sdtPr>
            <w:sdtContent>
              <w:del w:author="Animefor Me" w:id="15" w:date="2026-09-29T09:36:34Z"/>
              <w:sdt>
                <w:sdtPr>
                  <w:id w:val="561043442"/>
                  <w:tag w:val="goog_rdk_578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i w:val="0"/>
                            <w:iCs w:val="0"/>
                            <w:smallCaps w:val="0"/>
                            <w:strike w:val="0"/>
                            <w:color w:val="000000"/>
                            <w:sz w:val="24"/>
                            <w:szCs w:val="24"/>
                            <w:u w:val="none"/>
                            <w:shd w:fill="auto" w:val="clear"/>
                            <w:vertAlign w:val="baseline"/>
                          </w:rPr>
                        </w:rPrChange>
                      </w:rPr>
                      <w:delText xml:space="preserve">Exploring EduGenie: </w:delText>
                    </w:r>
                  </w:del>
                </w:sdtContent>
              </w:sdt>
              <w:del w:author="Animefor Me" w:id="15" w:date="2026-09-29T09:36:34Z"/>
            </w:sdtContent>
          </w:sdt>
        </w:p>
      </w:sdtContent>
    </w:sdt>
    <w:sdt>
      <w:sdtPr>
        <w:id w:val="-699096285"/>
        <w:tag w:val="goog_rdk_5787"/>
      </w:sdtPr>
      <w:sdtContent>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668409085"/>
              <w:tag w:val="goog_rdk_5785"/>
            </w:sdtPr>
            <w:sdtContent>
              <w:del w:author="Animefor Me" w:id="15" w:date="2026-09-29T09:36:34Z"/>
              <w:sdt>
                <w:sdtPr>
                  <w:id w:val="-250461041"/>
                  <w:tag w:val="goog_rdk_578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73482060"/>
        <w:tag w:val="goog_rdk_5790"/>
      </w:sdtPr>
      <w:sdtContent>
        <w:p w:rsidR="00000000" w:rsidDel="00000000" w:rsidP="00000000" w:rsidRDefault="00000000" w:rsidRPr="00000000" w14:paraId="0000051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08057286"/>
              <w:tag w:val="goog_rdk_5788"/>
            </w:sdtPr>
            <w:sdtContent>
              <w:del w:author="Animefor Me" w:id="15" w:date="2026-09-29T09:36:34Z"/>
              <w:sdt>
                <w:sdtPr>
                  <w:id w:val="-725960471"/>
                  <w:tag w:val="goog_rdk_5789"/>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Asking questions: </w:delText>
                    </w:r>
                  </w:del>
                </w:sdtContent>
              </w:sdt>
              <w:del w:author="Animefor Me" w:id="15" w:date="2026-09-29T09:36:34Z"/>
            </w:sdtContent>
          </w:sdt>
        </w:p>
      </w:sdtContent>
    </w:sdt>
    <w:sdt>
      <w:sdtPr>
        <w:id w:val="376445514"/>
        <w:tag w:val="goog_rdk_5793"/>
      </w:sdtPr>
      <w:sdtContent>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608919836"/>
              <w:tag w:val="goog_rdk_5791"/>
            </w:sdtPr>
            <w:sdtContent>
              <w:del w:author="Animefor Me" w:id="15" w:date="2026-09-29T09:36:34Z"/>
              <w:sdt>
                <w:sdtPr>
                  <w:id w:val="-1564072881"/>
                  <w:tag w:val="goog_rdk_579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821284400"/>
        <w:tag w:val="goog_rdk_5796"/>
      </w:sdtPr>
      <w:sdtContent>
        <w:p w:rsidR="00000000" w:rsidDel="00000000" w:rsidP="00000000" w:rsidRDefault="00000000" w:rsidRPr="00000000" w14:paraId="0000051B">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385228621"/>
              <w:tag w:val="goog_rdk_5794"/>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1902460"/>
                      <wp:effectExtent b="0" l="0" r="0" t="0"/>
                      <wp:docPr id="2126916973"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731510" cy="1902460"/>
                              </a:xfrm>
                              <a:prstGeom prst="rect"/>
                              <a:ln/>
                            </pic:spPr>
                          </pic:pic>
                        </a:graphicData>
                      </a:graphic>
                    </wp:inline>
                  </w:drawing>
                </w:r>
              </w:del>
              <w:sdt>
                <w:sdtPr>
                  <w:id w:val="1805827239"/>
                  <w:tag w:val="goog_rdk_579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71678996"/>
        <w:tag w:val="goog_rdk_5799"/>
      </w:sdtPr>
      <w:sdtContent>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24452913"/>
              <w:tag w:val="goog_rdk_5797"/>
            </w:sdtPr>
            <w:sdtContent>
              <w:del w:author="Animefor Me" w:id="15" w:date="2026-09-29T09:36:34Z"/>
              <w:sdt>
                <w:sdtPr>
                  <w:id w:val="-423464663"/>
                  <w:tag w:val="goog_rdk_579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36568245"/>
        <w:tag w:val="goog_rdk_5802"/>
      </w:sdtPr>
      <w:sdtContent>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267250294"/>
              <w:tag w:val="goog_rdk_5800"/>
            </w:sdtPr>
            <w:sdtContent>
              <w:del w:author="Animefor Me" w:id="15" w:date="2026-09-29T09:36:34Z"/>
              <w:sdt>
                <w:sdtPr>
                  <w:id w:val="-879333106"/>
                  <w:tag w:val="goog_rdk_580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96185758"/>
        <w:tag w:val="goog_rdk_5805"/>
      </w:sdtPr>
      <w:sdtContent>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610756808"/>
              <w:tag w:val="goog_rdk_5803"/>
            </w:sdtPr>
            <w:sdtContent>
              <w:del w:author="Animefor Me" w:id="15" w:date="2026-09-29T09:36:34Z"/>
              <w:sdt>
                <w:sdtPr>
                  <w:id w:val="667336188"/>
                  <w:tag w:val="goog_rdk_580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940307520"/>
        <w:tag w:val="goog_rdk_5808"/>
      </w:sdtPr>
      <w:sdtContent>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686778328"/>
              <w:tag w:val="goog_rdk_5806"/>
            </w:sdtPr>
            <w:sdtContent>
              <w:del w:author="Animefor Me" w:id="15" w:date="2026-09-29T09:36:34Z"/>
              <w:sdt>
                <w:sdtPr>
                  <w:id w:val="-132656877"/>
                  <w:tag w:val="goog_rdk_580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406868816"/>
        <w:tag w:val="goog_rdk_5811"/>
      </w:sdtPr>
      <w:sdtContent>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275235623"/>
              <w:tag w:val="goog_rdk_5809"/>
            </w:sdtPr>
            <w:sdtContent>
              <w:del w:author="Animefor Me" w:id="15" w:date="2026-09-29T09:36:34Z"/>
              <w:sdt>
                <w:sdtPr>
                  <w:id w:val="-978300649"/>
                  <w:tag w:val="goog_rdk_581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44960873"/>
        <w:tag w:val="goog_rdk_5814"/>
      </w:sdtPr>
      <w:sdtContent>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954151771"/>
              <w:tag w:val="goog_rdk_5812"/>
            </w:sdtPr>
            <w:sdtContent>
              <w:del w:author="Animefor Me" w:id="15" w:date="2026-09-29T09:36:34Z"/>
              <w:sdt>
                <w:sdtPr>
                  <w:id w:val="-844049446"/>
                  <w:tag w:val="goog_rdk_581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7736917"/>
        <w:tag w:val="goog_rdk_5817"/>
      </w:sdtPr>
      <w:sdtContent>
        <w:p w:rsidR="00000000" w:rsidDel="00000000" w:rsidP="00000000" w:rsidRDefault="00000000" w:rsidRPr="00000000" w14:paraId="0000052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344190986"/>
              <w:tag w:val="goog_rdk_5815"/>
            </w:sdtPr>
            <w:sdtContent>
              <w:del w:author="Animefor Me" w:id="15" w:date="2026-09-29T09:36:34Z"/>
              <w:sdt>
                <w:sdtPr>
                  <w:id w:val="1162851821"/>
                  <w:tag w:val="goog_rdk_5816"/>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Explanation of any topic:</w:delText>
                    </w:r>
                  </w:del>
                </w:sdtContent>
              </w:sdt>
              <w:del w:author="Animefor Me" w:id="15" w:date="2026-09-29T09:36:34Z"/>
            </w:sdtContent>
          </w:sdt>
        </w:p>
      </w:sdtContent>
    </w:sdt>
    <w:sdt>
      <w:sdtPr>
        <w:id w:val="52030361"/>
        <w:tag w:val="goog_rdk_5820"/>
      </w:sdtPr>
      <w:sdtContent>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1523488370"/>
              <w:tag w:val="goog_rdk_5818"/>
            </w:sdtPr>
            <w:sdtContent>
              <w:del w:author="Animefor Me" w:id="15" w:date="2026-09-29T09:36:34Z"/>
              <w:sdt>
                <w:sdtPr>
                  <w:id w:val="-1595212700"/>
                  <w:tag w:val="goog_rdk_581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72926932"/>
        <w:tag w:val="goog_rdk_5823"/>
      </w:sdtPr>
      <w:sdtContent>
        <w:p w:rsidR="00000000" w:rsidDel="00000000" w:rsidP="00000000" w:rsidRDefault="00000000" w:rsidRPr="00000000" w14:paraId="00000524">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007956903"/>
              <w:tag w:val="goog_rdk_5821"/>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1681480"/>
                      <wp:effectExtent b="0" l="0" r="0" t="0"/>
                      <wp:docPr id="212691697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731510" cy="1681480"/>
                              </a:xfrm>
                              <a:prstGeom prst="rect"/>
                              <a:ln/>
                            </pic:spPr>
                          </pic:pic>
                        </a:graphicData>
                      </a:graphic>
                    </wp:inline>
                  </w:drawing>
                </w:r>
              </w:del>
              <w:sdt>
                <w:sdtPr>
                  <w:id w:val="1623346035"/>
                  <w:tag w:val="goog_rdk_582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328326727"/>
        <w:tag w:val="goog_rdk_5826"/>
      </w:sdtPr>
      <w:sdtContent>
        <w:p w:rsidR="00000000" w:rsidDel="00000000" w:rsidP="00000000" w:rsidRDefault="00000000" w:rsidRPr="00000000" w14:paraId="0000052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1801867381"/>
              <w:tag w:val="goog_rdk_5824"/>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1619250"/>
                      <wp:effectExtent b="0" l="0" r="0" t="0"/>
                      <wp:docPr id="2126916975"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731510" cy="1619250"/>
                              </a:xfrm>
                              <a:prstGeom prst="rect"/>
                              <a:ln/>
                            </pic:spPr>
                          </pic:pic>
                        </a:graphicData>
                      </a:graphic>
                    </wp:inline>
                  </w:drawing>
                </w:r>
              </w:del>
              <w:sdt>
                <w:sdtPr>
                  <w:id w:val="-901060121"/>
                  <w:tag w:val="goog_rdk_582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904445976"/>
        <w:tag w:val="goog_rdk_5829"/>
      </w:sdtPr>
      <w:sdtContent>
        <w:p w:rsidR="00000000" w:rsidDel="00000000" w:rsidP="00000000" w:rsidRDefault="00000000" w:rsidRPr="00000000" w14:paraId="0000052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08804003"/>
              <w:tag w:val="goog_rdk_5827"/>
            </w:sdtPr>
            <w:sdtContent>
              <w:del w:author="Animefor Me" w:id="15" w:date="2026-09-29T09:36:34Z"/>
              <w:sdt>
                <w:sdtPr>
                  <w:id w:val="558880074"/>
                  <w:tag w:val="goog_rdk_582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Summarising long paragraphs:</w:delText>
                    </w:r>
                  </w:del>
                </w:sdtContent>
              </w:sdt>
              <w:del w:author="Animefor Me" w:id="15" w:date="2026-09-29T09:36:34Z"/>
            </w:sdtContent>
          </w:sdt>
        </w:p>
      </w:sdtContent>
    </w:sdt>
    <w:sdt>
      <w:sdtPr>
        <w:id w:val="-1956331571"/>
        <w:tag w:val="goog_rdk_5832"/>
      </w:sdtPr>
      <w:sdtContent>
        <w:p w:rsidR="00000000" w:rsidDel="00000000" w:rsidP="00000000" w:rsidRDefault="00000000" w:rsidRPr="00000000" w14:paraId="00000527">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709351620"/>
              <w:tag w:val="goog_rdk_5830"/>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1656715"/>
                      <wp:effectExtent b="0" l="0" r="0" t="0"/>
                      <wp:docPr id="2126916976"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5731510" cy="1656715"/>
                              </a:xfrm>
                              <a:prstGeom prst="rect"/>
                              <a:ln/>
                            </pic:spPr>
                          </pic:pic>
                        </a:graphicData>
                      </a:graphic>
                    </wp:inline>
                  </w:drawing>
                </w:r>
              </w:del>
              <w:sdt>
                <w:sdtPr>
                  <w:id w:val="1750067211"/>
                  <w:tag w:val="goog_rdk_583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356557139"/>
        <w:tag w:val="goog_rdk_5835"/>
      </w:sdtPr>
      <w:sdtContent>
        <w:p w:rsidR="00000000" w:rsidDel="00000000" w:rsidP="00000000" w:rsidRDefault="00000000" w:rsidRPr="00000000" w14:paraId="00000528">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2123160161"/>
              <w:tag w:val="goog_rdk_5833"/>
            </w:sdtPr>
            <w:sdtContent>
              <w:del w:author="Animefor Me" w:id="15" w:date="2026-09-29T09:36:34Z"/>
              <w:sdt>
                <w:sdtPr>
                  <w:id w:val="1808534407"/>
                  <w:tag w:val="goog_rdk_583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48612319"/>
        <w:tag w:val="goog_rdk_5838"/>
      </w:sdtPr>
      <w:sdtContent>
        <w:p w:rsidR="00000000" w:rsidDel="00000000" w:rsidP="00000000" w:rsidRDefault="00000000" w:rsidRPr="00000000" w14:paraId="0000052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1643901793"/>
              <w:tag w:val="goog_rdk_5836"/>
            </w:sdtPr>
            <w:sdtContent>
              <w:del w:author="Animefor Me" w:id="15" w:date="2026-09-29T09:36:34Z"/>
              <w:sdt>
                <w:sdtPr>
                  <w:id w:val="-529039637"/>
                  <w:tag w:val="goog_rdk_5837"/>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Generating quizzes: </w:delText>
                    </w:r>
                  </w:del>
                </w:sdtContent>
              </w:sdt>
              <w:del w:author="Animefor Me" w:id="15" w:date="2026-09-29T09:36:34Z"/>
            </w:sdtContent>
          </w:sdt>
        </w:p>
      </w:sdtContent>
    </w:sdt>
    <w:sdt>
      <w:sdtPr>
        <w:id w:val="249446825"/>
        <w:tag w:val="goog_rdk_5841"/>
      </w:sdtPr>
      <w:sdtContent>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pPr>
          <w:sdt>
            <w:sdtPr>
              <w:id w:val="912431675"/>
              <w:tag w:val="goog_rdk_5839"/>
            </w:sdtPr>
            <w:sdtContent>
              <w:del w:author="Animefor Me" w:id="15" w:date="2026-09-29T09:36:34Z"/>
              <w:sdt>
                <w:sdtPr>
                  <w:id w:val="-1468257763"/>
                  <w:tag w:val="goog_rdk_584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676962987"/>
        <w:tag w:val="goog_rdk_5845"/>
      </w:sdtPr>
      <w:sdtContent>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del w:author="Animefor Me" w:id="15" w:date="2026-09-29T09:36:34Z"/>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pPr>
          <w:sdt>
            <w:sdtPr>
              <w:id w:val="-557300981"/>
              <w:tag w:val="goog_rdk_5842"/>
            </w:sdtPr>
            <w:sdtContent>
              <w:del w:author="Animefor Me" w:id="15" w:date="2026-09-29T09:36:34Z"/>
              <w:sdt>
                <w:sdtPr>
                  <w:id w:val="-398130467"/>
                  <w:tag w:val="goog_rdk_5843"/>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It generates three questions with 4 options each. It corrects the answer if chosen wrong</w:delText>
                    </w:r>
                  </w:del>
                </w:sdtContent>
              </w:sdt>
              <w:del w:author="Animefor Me" w:id="15" w:date="2026-09-29T09:36:34Z">
                <w:sdt>
                  <w:sdtPr>
                    <w:id w:val="-841153136"/>
                    <w:tag w:val="goog_rdk_5844"/>
                  </w:sdtPr>
                  <w:sdtContent>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7"/>
                            <w:szCs w:val="27"/>
                            <w:u w:val="none"/>
                            <w:shd w:fill="auto" w:val="clear"/>
                            <w:vertAlign w:val="baseline"/>
                          </w:rPr>
                        </w:rPrChange>
                      </w:rPr>
                      <w:delText xml:space="preserve">. </w:delText>
                    </w:r>
                  </w:sdtContent>
                </w:sdt>
              </w:del>
            </w:sdtContent>
          </w:sdt>
        </w:p>
      </w:sdtContent>
    </w:sdt>
    <w:sdt>
      <w:sdtPr>
        <w:id w:val="1078689163"/>
        <w:tag w:val="goog_rdk_5848"/>
      </w:sdtPr>
      <w:sdtContent>
        <w:p w:rsidR="00000000" w:rsidDel="00000000" w:rsidP="00000000" w:rsidRDefault="00000000" w:rsidRPr="00000000" w14:paraId="0000052C">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870692623"/>
              <w:tag w:val="goog_rdk_5846"/>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2005965"/>
                      <wp:effectExtent b="0" l="0" r="0" t="0"/>
                      <wp:docPr id="2126916977"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731510" cy="2005965"/>
                              </a:xfrm>
                              <a:prstGeom prst="rect"/>
                              <a:ln/>
                            </pic:spPr>
                          </pic:pic>
                        </a:graphicData>
                      </a:graphic>
                    </wp:inline>
                  </w:drawing>
                </w:r>
              </w:del>
              <w:sdt>
                <w:sdtPr>
                  <w:id w:val="1351900552"/>
                  <w:tag w:val="goog_rdk_584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746340131"/>
        <w:tag w:val="goog_rdk_5851"/>
      </w:sdtPr>
      <w:sdtContent>
        <w:p w:rsidR="00000000" w:rsidDel="00000000" w:rsidP="00000000" w:rsidRDefault="00000000" w:rsidRPr="00000000" w14:paraId="0000052D">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525149167"/>
              <w:tag w:val="goog_rdk_5849"/>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2005965"/>
                      <wp:effectExtent b="0" l="0" r="0" t="0"/>
                      <wp:docPr id="2126916978"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31510" cy="2005965"/>
                              </a:xfrm>
                              <a:prstGeom prst="rect"/>
                              <a:ln/>
                            </pic:spPr>
                          </pic:pic>
                        </a:graphicData>
                      </a:graphic>
                    </wp:inline>
                  </w:drawing>
                </w:r>
              </w:del>
              <w:sdt>
                <w:sdtPr>
                  <w:id w:val="-392398280"/>
                  <w:tag w:val="goog_rdk_585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598858655"/>
        <w:tag w:val="goog_rdk_5854"/>
      </w:sdtPr>
      <w:sdtContent>
        <w:p w:rsidR="00000000" w:rsidDel="00000000" w:rsidP="00000000" w:rsidRDefault="00000000" w:rsidRPr="00000000" w14:paraId="0000052E">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656882431"/>
              <w:tag w:val="goog_rdk_5852"/>
            </w:sdtPr>
            <w:sdtContent>
              <w:del w:author="Animefor Me" w:id="15" w:date="2026-09-29T09:36:34Z">
                <w:r w:rsidDel="00000000" w:rsidR="00000000" w:rsidRPr="00000000">
                  <w:rPr>
                    <w:rPrChange w:author="Animefor Me" w:id="18" w:date="2026-09-29T09:36:34Z">
                      <w:rPr>
                        <w:rFonts w:ascii="Cambria" w:cs="Cambria" w:eastAsia="Cambria" w:hAnsi="Cambria"/>
                        <w:color w:val="000000"/>
                        <w:sz w:val="27"/>
                        <w:szCs w:val="27"/>
                      </w:rPr>
                    </w:rPrChange>
                  </w:rPr>
                  <w:drawing>
                    <wp:inline distB="0" distT="0" distL="0" distR="0">
                      <wp:extent cx="5731510" cy="2747010"/>
                      <wp:effectExtent b="0" l="0" r="0" t="0"/>
                      <wp:docPr id="2126916979"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731510" cy="2747010"/>
                              </a:xfrm>
                              <a:prstGeom prst="rect"/>
                              <a:ln/>
                            </pic:spPr>
                          </pic:pic>
                        </a:graphicData>
                      </a:graphic>
                    </wp:inline>
                  </w:drawing>
                </w:r>
              </w:del>
              <w:sdt>
                <w:sdtPr>
                  <w:id w:val="1956640119"/>
                  <w:tag w:val="goog_rdk_5853"/>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99239428"/>
        <w:tag w:val="goog_rdk_5857"/>
      </w:sdtPr>
      <w:sdtContent>
        <w:p w:rsidR="00000000" w:rsidDel="00000000" w:rsidP="00000000" w:rsidRDefault="00000000" w:rsidRPr="00000000" w14:paraId="0000052F">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2092597585"/>
              <w:tag w:val="goog_rdk_5855"/>
            </w:sdtPr>
            <w:sdtContent>
              <w:del w:author="Animefor Me" w:id="15" w:date="2026-09-29T09:36:34Z"/>
              <w:sdt>
                <w:sdtPr>
                  <w:id w:val="-741852752"/>
                  <w:tag w:val="goog_rdk_5856"/>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491458169"/>
        <w:tag w:val="goog_rdk_5860"/>
      </w:sdtPr>
      <w:sdtContent>
        <w:p w:rsidR="00000000" w:rsidDel="00000000" w:rsidP="00000000" w:rsidRDefault="00000000" w:rsidRPr="00000000" w14:paraId="00000530">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637622067"/>
              <w:tag w:val="goog_rdk_5858"/>
            </w:sdtPr>
            <w:sdtContent>
              <w:del w:author="Animefor Me" w:id="15" w:date="2026-09-29T09:36:34Z"/>
              <w:sdt>
                <w:sdtPr>
                  <w:id w:val="-841316044"/>
                  <w:tag w:val="goog_rdk_5859"/>
                </w:sdtPr>
                <w:sdtContent>
                  <w:del w:author="Animefor Me" w:id="15" w:date="2026-09-29T09:36:34Z">
                    <w:r w:rsidDel="00000000" w:rsidR="00000000" w:rsidRPr="00000000">
                      <w:rPr>
                        <w:rtl w:val="0"/>
                      </w:rPr>
                    </w:r>
                  </w:del>
                </w:sdtContent>
              </w:sdt>
              <w:del w:author="Animefor Me" w:id="15" w:date="2026-09-29T09:36:34Z"/>
            </w:sdtContent>
          </w:sdt>
        </w:p>
      </w:sdtContent>
    </w:sdt>
    <w:sdt>
      <w:sdtPr>
        <w:id w:val="-463337519"/>
        <w:tag w:val="goog_rdk_5863"/>
      </w:sdtPr>
      <w:sdtContent>
        <w:p w:rsidR="00000000" w:rsidDel="00000000" w:rsidP="00000000" w:rsidRDefault="00000000" w:rsidRPr="00000000" w14:paraId="00000531">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192766554"/>
              <w:tag w:val="goog_rdk_5861"/>
            </w:sdtPr>
            <w:sdtContent>
              <w:del w:author="Animefor Me" w:id="15" w:date="2026-09-29T09:36:34Z"/>
              <w:sdt>
                <w:sdtPr>
                  <w:id w:val="-1044539896"/>
                  <w:tag w:val="goog_rdk_5862"/>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99093287"/>
        <w:tag w:val="goog_rdk_5866"/>
      </w:sdtPr>
      <w:sdtContent>
        <w:p w:rsidR="00000000" w:rsidDel="00000000" w:rsidP="00000000" w:rsidRDefault="00000000" w:rsidRPr="00000000" w14:paraId="00000532">
          <w:pPr>
            <w:spacing w:after="280" w:before="280" w:line="240" w:lineRule="auto"/>
            <w:rPr>
              <w:del w:author="Animefor Me" w:id="15" w:date="2026-09-29T09:36:34Z"/>
              <w:rPrChange w:author="Animefor Me" w:id="18" w:date="2026-09-29T09:36:34Z">
                <w:rPr>
                  <w:rFonts w:ascii="Cambria" w:cs="Cambria" w:eastAsia="Cambria" w:hAnsi="Cambria"/>
                  <w:color w:val="000000"/>
                  <w:sz w:val="27"/>
                  <w:szCs w:val="27"/>
                </w:rPr>
              </w:rPrChange>
            </w:rPr>
          </w:pPr>
          <w:sdt>
            <w:sdtPr>
              <w:id w:val="1756953507"/>
              <w:tag w:val="goog_rdk_5864"/>
            </w:sdtPr>
            <w:sdtContent>
              <w:del w:author="Animefor Me" w:id="15" w:date="2026-09-29T09:36:34Z"/>
              <w:sdt>
                <w:sdtPr>
                  <w:id w:val="-1461081214"/>
                  <w:tag w:val="goog_rdk_586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2014593703"/>
        <w:tag w:val="goog_rdk_5869"/>
      </w:sdtPr>
      <w:sdtContent>
        <w:p w:rsidR="00000000" w:rsidDel="00000000" w:rsidP="00000000" w:rsidRDefault="00000000" w:rsidRPr="00000000" w14:paraId="0000053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del w:author="Animefor Me" w:id="15" w:date="2026-09-29T09:36:34Z"/>
              <w:rFonts w:ascii="Cambria" w:cs="Cambria" w:eastAsia="Cambria" w:hAnsi="Cambria"/>
              <w:b w:val="0"/>
              <w:bCs w:val="0"/>
              <w:i w:val="0"/>
              <w:iCs w:val="0"/>
              <w:smallCaps w:val="0"/>
              <w:strike w:val="0"/>
              <w:color w:val="000000"/>
              <w:sz w:val="22"/>
              <w:szCs w:val="22"/>
              <w:u w:val="none"/>
              <w:shd w:fill="auto" w:val="clear"/>
              <w:vertAlign w:val="baseline"/>
            </w:rPr>
          </w:pPr>
          <w:sdt>
            <w:sdtPr>
              <w:id w:val="-704949700"/>
              <w:tag w:val="goog_rdk_5867"/>
            </w:sdtPr>
            <w:sdtContent>
              <w:del w:author="Animefor Me" w:id="15" w:date="2026-09-29T09:36:34Z"/>
              <w:sdt>
                <w:sdtPr>
                  <w:id w:val="-1937414404"/>
                  <w:tag w:val="goog_rdk_5868"/>
                </w:sdtPr>
                <w:sdtContent>
                  <w:del w:author="Animefor Me" w:id="15" w:date="2026-09-29T09:36:34Z">
                    <w:r w:rsidDel="00000000" w:rsidR="00000000" w:rsidRPr="00000000">
                      <w:rPr>
                        <w:rtl w:val="0"/>
                        <w:rPrChange w:author="Animefor Me" w:id="18" w:date="2026-09-29T09:36:34Z">
                          <w:rPr>
                            <w:rFonts w:ascii="Cambria" w:cs="Cambria" w:eastAsia="Cambria" w:hAnsi="Cambria"/>
                            <w:b w:val="0"/>
                            <w:bCs w:val="0"/>
                            <w:i w:val="0"/>
                            <w:iCs w:val="0"/>
                            <w:smallCaps w:val="0"/>
                            <w:strike w:val="0"/>
                            <w:color w:val="000000"/>
                            <w:sz w:val="22"/>
                            <w:szCs w:val="22"/>
                            <w:u w:val="none"/>
                            <w:shd w:fill="auto" w:val="clear"/>
                            <w:vertAlign w:val="baseline"/>
                          </w:rPr>
                        </w:rPrChange>
                      </w:rPr>
                      <w:delText xml:space="preserve">Guiding with learning recommendations from beginners level to advanced level</w:delText>
                    </w:r>
                  </w:del>
                </w:sdtContent>
              </w:sdt>
              <w:del w:author="Animefor Me" w:id="15" w:date="2026-09-29T09:36:34Z"/>
            </w:sdtContent>
          </w:sdt>
        </w:p>
      </w:sdtContent>
    </w:sdt>
    <w:sdt>
      <w:sdtPr>
        <w:id w:val="1439575001"/>
        <w:tag w:val="goog_rdk_5876"/>
      </w:sdtPr>
      <w:sdtContent>
        <w:p w:rsidR="00000000" w:rsidDel="00000000" w:rsidP="00000000" w:rsidRDefault="00000000" w:rsidRPr="00000000" w14:paraId="00000534">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180198485"/>
              <w:tag w:val="goog_rdk_5870"/>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2747010"/>
                      <wp:effectExtent b="0" l="0" r="0" t="0"/>
                      <wp:docPr id="2126916945"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5731510" cy="2747010"/>
                              </a:xfrm>
                              <a:prstGeom prst="rect"/>
                              <a:ln/>
                            </pic:spPr>
                          </pic:pic>
                        </a:graphicData>
                      </a:graphic>
                    </wp:inline>
                  </w:drawing>
                </w:r>
              </w:del>
            </w:sdtContent>
          </w:sdt>
          <w:sdt>
            <w:sdtPr>
              <w:id w:val="-1624179153"/>
              <w:tag w:val="goog_rdk_5871"/>
            </w:sdtPr>
            <w:sdtContent>
              <w:ins w:author="Menaka S" w:id="181" w:date="2026-09-23T05:03:58Z">
                <w:sdt>
                  <w:sdtPr>
                    <w:id w:val="-1387643121"/>
                    <w:tag w:val="goog_rdk_5872"/>
                  </w:sdtPr>
                  <w:sdtContent>
                    <w:del w:author="Animefor Me" w:id="15" w:date="2026-09-29T09:36:34Z"/>
                  </w:sdtContent>
                </w:sdt>
              </w:ins>
              <w:sdt>
                <w:sdtPr>
                  <w:id w:val="2017652183"/>
                  <w:tag w:val="goog_rdk_5873"/>
                </w:sdtPr>
                <w:sdtContent>
                  <w:ins w:author="Menaka S" w:id="181" w:date="2026-09-23T05:03:58Z">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36"/>
                              <w:szCs w:val="36"/>
                            </w:rPr>
                          </w:rPrChange>
                        </w:rPr>
                        <w:delText xml:space="preserve"> </w:delText>
                      </w:r>
                    </w:del>
                  </w:ins>
                </w:sdtContent>
              </w:sdt>
              <w:ins w:author="Menaka S" w:id="181" w:date="2026-09-23T05:03:58Z">
                <w:del w:author="Animefor Me" w:id="15" w:date="2026-09-29T09:36:34Z"/>
              </w:ins>
            </w:sdtContent>
          </w:sdt>
          <w:sdt>
            <w:sdtPr>
              <w:id w:val="193769782"/>
              <w:tag w:val="goog_rdk_5874"/>
            </w:sdtPr>
            <w:sdtContent>
              <w:del w:author="Animefor Me" w:id="15" w:date="2026-09-29T09:36:34Z"/>
              <w:sdt>
                <w:sdtPr>
                  <w:id w:val="-859694506"/>
                  <w:tag w:val="goog_rdk_5875"/>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694275442"/>
        <w:tag w:val="goog_rdk_5879"/>
      </w:sdtPr>
      <w:sdtContent>
        <w:p w:rsidR="00000000" w:rsidDel="00000000" w:rsidP="00000000" w:rsidRDefault="00000000" w:rsidRPr="00000000" w14:paraId="00000535">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99293467"/>
              <w:tag w:val="goog_rdk_5877"/>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3033395"/>
                      <wp:effectExtent b="0" l="0" r="0" t="0"/>
                      <wp:docPr id="2126916946"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5731510" cy="3033395"/>
                              </a:xfrm>
                              <a:prstGeom prst="rect"/>
                              <a:ln/>
                            </pic:spPr>
                          </pic:pic>
                        </a:graphicData>
                      </a:graphic>
                    </wp:inline>
                  </w:drawing>
                </w:r>
              </w:del>
              <w:sdt>
                <w:sdtPr>
                  <w:id w:val="-1217249434"/>
                  <w:tag w:val="goog_rdk_587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92762749"/>
        <w:tag w:val="goog_rdk_5882"/>
      </w:sdtPr>
      <w:sdtContent>
        <w:p w:rsidR="00000000" w:rsidDel="00000000" w:rsidP="00000000" w:rsidRDefault="00000000" w:rsidRPr="00000000" w14:paraId="00000536">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370067588"/>
              <w:tag w:val="goog_rdk_5880"/>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3033395"/>
                      <wp:effectExtent b="0" l="0" r="0" t="0"/>
                      <wp:docPr id="2126916947"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5731510" cy="3033395"/>
                              </a:xfrm>
                              <a:prstGeom prst="rect"/>
                              <a:ln/>
                            </pic:spPr>
                          </pic:pic>
                        </a:graphicData>
                      </a:graphic>
                    </wp:inline>
                  </w:drawing>
                </w:r>
              </w:del>
              <w:sdt>
                <w:sdtPr>
                  <w:id w:val="-935213941"/>
                  <w:tag w:val="goog_rdk_588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93506272"/>
        <w:tag w:val="goog_rdk_5885"/>
      </w:sdtPr>
      <w:sdtContent>
        <w:p w:rsidR="00000000" w:rsidDel="00000000" w:rsidP="00000000" w:rsidRDefault="00000000" w:rsidRPr="00000000" w14:paraId="00000537">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sz w:val="36"/>
                  <w:szCs w:val="36"/>
                </w:rPr>
              </w:rPrChange>
            </w:rPr>
          </w:pPr>
          <w:sdt>
            <w:sdtPr>
              <w:id w:val="-1114999572"/>
              <w:tag w:val="goog_rdk_5883"/>
            </w:sdtPr>
            <w:sdtContent>
              <w:del w:author="Animefor Me" w:id="15" w:date="2026-09-29T09:36:34Z">
                <w:r w:rsidDel="00000000" w:rsidR="00000000" w:rsidRPr="00000000">
                  <w:rPr>
                    <w:rPrChange w:author="Animefor Me" w:id="18" w:date="2026-09-29T09:36:34Z">
                      <w:rPr>
                        <w:rFonts w:ascii="Cambria" w:cs="Cambria" w:eastAsia="Cambria" w:hAnsi="Cambria"/>
                        <w:b w:val="1"/>
                        <w:bCs w:val="1"/>
                        <w:color w:val="000000"/>
                        <w:sz w:val="36"/>
                        <w:szCs w:val="36"/>
                      </w:rPr>
                    </w:rPrChange>
                  </w:rPr>
                  <w:drawing>
                    <wp:inline distB="0" distT="0" distL="0" distR="0">
                      <wp:extent cx="5731510" cy="3033395"/>
                      <wp:effectExtent b="0" l="0" r="0" t="0"/>
                      <wp:docPr id="2126916948"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5731510" cy="3033395"/>
                              </a:xfrm>
                              <a:prstGeom prst="rect"/>
                              <a:ln/>
                            </pic:spPr>
                          </pic:pic>
                        </a:graphicData>
                      </a:graphic>
                    </wp:inline>
                  </w:drawing>
                </w:r>
              </w:del>
              <w:sdt>
                <w:sdtPr>
                  <w:id w:val="781278413"/>
                  <w:tag w:val="goog_rdk_588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252937877"/>
        <w:tag w:val="goog_rdk_5888"/>
      </w:sdtPr>
      <w:sdtContent>
        <w:p w:rsidR="00000000" w:rsidDel="00000000" w:rsidP="00000000" w:rsidRDefault="00000000" w:rsidRPr="00000000" w14:paraId="00000538">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459129935"/>
              <w:tag w:val="goog_rdk_5886"/>
            </w:sdtPr>
            <w:sdtContent>
              <w:del w:author="Animefor Me" w:id="15" w:date="2026-09-29T09:36:34Z"/>
              <w:sdt>
                <w:sdtPr>
                  <w:id w:val="1765027939"/>
                  <w:tag w:val="goog_rdk_588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It provides along with details of resources from where to learn and stepwise guidance through-out. </w:delText>
                    </w:r>
                  </w:del>
                </w:sdtContent>
              </w:sdt>
              <w:del w:author="Animefor Me" w:id="15" w:date="2026-09-29T09:36:34Z"/>
            </w:sdtContent>
          </w:sdt>
        </w:p>
      </w:sdtContent>
    </w:sdt>
    <w:sdt>
      <w:sdtPr>
        <w:id w:val="-460316911"/>
        <w:tag w:val="goog_rdk_5891"/>
      </w:sdtPr>
      <w:sdtContent>
        <w:p w:rsidR="00000000" w:rsidDel="00000000" w:rsidP="00000000" w:rsidRDefault="00000000" w:rsidRPr="00000000" w14:paraId="00000539">
          <w:pPr>
            <w:spacing w:after="280" w:before="280" w:line="240" w:lineRule="auto"/>
            <w:rPr>
              <w:del w:author="Animefor Me" w:id="15" w:date="2026-09-29T09:36:34Z"/>
              <w:rPrChange w:author="Animefor Me" w:id="18" w:date="2026-09-29T09:36:34Z">
                <w:rPr>
                  <w:rFonts w:ascii="Cambria" w:cs="Cambria" w:eastAsia="Cambria" w:hAnsi="Cambria"/>
                  <w:color w:val="000000"/>
                  <w:sz w:val="28"/>
                  <w:szCs w:val="28"/>
                </w:rPr>
              </w:rPrChange>
            </w:rPr>
          </w:pPr>
          <w:sdt>
            <w:sdtPr>
              <w:id w:val="890758255"/>
              <w:tag w:val="goog_rdk_5889"/>
            </w:sdtPr>
            <w:sdtContent>
              <w:del w:author="Animefor Me" w:id="15" w:date="2026-09-29T09:36:34Z"/>
              <w:sdt>
                <w:sdtPr>
                  <w:id w:val="964461241"/>
                  <w:tag w:val="goog_rdk_5890"/>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78987407"/>
        <w:tag w:val="goog_rdk_5895"/>
      </w:sdtPr>
      <w:sdtContent>
        <w:p w:rsidR="00000000" w:rsidDel="00000000" w:rsidP="00000000" w:rsidRDefault="00000000" w:rsidRPr="00000000" w14:paraId="0000053A">
          <w:pPr>
            <w:spacing w:after="280" w:before="280" w:line="240" w:lineRule="auto"/>
            <w:rPr>
              <w:del w:author="Animefor Me" w:id="15" w:date="2026-09-29T09:36:34Z"/>
              <w:rPrChange w:author="Animefor Me" w:id="18" w:date="2026-09-29T09:36:34Z">
                <w:rPr>
                  <w:rFonts w:ascii="Cambria" w:cs="Cambria" w:eastAsia="Cambria" w:hAnsi="Cambria"/>
                  <w:b w:val="0"/>
                  <w:bCs w:val="0"/>
                  <w:color w:val="000000"/>
                  <w:sz w:val="28"/>
                  <w:szCs w:val="28"/>
                </w:rPr>
              </w:rPrChange>
            </w:rPr>
          </w:pPr>
          <w:sdt>
            <w:sdtPr>
              <w:id w:val="-1455117137"/>
              <w:tag w:val="goog_rdk_5892"/>
            </w:sdtPr>
            <w:sdtContent>
              <w:del w:author="Animefor Me" w:id="15" w:date="2026-09-29T09:36:34Z"/>
              <w:sdt>
                <w:sdtPr>
                  <w:id w:val="-1358631381"/>
                  <w:tag w:val="goog_rdk_589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sz w:val="28"/>
                            <w:szCs w:val="28"/>
                          </w:rPr>
                        </w:rPrChange>
                      </w:rPr>
                      <w:delText xml:space="preserve">Conclusion: </w:delText>
                    </w:r>
                  </w:del>
                </w:sdtContent>
              </w:sdt>
              <w:del w:author="Animefor Me" w:id="15" w:date="2026-09-29T09:36:34Z">
                <w:sdt>
                  <w:sdtPr>
                    <w:id w:val="-1791051868"/>
                    <w:tag w:val="goog_rdk_5894"/>
                  </w:sdtPr>
                  <w:sdtContent>
                    <w:r w:rsidDel="00000000" w:rsidR="00000000" w:rsidRPr="00000000">
                      <w:rPr>
                        <w:rtl w:val="0"/>
                      </w:rPr>
                    </w:r>
                  </w:sdtContent>
                </w:sdt>
              </w:del>
            </w:sdtContent>
          </w:sdt>
        </w:p>
      </w:sdtContent>
    </w:sdt>
    <w:sdt>
      <w:sdtPr>
        <w:id w:val="242574424"/>
        <w:tag w:val="goog_rdk_5898"/>
      </w:sdtPr>
      <w:sdtContent>
        <w:p w:rsidR="00000000" w:rsidDel="00000000" w:rsidP="00000000" w:rsidRDefault="00000000" w:rsidRPr="00000000" w14:paraId="0000053B">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362635364"/>
              <w:tag w:val="goog_rdk_5896"/>
            </w:sdtPr>
            <w:sdtContent>
              <w:del w:author="Animefor Me" w:id="15" w:date="2026-09-29T09:36:34Z"/>
              <w:sdt>
                <w:sdtPr>
                  <w:id w:val="-1915322196"/>
                  <w:tag w:val="goog_rdk_5897"/>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delText>
                    </w:r>
                  </w:del>
                </w:sdtContent>
              </w:sdt>
              <w:del w:author="Animefor Me" w:id="15" w:date="2026-09-29T09:36:34Z"/>
            </w:sdtContent>
          </w:sdt>
        </w:p>
      </w:sdtContent>
    </w:sdt>
    <w:sdt>
      <w:sdtPr>
        <w:id w:val="1862554888"/>
        <w:tag w:val="goog_rdk_5901"/>
      </w:sdtPr>
      <w:sdtContent>
        <w:p w:rsidR="00000000" w:rsidDel="00000000" w:rsidP="00000000" w:rsidRDefault="00000000" w:rsidRPr="00000000" w14:paraId="0000053C">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238984116"/>
              <w:tag w:val="goog_rdk_5899"/>
            </w:sdtPr>
            <w:sdtContent>
              <w:del w:author="Animefor Me" w:id="15" w:date="2026-09-29T09:36:34Z"/>
              <w:sdt>
                <w:sdtPr>
                  <w:id w:val="568555523"/>
                  <w:tag w:val="goog_rdk_5900"/>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delText>
                    </w:r>
                  </w:del>
                </w:sdtContent>
              </w:sdt>
              <w:del w:author="Animefor Me" w:id="15" w:date="2026-09-29T09:36:34Z"/>
            </w:sdtContent>
          </w:sdt>
        </w:p>
      </w:sdtContent>
    </w:sdt>
    <w:sdt>
      <w:sdtPr>
        <w:id w:val="324531321"/>
        <w:tag w:val="goog_rdk_5904"/>
      </w:sdtPr>
      <w:sdtContent>
        <w:p w:rsidR="00000000" w:rsidDel="00000000" w:rsidP="00000000" w:rsidRDefault="00000000" w:rsidRPr="00000000" w14:paraId="0000053D">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636539839"/>
              <w:tag w:val="goog_rdk_5902"/>
            </w:sdtPr>
            <w:sdtContent>
              <w:del w:author="Animefor Me" w:id="15" w:date="2026-09-29T09:36:34Z"/>
              <w:sdt>
                <w:sdtPr>
                  <w:id w:val="-1329378564"/>
                  <w:tag w:val="goog_rdk_5903"/>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delText>
                    </w:r>
                  </w:del>
                </w:sdtContent>
              </w:sdt>
              <w:del w:author="Animefor Me" w:id="15" w:date="2026-09-29T09:36:34Z"/>
            </w:sdtContent>
          </w:sdt>
        </w:p>
      </w:sdtContent>
    </w:sdt>
    <w:sdt>
      <w:sdtPr>
        <w:id w:val="-1666795551"/>
        <w:tag w:val="goog_rdk_5907"/>
      </w:sdtPr>
      <w:sdtContent>
        <w:p w:rsidR="00000000" w:rsidDel="00000000" w:rsidP="00000000" w:rsidRDefault="00000000" w:rsidRPr="00000000" w14:paraId="0000053E">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370678140"/>
              <w:tag w:val="goog_rdk_5905"/>
            </w:sdtPr>
            <w:sdtContent>
              <w:del w:author="Animefor Me" w:id="15" w:date="2026-09-29T09:36:34Z"/>
              <w:sdt>
                <w:sdtPr>
                  <w:id w:val="-1290279548"/>
                  <w:tag w:val="goog_rdk_5906"/>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delText>
                    </w:r>
                  </w:del>
                </w:sdtContent>
              </w:sdt>
              <w:del w:author="Animefor Me" w:id="15" w:date="2026-09-29T09:36:34Z"/>
            </w:sdtContent>
          </w:sdt>
        </w:p>
      </w:sdtContent>
    </w:sdt>
    <w:sdt>
      <w:sdtPr>
        <w:id w:val="-686123170"/>
        <w:tag w:val="goog_rdk_5910"/>
      </w:sdtPr>
      <w:sdtContent>
        <w:p w:rsidR="00000000" w:rsidDel="00000000" w:rsidP="00000000" w:rsidRDefault="00000000" w:rsidRPr="00000000" w14:paraId="0000053F">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921095949"/>
              <w:tag w:val="goog_rdk_5908"/>
            </w:sdtPr>
            <w:sdtContent>
              <w:del w:author="Animefor Me" w:id="15" w:date="2026-09-29T09:36:34Z"/>
              <w:sdt>
                <w:sdtPr>
                  <w:id w:val="61206943"/>
                  <w:tag w:val="goog_rdk_5909"/>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delText>
                    </w:r>
                  </w:del>
                </w:sdtContent>
              </w:sdt>
              <w:del w:author="Animefor Me" w:id="15" w:date="2026-09-29T09:36:34Z"/>
            </w:sdtContent>
          </w:sdt>
        </w:p>
      </w:sdtContent>
    </w:sdt>
    <w:sdt>
      <w:sdtPr>
        <w:id w:val="-1383145772"/>
        <w:tag w:val="goog_rdk_5913"/>
      </w:sdtPr>
      <w:sdtContent>
        <w:p w:rsidR="00000000" w:rsidDel="00000000" w:rsidP="00000000" w:rsidRDefault="00000000" w:rsidRPr="00000000" w14:paraId="00000540">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244965812"/>
              <w:tag w:val="goog_rdk_5911"/>
            </w:sdtPr>
            <w:sdtContent>
              <w:del w:author="Animefor Me" w:id="15" w:date="2026-09-29T09:36:34Z"/>
              <w:sdt>
                <w:sdtPr>
                  <w:id w:val="-237608748"/>
                  <w:tag w:val="goog_rdk_5912"/>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delText>
                    </w:r>
                  </w:del>
                </w:sdtContent>
              </w:sdt>
              <w:del w:author="Animefor Me" w:id="15" w:date="2026-09-29T09:36:34Z"/>
            </w:sdtContent>
          </w:sdt>
        </w:p>
      </w:sdtContent>
    </w:sdt>
    <w:sdt>
      <w:sdtPr>
        <w:id w:val="-1299966810"/>
        <w:tag w:val="goog_rdk_5916"/>
      </w:sdtPr>
      <w:sdtContent>
        <w:p w:rsidR="00000000" w:rsidDel="00000000" w:rsidP="00000000" w:rsidRDefault="00000000" w:rsidRPr="00000000" w14:paraId="00000541">
          <w:pPr>
            <w:spacing w:after="280" w:before="280" w:line="240" w:lineRule="auto"/>
            <w:rPr>
              <w:del w:author="Animefor Me" w:id="15" w:date="2026-09-29T09:36:34Z"/>
              <w:rPrChange w:author="Animefor Me" w:id="18" w:date="2026-09-29T09:36:34Z">
                <w:rPr>
                  <w:rFonts w:ascii="Cambria" w:cs="Cambria" w:eastAsia="Cambria" w:hAnsi="Cambria"/>
                  <w:color w:val="000000"/>
                  <w:sz w:val="22"/>
                  <w:szCs w:val="22"/>
                </w:rPr>
              </w:rPrChange>
            </w:rPr>
          </w:pPr>
          <w:sdt>
            <w:sdtPr>
              <w:id w:val="-1716070663"/>
              <w:tag w:val="goog_rdk_5914"/>
            </w:sdtPr>
            <w:sdtContent>
              <w:del w:author="Animefor Me" w:id="15" w:date="2026-09-29T09:36:34Z"/>
              <w:sdt>
                <w:sdtPr>
                  <w:id w:val="-382923920"/>
                  <w:tag w:val="goog_rdk_5915"/>
                </w:sdtPr>
                <w:sdtContent>
                  <w:del w:author="Animefor Me" w:id="15" w:date="2026-09-29T09:36:34Z">
                    <w:r w:rsidDel="00000000" w:rsidR="00000000" w:rsidRPr="00000000">
                      <w:rPr>
                        <w:rtl w:val="0"/>
                        <w:rPrChange w:author="Animefor Me" w:id="18" w:date="2026-09-29T09:36:34Z">
                          <w:rPr>
                            <w:rFonts w:ascii="Cambria" w:cs="Cambria" w:eastAsia="Cambria" w:hAnsi="Cambria"/>
                            <w:color w:val="000000"/>
                            <w:sz w:val="22"/>
                            <w:szCs w:val="22"/>
                          </w:rPr>
                        </w:rPrChange>
                      </w:rPr>
                      <w:delTex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delText>
                    </w:r>
                  </w:del>
                </w:sdtContent>
              </w:sdt>
              <w:del w:author="Animefor Me" w:id="15" w:date="2026-09-29T09:36:34Z"/>
            </w:sdtContent>
          </w:sdt>
        </w:p>
      </w:sdtContent>
    </w:sdt>
    <w:sdt>
      <w:sdtPr>
        <w:id w:val="-923013835"/>
        <w:tag w:val="goog_rdk_5919"/>
      </w:sdtPr>
      <w:sdtContent>
        <w:p w:rsidR="00000000" w:rsidDel="00000000" w:rsidP="00000000" w:rsidRDefault="00000000" w:rsidRPr="00000000" w14:paraId="00000542">
          <w:pPr>
            <w:spacing w:after="280" w:before="280" w:line="240" w:lineRule="auto"/>
            <w:rPr>
              <w:del w:author="Animefor Me" w:id="15" w:date="2026-09-29T09:36:34Z"/>
              <w:rPrChange w:author="Animefor Me" w:id="18" w:date="2026-09-29T09:36:34Z">
                <w:rPr>
                  <w:rFonts w:ascii="Cambria" w:cs="Cambria" w:eastAsia="Cambria" w:hAnsi="Cambria"/>
                  <w:color w:val="000000"/>
                </w:rPr>
              </w:rPrChange>
            </w:rPr>
          </w:pPr>
          <w:sdt>
            <w:sdtPr>
              <w:id w:val="-468842532"/>
              <w:tag w:val="goog_rdk_5917"/>
            </w:sdtPr>
            <w:sdtContent>
              <w:del w:author="Animefor Me" w:id="15" w:date="2026-09-29T09:36:34Z"/>
              <w:sdt>
                <w:sdtPr>
                  <w:id w:val="-783918457"/>
                  <w:tag w:val="goog_rdk_5918"/>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546604407"/>
        <w:tag w:val="goog_rdk_5922"/>
      </w:sdtPr>
      <w:sdtContent>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572888855"/>
              <w:tag w:val="goog_rdk_5920"/>
            </w:sdtPr>
            <w:sdtContent>
              <w:del w:author="Animefor Me" w:id="15" w:date="2026-09-29T09:36:34Z"/>
              <w:sdt>
                <w:sdtPr>
                  <w:id w:val="1781401317"/>
                  <w:tag w:val="goog_rdk_5921"/>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051694470"/>
        <w:tag w:val="goog_rdk_5925"/>
      </w:sdtPr>
      <w:sdtContent>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
          <w:sdt>
            <w:sdtPr>
              <w:id w:val="755521591"/>
              <w:tag w:val="goog_rdk_5923"/>
            </w:sdtPr>
            <w:sdtContent>
              <w:del w:author="Animefor Me" w:id="15" w:date="2026-09-29T09:36:34Z"/>
              <w:sdt>
                <w:sdtPr>
                  <w:id w:val="-786373780"/>
                  <w:tag w:val="goog_rdk_5924"/>
                </w:sdtPr>
                <w:sdtContent>
                  <w:del w:author="Animefor Me" w:id="15" w:date="2026-09-29T09:36:34Z">
                    <w:r w:rsidDel="00000000" w:rsidR="00000000" w:rsidRPr="00000000">
                      <w:rPr>
                        <w:rtl w:val="0"/>
                      </w:rPr>
                    </w:r>
                  </w:del>
                </w:sdtContent>
              </w:sdt>
              <w:del w:author="Animefor Me" w:id="15" w:date="2026-09-29T09:36:34Z"/>
            </w:sdtContent>
          </w:sdt>
        </w:p>
      </w:sdtContent>
    </w:sdt>
    <w:sdt>
      <w:sdtPr>
        <w:id w:val="-758458456"/>
        <w:tag w:val="goog_rdk_5928"/>
      </w:sdtPr>
      <w:sdtContent>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del w:author="Animefor Me" w:id="15" w:date="2026-09-29T09:36:34Z"/>
              <w:rPrChange w:author="Animefor Me" w:id="18" w:date="2026-09-29T09:36:34Z">
                <w:rPr>
                  <w:rFonts w:ascii="Cambria" w:cs="Cambria" w:eastAsia="Cambria" w:hAnsi="Cambria"/>
                  <w:b w:val="1"/>
                  <w:bCs w:val="1"/>
                  <w:i w:val="0"/>
                  <w:iCs w:val="0"/>
                  <w:smallCaps w:val="0"/>
                  <w:strike w:val="0"/>
                  <w:color w:val="000000"/>
                  <w:sz w:val="27"/>
                  <w:szCs w:val="27"/>
                  <w:u w:val="none"/>
                  <w:shd w:fill="auto" w:val="clear"/>
                  <w:vertAlign w:val="baseline"/>
                </w:rPr>
              </w:rPrChange>
            </w:rPr>
            <w:pPrChange w:author="dhivyadharshini Dhivya" w:id="0" w:date="2026-09-24T07:15:49Z">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pPr>
            </w:pPrChange>
          </w:pPr>
          <w:sdt>
            <w:sdtPr>
              <w:id w:val="457703636"/>
              <w:tag w:val="goog_rdk_5926"/>
            </w:sdtPr>
            <w:sdtContent>
              <w:del w:author="Animefor Me" w:id="15" w:date="2026-09-29T09:36:34Z"/>
              <w:sdt>
                <w:sdtPr>
                  <w:id w:val="168540974"/>
                  <w:tag w:val="goog_rdk_5927"/>
                </w:sdtPr>
                <w:sdtContent>
                  <w:del w:author="Animefor Me" w:id="15" w:date="2026-09-29T09:36:34Z">
                    <w:r w:rsidDel="00000000" w:rsidR="00000000" w:rsidRPr="00000000">
                      <w:rPr>
                        <w:rtl w:val="0"/>
                      </w:rPr>
                    </w:r>
                  </w:del>
                </w:sdtContent>
              </w:sdt>
              <w:del w:author="Animefor Me" w:id="15" w:date="2026-09-29T09:36:34Z"/>
            </w:sdtContent>
          </w:sdt>
        </w:p>
      </w:sdtContent>
    </w:sdt>
    <w:sdt>
      <w:sdtPr>
        <w:id w:val="-1867263362"/>
        <w:tag w:val="goog_rdk_5931"/>
      </w:sdtPr>
      <w:sdtContent>
        <w:p w:rsidR="00000000" w:rsidDel="00000000" w:rsidP="00000000" w:rsidRDefault="00000000" w:rsidRPr="00000000" w14:paraId="00000546">
          <w:pPr>
            <w:spacing w:after="280" w:before="280" w:line="240" w:lineRule="auto"/>
            <w:rPr>
              <w:del w:author="Animefor Me" w:id="15" w:date="2026-09-29T09:36:34Z"/>
              <w:rPrChange w:author="Animefor Me" w:id="18" w:date="2026-09-29T09:36:34Z">
                <w:rPr>
                  <w:rFonts w:ascii="Cambria" w:cs="Cambria" w:eastAsia="Cambria" w:hAnsi="Cambria"/>
                  <w:b w:val="1"/>
                  <w:bCs w:val="1"/>
                  <w:color w:val="000000"/>
                </w:rPr>
              </w:rPrChange>
            </w:rPr>
          </w:pPr>
          <w:sdt>
            <w:sdtPr>
              <w:id w:val="532226767"/>
              <w:tag w:val="goog_rdk_5929"/>
            </w:sdtPr>
            <w:sdtContent>
              <w:del w:author="Animefor Me" w:id="15" w:date="2026-09-29T09:36:34Z"/>
              <w:sdt>
                <w:sdtPr>
                  <w:id w:val="-497468176"/>
                  <w:tag w:val="goog_rdk_5930"/>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Submitted by:</w:delText>
                    </w:r>
                  </w:del>
                </w:sdtContent>
              </w:sdt>
              <w:del w:author="Animefor Me" w:id="15" w:date="2026-09-29T09:36:34Z"/>
            </w:sdtContent>
          </w:sdt>
        </w:p>
      </w:sdtContent>
    </w:sdt>
    <w:sdt>
      <w:sdtPr>
        <w:id w:val="-108475354"/>
        <w:tag w:val="goog_rdk_5943"/>
      </w:sdtPr>
      <w:sdtContent>
        <w:p w:rsidR="00000000" w:rsidDel="00000000" w:rsidP="00000000" w:rsidRDefault="00000000" w:rsidRPr="00000000" w14:paraId="00000547">
          <w:pPr>
            <w:pStyle w:val="Title"/>
            <w:rPr>
              <w:rPrChange w:author="Priya Ramya" w:id="183" w:date="2026-09-28T15:52:41Z">
                <w:rPr>
                  <w:rFonts w:ascii="Cambria" w:cs="Cambria" w:eastAsia="Cambria" w:hAnsi="Cambria"/>
                  <w:color w:val="000000"/>
                </w:rPr>
              </w:rPrChange>
            </w:rPr>
            <w:pPrChange w:author="Priya Ramya" w:id="0" w:date="2026-09-28T15:52:41Z">
              <w:pPr>
                <w:spacing w:before="280" w:line="240" w:lineRule="auto"/>
              </w:pPr>
            </w:pPrChange>
          </w:pPr>
          <w:sdt>
            <w:sdtPr>
              <w:id w:val="1770369859"/>
              <w:tag w:val="goog_rdk_5932"/>
            </w:sdtPr>
            <w:sdtContent>
              <w:del w:author="Animefor Me" w:id="15" w:date="2026-09-29T09:36:34Z"/>
              <w:sdt>
                <w:sdtPr>
                  <w:id w:val="-1042221078"/>
                  <w:tag w:val="goog_rdk_5933"/>
                </w:sdtPr>
                <w:sdtContent>
                  <w:del w:author="Animefor Me" w:id="15" w:date="2026-09-29T09:36:34Z">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Te</w:delText>
                    </w:r>
                  </w:del>
                </w:sdtContent>
              </w:sdt>
              <w:del w:author="Animefor Me" w:id="15" w:date="2026-09-29T09:36:34Z">
                <w:sdt>
                  <w:sdtPr>
                    <w:id w:val="1082321537"/>
                    <w:tag w:val="goog_rdk_5934"/>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lla Divya Sree</w:delText>
                    </w:r>
                  </w:sdtContent>
                </w:sdt>
                <w:sdt>
                  <w:sdtPr>
                    <w:id w:val="-1772324571"/>
                    <w:tag w:val="goog_rdk_5935"/>
                  </w:sdtPr>
                  <w:sdtContent>
                    <w:r w:rsidDel="00000000" w:rsidR="00000000" w:rsidRPr="00000000">
                      <w:rPr>
                        <w:rtl w:val="0"/>
                        <w:rPrChange w:author="Animefor Me" w:id="18" w:date="2026-09-29T09:36:34Z">
                          <w:rPr>
                            <w:rFonts w:ascii="Cambria" w:cs="Cambria" w:eastAsia="Cambria" w:hAnsi="Cambria"/>
                            <w:color w:val="000000"/>
                          </w:rPr>
                        </w:rPrChange>
                      </w:rPr>
                      <w:br w:type="textWrapping"/>
                    </w:r>
                  </w:sdtContent>
                </w:sdt>
                <w:sdt>
                  <w:sdtPr>
                    <w:id w:val="-1009245088"/>
                    <w:tag w:val="goog_rdk_5936"/>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Mentor:</w:delText>
                    </w:r>
                  </w:sdtContent>
                </w:sdt>
                <w:sdt>
                  <w:sdtPr>
                    <w:id w:val="118057076"/>
                    <w:tag w:val="goog_rdk_5937"/>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Si</w:delText>
                    </w:r>
                  </w:sdtContent>
                </w:sdt>
                <w:sdt>
                  <w:sdtPr>
                    <w:id w:val="-72520428"/>
                    <w:tag w:val="goog_rdk_5938"/>
                  </w:sdtPr>
                  <w:sdtContent>
                    <w:r w:rsidDel="00000000" w:rsidR="00000000" w:rsidRPr="00000000">
                      <w:rPr>
                        <w:rtl w:val="0"/>
                        <w:rPrChange w:author="Animefor Me" w:id="18" w:date="2026-09-29T09:36:34Z">
                          <w:rPr>
                            <w:rFonts w:ascii="Cambria" w:cs="Cambria" w:eastAsia="Cambria" w:hAnsi="Cambria"/>
                            <w:color w:val="000000"/>
                          </w:rPr>
                        </w:rPrChange>
                      </w:rPr>
                      <w:delText xml:space="preserve">ri</w:delText>
                    </w:r>
                  </w:sdtContent>
                </w:sdt>
                <w:sdt>
                  <w:sdtPr>
                    <w:id w:val="-2127026909"/>
                    <w:tag w:val="goog_rdk_5939"/>
                  </w:sdtPr>
                  <w:sdtContent>
                    <w:r w:rsidDel="00000000" w:rsidR="00000000" w:rsidRPr="00000000">
                      <w:rPr>
                        <w:rtl w:val="0"/>
                        <w:rPrChange w:author="Animefor Me" w:id="18" w:date="2026-09-29T09:36:34Z">
                          <w:rPr>
                            <w:rFonts w:ascii="Cambria" w:cs="Cambria" w:eastAsia="Cambria" w:hAnsi="Cambria"/>
                            <w:color w:val="000000"/>
                          </w:rPr>
                        </w:rPrChange>
                      </w:rPr>
                      <w:br w:type="textWrapping"/>
                    </w:r>
                  </w:sdtContent>
                </w:sdt>
                <w:sdt>
                  <w:sdtPr>
                    <w:id w:val="2040597654"/>
                    <w:tag w:val="goog_rdk_5940"/>
                  </w:sdtPr>
                  <w:sdtContent>
                    <w:r w:rsidDel="00000000" w:rsidR="00000000" w:rsidRPr="00000000">
                      <w:rPr>
                        <w:rtl w:val="0"/>
                        <w:rPrChange w:author="Animefor Me" w:id="18" w:date="2026-09-29T09:36:34Z">
                          <w:rPr>
                            <w:rFonts w:ascii="Cambria" w:cs="Cambria" w:eastAsia="Cambria" w:hAnsi="Cambria"/>
                            <w:b w:val="1"/>
                            <w:bCs w:val="1"/>
                            <w:color w:val="000000"/>
                          </w:rPr>
                        </w:rPrChange>
                      </w:rPr>
                      <w:delText xml:space="preserve">Date:</w:delText>
                    </w:r>
                  </w:sdtContent>
                </w:sdt>
                <w:sdt>
                  <w:sdtPr>
                    <w:id w:val="1534006360"/>
                    <w:tag w:val="goog_rdk_5941"/>
                  </w:sdtPr>
                  <w:sdtContent>
                    <w:r w:rsidDel="00000000" w:rsidR="00000000" w:rsidRPr="00000000">
                      <w:rPr>
                        <w:rtl w:val="0"/>
                        <w:rPrChange w:author="Animefor Me" w:id="18" w:date="2026-09-29T09:36:34Z">
                          <w:rPr>
                            <w:rFonts w:ascii="Cambria" w:cs="Cambria" w:eastAsia="Cambria" w:hAnsi="Cambria"/>
                            <w:color w:val="000000"/>
                          </w:rPr>
                        </w:rPrChange>
                      </w:rPr>
                      <w:delText xml:space="preserve"> 11/04/2025</w:delText>
                    </w:r>
                  </w:sdtContent>
                </w:sdt>
              </w:del>
            </w:sdtContent>
          </w:sdt>
          <w:sdt>
            <w:sdtPr>
              <w:id w:val="-1211763298"/>
              <w:tag w:val="goog_rdk_5942"/>
            </w:sdtPr>
            <w:sdtContent>
              <w:r w:rsidDel="00000000" w:rsidR="00000000" w:rsidRPr="00000000">
                <w:rPr>
                  <w:rtl w:val="0"/>
                </w:rPr>
              </w:r>
            </w:sdtContent>
          </w:sdt>
        </w:p>
      </w:sdtContent>
    </w:sdt>
    <w:sectPr>
      <w:type w:val="nextPage"/>
      <w:pgSz w:h="16838" w:w="11906"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garaj" w:id="2" w:date="2026-09-29T06:33:37Z">
    <w:sdt>
      <w:sdtPr>
        <w:id w:val="-1665596062"/>
        <w:tag w:val="goog_rdk_6376"/>
      </w:sdtPr>
      <w:sdtContent>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34"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1749693782"/>
              <w:tag w:val="goog_rdk_6375"/>
            </w:sdtPr>
            <w:sdtContent>
              <w:ins w:author="MD Ismail" w:id="234"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gtyty</w:t>
                </w:r>
              </w:ins>
            </w:sdtContent>
          </w:sdt>
        </w:p>
      </w:sdtContent>
    </w:sdt>
  </w:comment>
  <w:comment w:author="MANIKANDAN R" w:id="1" w:date="2026-09-23T07:06:16Z">
    <w:sdt>
      <w:sdtPr>
        <w:id w:val="727966855"/>
        <w:tag w:val="goog_rdk_6378"/>
      </w:sdtPr>
      <w:sdtContent>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34"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1923086968"/>
              <w:tag w:val="goog_rdk_6377"/>
            </w:sdtPr>
            <w:sdtContent>
              <w:ins w:author="MD Ismail" w:id="234"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the project</w:t>
                </w:r>
              </w:ins>
            </w:sdtContent>
          </w:sdt>
        </w:p>
      </w:sdtContent>
    </w:sdt>
  </w:comment>
  <w:comment w:author="Anonymous" w:id="0" w:date="2026-09-23T06:19:48Z">
    <w:sdt>
      <w:sdtPr>
        <w:id w:val="-1357664625"/>
        <w:tag w:val="goog_rdk_6380"/>
      </w:sdtPr>
      <w:sdtContent>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D Ismail" w:id="234" w:date="2026-09-24T15:38:40Z"/>
              <w:rFonts w:ascii="Arial" w:cs="Arial" w:eastAsia="Arial" w:hAnsi="Arial"/>
              <w:b w:val="0"/>
              <w:bCs w:val="0"/>
              <w:i w:val="0"/>
              <w:iCs w:val="0"/>
              <w:smallCaps w:val="0"/>
              <w:strike w:val="0"/>
              <w:color w:val="000000"/>
              <w:sz w:val="22"/>
              <w:szCs w:val="22"/>
              <w:u w:val="none"/>
              <w:shd w:fill="auto" w:val="clear"/>
              <w:vertAlign w:val="baseline"/>
            </w:rPr>
          </w:pPr>
          <w:sdt>
            <w:sdtPr>
              <w:id w:val="-178217700"/>
              <w:tag w:val="goog_rdk_6379"/>
            </w:sdtPr>
            <w:sdtContent>
              <w:ins w:author="MD Ismail" w:id="234" w:date="2026-09-24T15:38:4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saptiya</w:t>
                </w:r>
              </w:ins>
            </w:sdtContent>
          </w:sdt>
        </w:p>
      </w:sdtContent>
    </w:sdt>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8A" w15:done="0"/>
  <w15:commentEx w15:paraId="0000058B" w15:done="0"/>
  <w15:commentEx w15:paraId="000005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002529618"/>
      <w:tag w:val="goog_rdk_6363"/>
    </w:sdtPr>
    <w:sdtContent>
      <w:p w:rsidR="00000000" w:rsidDel="00000000" w:rsidP="00000000" w:rsidRDefault="00000000" w:rsidRPr="00000000" w14:paraId="00000586">
        <w:pPr>
          <w:numPr>
            <w:ilvl w:val="1"/>
            <w:numId w:val="2"/>
          </w:numPr>
          <w:ind w:left="502" w:hanging="360"/>
          <w:rPr>
            <w:ins w:author="Anonymous" w:id="230" w:date="2026-09-24T04:34:26Z"/>
            <w:del w:author="Jeevitha" w:id="231" w:date="2026-09-29T04:55:43Z"/>
          </w:rPr>
          <w:pPrChange w:author="FATHIMA RAIHANA A S" w:id="0" w:date="2026-09-25T17:38:39Z">
            <w:pPr>
              <w:numPr>
                <w:ilvl w:val="1"/>
                <w:numId w:val="9"/>
              </w:numPr>
              <w:ind w:left="502" w:hanging="360"/>
            </w:pPr>
          </w:pPrChange>
        </w:pPr>
        <w:sdt>
          <w:sdtPr>
            <w:id w:val="-540780373"/>
            <w:tag w:val="goog_rdk_6360"/>
          </w:sdtPr>
          <w:sdtContent>
            <w:ins w:author="Anonymous" w:id="230" w:date="2026-09-24T04:34:26Z">
              <w:sdt>
                <w:sdtPr>
                  <w:id w:val="823846232"/>
                  <w:tag w:val="goog_rdk_6361"/>
                </w:sdtPr>
                <w:sdtContent>
                  <w:del w:author="Jeevitha" w:id="231" w:date="2026-09-29T04:55:43Z"/>
                </w:sdtContent>
              </w:sdt>
            </w:ins>
            <w:sdt>
              <w:sdtPr>
                <w:id w:val="1997608324"/>
                <w:tag w:val="goog_rdk_6362"/>
              </w:sdtPr>
              <w:sdtContent>
                <w:ins w:author="Anonymous" w:id="230" w:date="2026-09-24T04:34:26Z">
                  <w:del w:author="Jeevitha" w:id="231" w:date="2026-09-29T04:55:43Z">
                    <w:r w:rsidDel="00000000" w:rsidR="00000000" w:rsidRPr="00000000">
                      <w:rPr>
                        <w:rtl w:val="0"/>
                      </w:rPr>
                    </w:r>
                  </w:del>
                </w:ins>
              </w:sdtContent>
            </w:sdt>
            <w:ins w:author="Anonymous" w:id="230" w:date="2026-09-24T04:34:26Z">
              <w:del w:author="Jeevitha" w:id="231" w:date="2026-09-29T04:55:43Z"/>
            </w:ins>
          </w:sdtContent>
        </w:sdt>
      </w:p>
    </w:sdtContent>
  </w:sdt>
  <w:sdt>
    <w:sdtPr>
      <w:id w:val="373889541"/>
      <w:tag w:val="goog_rdk_6367"/>
    </w:sdtPr>
    <w:sdtContent>
      <w:p w:rsidR="00000000" w:rsidDel="00000000" w:rsidP="00000000" w:rsidRDefault="00000000" w:rsidRPr="00000000" w14:paraId="00000587">
        <w:pPr>
          <w:ind w:left="0" w:firstLine="0"/>
          <w:rPr>
            <w:ins w:author="RAMAKRISHNAN R" w:id="229" w:date="2026-09-23T13:08:19Z"/>
            <w:rPrChange w:author="RAMAKRISHNAN R" w:id="232" w:date="2026-09-23T13:08:19Z">
              <w:rPr>
                <w:rFonts w:ascii="Calibri" w:cs="Calibri" w:eastAsia="Calibri" w:hAnsi="Calibri"/>
                <w:b w:val="0"/>
                <w:bCs w:val="0"/>
                <w:i w:val="0"/>
                <w:iCs w:val="0"/>
                <w:smallCaps w:val="0"/>
                <w:strike w:val="0"/>
                <w:color w:val="000000"/>
                <w:sz w:val="24"/>
                <w:szCs w:val="24"/>
                <w:u w:val="none"/>
                <w:shd w:fill="auto" w:val="clear"/>
                <w:vertAlign w:val="baseline"/>
              </w:rPr>
            </w:rPrChange>
          </w:rPr>
          <w:pPrChange w:author="Jeevitha" w:id="0" w:date="2026-09-29T04:55:43Z">
            <w:pPr/>
          </w:pPrChange>
        </w:pPr>
        <w:sdt>
          <w:sdtPr>
            <w:id w:val="-1459287575"/>
            <w:tag w:val="goog_rdk_6365"/>
          </w:sdtPr>
          <w:sdtContent>
            <w:ins w:author="RAMAKRISHNAN R" w:id="229" w:date="2026-09-23T13:08:19Z"/>
            <w:sdt>
              <w:sdtPr>
                <w:id w:val="2129240568"/>
                <w:tag w:val="goog_rdk_6366"/>
              </w:sdtPr>
              <w:sdtContent>
                <w:ins w:author="RAMAKRISHNAN R" w:id="229" w:date="2026-09-23T13:08:19Z">
                  <w:r w:rsidDel="00000000" w:rsidR="00000000" w:rsidRPr="00000000">
                    <w:rPr>
                      <w:rtl w:val="0"/>
                    </w:rPr>
                  </w:r>
                </w:ins>
              </w:sdtContent>
            </w:sdt>
            <w:ins w:author="RAMAKRISHNAN R" w:id="229" w:date="2026-09-23T13:08:19Z"/>
          </w:sdtContent>
        </w:sdt>
      </w:p>
    </w:sdtContent>
  </w:sdt>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082508274"/>
      <w:tag w:val="goog_rdk_6374"/>
    </w:sdtPr>
    <w:sdtContent>
      <w:p w:rsidR="00000000" w:rsidDel="00000000" w:rsidP="00000000" w:rsidRDefault="00000000" w:rsidRPr="00000000" w14:paraId="00000589">
        <w:pPr>
          <w:rPr>
            <w:ins w:author="MD Ismail" w:id="234" w:date="2026-09-24T15:38:40Z"/>
            <w:rPrChange w:author="MD Ismail" w:id="235"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1677899589"/>
            <w:tag w:val="goog_rdk_6372"/>
          </w:sdtPr>
          <w:sdtContent>
            <w:ins w:author="MD Ismail" w:id="234" w:date="2026-09-24T15:38:40Z"/>
            <w:sdt>
              <w:sdtPr>
                <w:id w:val="-505516739"/>
                <w:tag w:val="goog_rdk_6373"/>
              </w:sdtPr>
              <w:sdtContent>
                <w:ins w:author="MD Ismail" w:id="234" w:date="2026-09-24T15:38:40Z">
                  <w:r w:rsidDel="00000000" w:rsidR="00000000" w:rsidRPr="00000000">
                    <w:rPr>
                      <w:rtl w:val="0"/>
                    </w:rPr>
                  </w:r>
                </w:ins>
              </w:sdtContent>
            </w:sdt>
            <w:ins w:author="MD Ismail" w:id="234" w:date="2026-09-24T15:38:40Z"/>
          </w:sdtContent>
        </w:sdt>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2118509251"/>
      <w:tag w:val="goog_rdk_5974"/>
    </w:sdtPr>
    <w:sdtContent>
      <w:p w:rsidR="00000000" w:rsidDel="00000000" w:rsidP="00000000" w:rsidRDefault="00000000" w:rsidRPr="00000000" w14:paraId="00000548">
        <w:pPr>
          <w:tabs>
            <w:tab w:val="center" w:leader="none" w:pos="4513"/>
            <w:tab w:val="right" w:leader="none" w:pos="9026"/>
          </w:tabs>
          <w:rPr>
            <w:ins w:author="Anonymous" w:id="193" w:date="2026-09-27T07:30:50Z"/>
            <w:del w:author="Kasiammal S" w:id="184" w:date="2026-09-26T11:37:38Z"/>
            <w:rPrChange w:author="Kasiammal S" w:id="185" w:date="2026-09-26T11:37:38Z">
              <w:rPr>
                <w:rFonts w:ascii="Cambria" w:cs="Cambria" w:eastAsia="Cambria" w:hAnsi="Cambria"/>
                <w:color w:val="000000"/>
              </w:rPr>
            </w:rPrChange>
          </w:rPr>
        </w:pPr>
        <w:sdt>
          <w:sdtPr>
            <w:id w:val="111327132"/>
            <w:tag w:val="goog_rdk_5945"/>
          </w:sdtPr>
          <w:sdtContent>
            <w:ins w:author="Kasiammal S" w:id="184" w:date="2026-09-26T11:37:38Z"/>
            <w:sdt>
              <w:sdtPr>
                <w:id w:val="1676424605"/>
                <w:tag w:val="goog_rdk_5946"/>
              </w:sdtPr>
              <w:sdtContent>
                <w:ins w:author="Kasiammal S" w:id="184" w:date="2026-09-26T11:37:38Z">
                  <w:r w:rsidDel="00000000" w:rsidR="00000000" w:rsidRPr="00000000">
                    <w:rPr>
                      <w:rtl w:val="0"/>
                      <w:rPrChange w:author="Kasiammal S" w:id="185" w:date="2026-09-26T11:37:38Z">
                        <w:rPr>
                          <w:rFonts w:ascii="Cambria" w:cs="Cambria" w:eastAsia="Cambria" w:hAnsi="Cambria"/>
                          <w:color w:val="000000"/>
                        </w:rPr>
                      </w:rPrChange>
                    </w:rPr>
                    <w:t xml:space="preserve">cc</w:t>
                  </w:r>
                </w:ins>
              </w:sdtContent>
            </w:sdt>
            <w:ins w:author="Kasiammal S" w:id="184" w:date="2026-09-26T11:37:38Z"/>
          </w:sdtContent>
        </w:sdt>
        <w:sdt>
          <w:sdtPr>
            <w:id w:val="-377260305"/>
            <w:tag w:val="goog_rdk_5947"/>
          </w:sdtPr>
          <w:sdtContent>
            <w:ins w:author="S.Ragavi Srinivasan" w:id="186" w:date="2026-09-26T14:24:43Z">
              <w:r w:rsidDel="00000000" w:rsidR="00000000" w:rsidRPr="00000000">
                <w:rPr>
                  <w:rFonts w:ascii="Cambria" w:cs="Cambria" w:eastAsia="Cambria" w:hAnsi="Cambria"/>
                  <w:color w:val="000000"/>
                </w:rPr>
                <w:fldChar w:fldCharType="begin"/>
                <w:instrText xml:space="preserve">PAGE</w:instrText>
                <w:fldChar w:fldCharType="separate"/>
                <w:fldChar w:fldCharType="end"/>
              </w:r>
            </w:ins>
          </w:sdtContent>
        </w:sdt>
        <w:sdt>
          <w:sdtPr>
            <w:id w:val="1105410134"/>
            <w:tag w:val="goog_rdk_5948"/>
          </w:sdtPr>
          <w:sdtContent>
            <w:ins w:author="Anonymous" w:id="187" w:date="2026-09-24T09:45:10Z">
              <w:sdt>
                <w:sdtPr>
                  <w:id w:val="-1529839503"/>
                  <w:tag w:val="goog_rdk_5949"/>
                </w:sdtPr>
                <w:sdtContent>
                  <w:del w:author="Kasiammal S" w:id="184" w:date="2026-09-26T11:37:38Z"/>
                </w:sdtContent>
              </w:sdt>
            </w:ins>
            <w:sdt>
              <w:sdtPr>
                <w:id w:val="1996160519"/>
                <w:tag w:val="goog_rdk_5950"/>
              </w:sdtPr>
              <w:sdtContent>
                <w:ins w:author="Anonymous" w:id="187" w:date="2026-09-24T09:45:10Z">
                  <w:del w:author="Kasiammal S" w:id="184" w:date="2026-09-26T11:37:38Z">
                    <w:r w:rsidDel="00000000" w:rsidR="00000000" w:rsidRPr="00000000">
                      <w:rPr>
                        <w:rtl w:val="0"/>
                        <w:rPrChange w:author="Kasiammal S" w:id="185" w:date="2026-09-26T11:37:38Z">
                          <w:rPr>
                            <w:rFonts w:ascii="Cambria" w:cs="Cambria" w:eastAsia="Cambria" w:hAnsi="Cambria"/>
                            <w:color w:val="000000"/>
                          </w:rPr>
                        </w:rPrChange>
                      </w:rPr>
                      <w:delText xml:space="preserve">           </w:delText>
                    </w:r>
                  </w:del>
                </w:ins>
              </w:sdtContent>
            </w:sdt>
            <w:ins w:author="Anonymous" w:id="187" w:date="2026-09-24T09:45:10Z">
              <w:del w:author="Kasiammal S" w:id="184" w:date="2026-09-26T11:37:38Z"/>
            </w:ins>
          </w:sdtContent>
        </w:sdt>
        <w:sdt>
          <w:sdtPr>
            <w:id w:val="-1814117181"/>
            <w:tag w:val="goog_rdk_5951"/>
          </w:sdtPr>
          <w:sdtContent>
            <w:del w:author="Kasiammal S" w:id="184" w:date="2026-09-26T11:37:38Z"/>
          </w:sdtContent>
        </w:sdt>
        <w:sdt>
          <w:sdtPr>
            <w:id w:val="-9753008"/>
            <w:tag w:val="goog_rdk_5952"/>
          </w:sdtPr>
          <w:sdtContent>
            <w:ins w:author="GK KRISHNA" w:id="188" w:date="2026-09-29T08:50:27Z">
              <w:sdt>
                <w:sdtPr>
                  <w:id w:val="-815637440"/>
                  <w:tag w:val="goog_rdk_5953"/>
                </w:sdtPr>
                <w:sdtContent>
                  <w:del w:author="Kasiammal S" w:id="184" w:date="2026-09-26T11:37:38Z"/>
                </w:sdtContent>
              </w:sdt>
            </w:ins>
            <w:sdt>
              <w:sdtPr>
                <w:id w:val="555131001"/>
                <w:tag w:val="goog_rdk_5954"/>
              </w:sdtPr>
              <w:sdtContent>
                <w:ins w:author="GK KRISHNA" w:id="188" w:date="2026-09-29T08:50:27Z">
                  <w:del w:author="Kasiammal S" w:id="184" w:date="2026-09-26T11:37:38Z">
                    <w:r w:rsidDel="00000000" w:rsidR="00000000" w:rsidRPr="00000000">
                      <w:rPr>
                        <w:rtl w:val="0"/>
                        <w:rPrChange w:author="Kasiammal S" w:id="185" w:date="2026-09-26T11:37:38Z">
                          <w:rPr>
                            <w:rFonts w:ascii="Cambria" w:cs="Cambria" w:eastAsia="Cambria" w:hAnsi="Cambria"/>
                            <w:color w:val="000000"/>
                          </w:rPr>
                        </w:rPrChange>
                      </w:rPr>
                      <w:delText xml:space="preserve">File</w:delText>
                    </w:r>
                  </w:del>
                </w:ins>
              </w:sdtContent>
            </w:sdt>
            <w:ins w:author="GK KRISHNA" w:id="188" w:date="2026-09-29T08:50:27Z">
              <w:del w:author="Kasiammal S" w:id="184" w:date="2026-09-26T11:37:38Z"/>
            </w:ins>
          </w:sdtContent>
        </w:sdt>
        <w:sdt>
          <w:sdtPr>
            <w:id w:val="-1493335939"/>
            <w:tag w:val="goog_rdk_5955"/>
          </w:sdtPr>
          <w:sdtContent>
            <w:del w:author="Kasiammal S" w:id="184" w:date="2026-09-26T11:37:38Z"/>
          </w:sdtContent>
        </w:sdt>
        <w:sdt>
          <w:sdtPr>
            <w:id w:val="644628693"/>
            <w:tag w:val="goog_rdk_5956"/>
          </w:sdtPr>
          <w:sdtContent>
            <w:ins w:author="SALVA THABASUM M" w:id="189" w:date="2026-09-29T09:01:37Z">
              <w:sdt>
                <w:sdtPr>
                  <w:id w:val="904877159"/>
                  <w:tag w:val="goog_rdk_5957"/>
                </w:sdtPr>
                <w:sdtContent>
                  <w:del w:author="Kasiammal S" w:id="184" w:date="2026-09-26T11:37:38Z"/>
                </w:sdtContent>
              </w:sdt>
            </w:ins>
            <w:sdt>
              <w:sdtPr>
                <w:id w:val="-1888034875"/>
                <w:tag w:val="goog_rdk_5958"/>
              </w:sdtPr>
              <w:sdtContent>
                <w:ins w:author="SALVA THABASUM M" w:id="189" w:date="2026-09-29T09:01:37Z">
                  <w:del w:author="Kasiammal S" w:id="184" w:date="2026-09-26T11:37:38Z">
                    <w:r w:rsidDel="00000000" w:rsidR="00000000" w:rsidRPr="00000000">
                      <w:rPr>
                        <w:rtl w:val="0"/>
                        <w:rPrChange w:author="Kasiammal S" w:id="185" w:date="2026-09-26T11:37:38Z">
                          <w:rPr>
                            <w:rFonts w:ascii="Cambria" w:cs="Cambria" w:eastAsia="Cambria" w:hAnsi="Cambria"/>
                            <w:color w:val="000000"/>
                          </w:rPr>
                        </w:rPrChange>
                      </w:rPr>
                      <w:delText xml:space="preserve">File</w:delText>
                    </w:r>
                  </w:del>
                </w:ins>
              </w:sdtContent>
            </w:sdt>
            <w:ins w:author="SALVA THABASUM M" w:id="189" w:date="2026-09-29T09:01:37Z">
              <w:del w:author="Kasiammal S" w:id="184" w:date="2026-09-26T11:37:38Z"/>
            </w:ins>
          </w:sdtContent>
        </w:sdt>
        <w:sdt>
          <w:sdtPr>
            <w:id w:val="505889774"/>
            <w:tag w:val="goog_rdk_5959"/>
          </w:sdtPr>
          <w:sdtContent>
            <w:del w:author="Kasiammal S" w:id="184" w:date="2026-09-26T11:37:38Z"/>
          </w:sdtContent>
        </w:sdt>
        <w:sdt>
          <w:sdtPr>
            <w:id w:val="-2013770020"/>
            <w:tag w:val="goog_rdk_5960"/>
          </w:sdtPr>
          <w:sdtContent>
            <w:ins w:author="Nithish Nithish" w:id="190" w:date="2026-09-29T09:41:01Z">
              <w:sdt>
                <w:sdtPr>
                  <w:id w:val="1577711875"/>
                  <w:tag w:val="goog_rdk_5961"/>
                </w:sdtPr>
                <w:sdtContent>
                  <w:del w:author="Kasiammal S" w:id="184" w:date="2026-09-26T11:37:38Z"/>
                </w:sdtContent>
              </w:sdt>
            </w:ins>
            <w:sdt>
              <w:sdtPr>
                <w:id w:val="1481535679"/>
                <w:tag w:val="goog_rdk_5962"/>
              </w:sdtPr>
              <w:sdtContent>
                <w:ins w:author="Nithish Nithish" w:id="190" w:date="2026-09-29T09:41:01Z">
                  <w:del w:author="Kasiammal S" w:id="184" w:date="2026-09-26T11:37:38Z">
                    <w:r w:rsidDel="00000000" w:rsidR="00000000" w:rsidRPr="00000000">
                      <w:rPr>
                        <w:rtl w:val="0"/>
                        <w:rPrChange w:author="Kasiammal S" w:id="185" w:date="2026-09-26T11:37:38Z">
                          <w:rPr>
                            <w:rFonts w:ascii="Cambria" w:cs="Cambria" w:eastAsia="Cambria" w:hAnsi="Cambria"/>
                            <w:color w:val="000000"/>
                          </w:rPr>
                        </w:rPrChange>
                      </w:rPr>
                      <w:delText xml:space="preserve">File</w:delText>
                    </w:r>
                  </w:del>
                </w:ins>
              </w:sdtContent>
            </w:sdt>
            <w:ins w:author="Nithish Nithish" w:id="190" w:date="2026-09-29T09:41:01Z">
              <w:del w:author="Kasiammal S" w:id="184" w:date="2026-09-26T11:37:38Z"/>
            </w:ins>
          </w:sdtContent>
        </w:sdt>
        <w:sdt>
          <w:sdtPr>
            <w:id w:val="-1098830302"/>
            <w:tag w:val="goog_rdk_5963"/>
          </w:sdtPr>
          <w:sdtContent>
            <w:del w:author="Kasiammal S" w:id="184" w:date="2026-09-26T11:37:38Z"/>
          </w:sdtContent>
        </w:sdt>
        <w:sdt>
          <w:sdtPr>
            <w:id w:val="-777576768"/>
            <w:tag w:val="goog_rdk_5964"/>
          </w:sdtPr>
          <w:sdtContent>
            <w:ins w:author="Eswari Eswari" w:id="191" w:date="2026-09-30T04:52:08Z">
              <w:sdt>
                <w:sdtPr>
                  <w:id w:val="-1061167005"/>
                  <w:tag w:val="goog_rdk_5965"/>
                </w:sdtPr>
                <w:sdtContent>
                  <w:del w:author="Kasiammal S" w:id="184" w:date="2026-09-26T11:37:38Z"/>
                </w:sdtContent>
              </w:sdt>
            </w:ins>
            <w:sdt>
              <w:sdtPr>
                <w:id w:val="1056049472"/>
                <w:tag w:val="goog_rdk_5966"/>
              </w:sdtPr>
              <w:sdtContent>
                <w:ins w:author="Eswari Eswari" w:id="191" w:date="2026-09-30T04:52:08Z">
                  <w:del w:author="Kasiammal S" w:id="184" w:date="2026-09-26T11:37:38Z">
                    <w:r w:rsidDel="00000000" w:rsidR="00000000" w:rsidRPr="00000000">
                      <w:rPr>
                        <w:rtl w:val="0"/>
                        <w:rPrChange w:author="Kasiammal S" w:id="185" w:date="2026-09-26T11:37:38Z">
                          <w:rPr>
                            <w:rFonts w:ascii="Cambria" w:cs="Cambria" w:eastAsia="Cambria" w:hAnsi="Cambria"/>
                            <w:color w:val="000000"/>
                          </w:rPr>
                        </w:rPrChange>
                      </w:rPr>
                      <w:delText xml:space="preserve"> </w:delText>
                    </w:r>
                  </w:del>
                </w:ins>
              </w:sdtContent>
            </w:sdt>
            <w:ins w:author="Eswari Eswari" w:id="191" w:date="2026-09-30T04:52:08Z">
              <w:del w:author="Kasiammal S" w:id="184" w:date="2026-09-26T11:37:38Z"/>
            </w:ins>
          </w:sdtContent>
        </w:sdt>
        <w:sdt>
          <w:sdtPr>
            <w:id w:val="1102620291"/>
            <w:tag w:val="goog_rdk_5967"/>
          </w:sdtPr>
          <w:sdtContent>
            <w:del w:author="Kasiammal S" w:id="184" w:date="2026-09-26T11:37:38Z"/>
          </w:sdtContent>
        </w:sdt>
        <w:sdt>
          <w:sdtPr>
            <w:id w:val="1766717202"/>
            <w:tag w:val="goog_rdk_5968"/>
          </w:sdtPr>
          <w:sdtContent>
            <w:ins w:author="Pugazh S Amudhan" w:id="192" w:date="2026-09-30T06:42:16Z">
              <w:sdt>
                <w:sdtPr>
                  <w:id w:val="1155280990"/>
                  <w:tag w:val="goog_rdk_5969"/>
                </w:sdtPr>
                <w:sdtContent>
                  <w:del w:author="Kasiammal S" w:id="184" w:date="2026-09-26T11:37:38Z">
                    <w:r w:rsidDel="00000000" w:rsidR="00000000" w:rsidRPr="00000000">
                      <w:rPr>
                        <w:rPrChange w:author="Kasiammal S" w:id="185" w:date="2026-09-26T11:37:38Z">
                          <w:rPr>
                            <w:rFonts w:ascii="Cambria" w:cs="Cambria" w:eastAsia="Cambria" w:hAnsi="Cambria"/>
                            <w:color w:val="000000"/>
                          </w:rPr>
                        </w:rPrChange>
                      </w:rPr>
                      <w:drawing>
                        <wp:inline distB="114300" distT="114300" distL="114300" distR="114300">
                          <wp:extent cx="304800" cy="304800"/>
                          <wp:effectExtent b="0" l="0" r="0" t="0"/>
                          <wp:docPr descr="vikas" id="2126916917" name="image10.png"/>
                          <a:graphic>
                            <a:graphicData uri="http://schemas.openxmlformats.org/drawingml/2006/picture">
                              <pic:pic>
                                <pic:nvPicPr>
                                  <pic:cNvPr descr="vikas" id="0" name="image10.png"/>
                                  <pic:cNvPicPr preferRelativeResize="0"/>
                                </pic:nvPicPr>
                                <pic:blipFill>
                                  <a:blip r:embed="rId1"/>
                                  <a:srcRect b="0" l="0" r="0" t="0"/>
                                  <a:stretch>
                                    <a:fillRect/>
                                  </a:stretch>
                                </pic:blipFill>
                                <pic:spPr>
                                  <a:xfrm>
                                    <a:off x="0" y="0"/>
                                    <a:ext cx="304800" cy="304800"/>
                                  </a:xfrm>
                                  <a:prstGeom prst="rect"/>
                                  <a:ln/>
                                </pic:spPr>
                              </pic:pic>
                            </a:graphicData>
                          </a:graphic>
                        </wp:inline>
                      </w:drawing>
                    </w:r>
                  </w:del>
                </w:sdtContent>
              </w:sdt>
            </w:ins>
          </w:sdtContent>
        </w:sdt>
        <w:sdt>
          <w:sdtPr>
            <w:id w:val="-1566506058"/>
            <w:tag w:val="goog_rdk_5970"/>
          </w:sdtPr>
          <w:sdtContent>
            <w:del w:author="Kasiammal S" w:id="184" w:date="2026-09-26T11:37:38Z"/>
          </w:sdtContent>
        </w:sdt>
        <w:sdt>
          <w:sdtPr>
            <w:id w:val="-862834341"/>
            <w:tag w:val="goog_rdk_5971"/>
          </w:sdtPr>
          <w:sdtContent>
            <w:ins w:author="Anonymous" w:id="193" w:date="2026-09-27T07:30:50Z">
              <w:sdt>
                <w:sdtPr>
                  <w:id w:val="1373751319"/>
                  <w:tag w:val="goog_rdk_5972"/>
                </w:sdtPr>
                <w:sdtContent>
                  <w:del w:author="Kasiammal S" w:id="184" w:date="2026-09-26T11:37:38Z"/>
                </w:sdtContent>
              </w:sdt>
            </w:ins>
            <w:sdt>
              <w:sdtPr>
                <w:id w:val="624901413"/>
                <w:tag w:val="goog_rdk_5973"/>
              </w:sdtPr>
              <w:sdtContent>
                <w:ins w:author="Anonymous" w:id="193" w:date="2026-09-27T07:30:50Z">
                  <w:del w:author="Kasiammal S" w:id="184" w:date="2026-09-26T11:37:38Z">
                    <w:r w:rsidDel="00000000" w:rsidR="00000000" w:rsidRPr="00000000">
                      <w:rPr>
                        <w:rtl w:val="0"/>
                      </w:rPr>
                    </w:r>
                  </w:del>
                </w:ins>
              </w:sdtContent>
            </w:sdt>
            <w:ins w:author="Anonymous" w:id="193" w:date="2026-09-27T07:30:50Z">
              <w:del w:author="Kasiammal S" w:id="18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63"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1437324980"/>
      <w:tag w:val="goog_rdk_5978"/>
    </w:sdtPr>
    <w:sdtContent>
      <w:p w:rsidR="00000000" w:rsidDel="00000000" w:rsidP="00000000" w:rsidRDefault="00000000" w:rsidRPr="00000000" w14:paraId="00000549">
        <w:pPr>
          <w:shd w:fill="f0f4f9" w:val="clear"/>
          <w:tabs>
            <w:tab w:val="center" w:leader="none" w:pos="4513"/>
            <w:tab w:val="right" w:leader="none" w:pos="9026"/>
          </w:tabs>
          <w:spacing w:after="120" w:before="40" w:lineRule="auto"/>
          <w:ind w:left="0" w:firstLine="0"/>
          <w:rPr>
            <w:ins w:author="Anonymous" w:id="193" w:date="2026-09-27T07:30:50Z"/>
            <w:del w:author="Kasiammal S" w:id="184" w:date="2026-09-26T11:37:38Z"/>
            <w:rPrChange w:author="Kasiammal S" w:id="185" w:date="2026-09-26T11:37:38Z">
              <w:rPr>
                <w:rFonts w:ascii="Cambria" w:cs="Cambria" w:eastAsia="Cambria" w:hAnsi="Cambria"/>
                <w:color w:val="000000"/>
              </w:rPr>
            </w:rPrChange>
          </w:rPr>
        </w:pPr>
        <w:sdt>
          <w:sdtPr>
            <w:id w:val="719139989"/>
            <w:tag w:val="goog_rdk_5975"/>
          </w:sdtPr>
          <w:sdtContent>
            <w:ins w:author="Anonymous" w:id="193" w:date="2026-09-27T07:30:50Z">
              <w:sdt>
                <w:sdtPr>
                  <w:id w:val="-1004379821"/>
                  <w:tag w:val="goog_rdk_5976"/>
                </w:sdtPr>
                <w:sdtContent>
                  <w:del w:author="Kasiammal S" w:id="184" w:date="2026-09-26T11:37:38Z">
                    <w:r w:rsidDel="00000000" w:rsidR="00000000" w:rsidRPr="00000000">
                      <w:rPr>
                        <w:rPrChange w:author="Kasiammal S" w:id="185" w:date="2026-09-26T11:37:38Z">
                          <w:rPr>
                            <w:rFonts w:ascii="Cambria" w:cs="Cambria" w:eastAsia="Cambria" w:hAnsi="Cambria"/>
                            <w:color w:val="000000"/>
                          </w:rPr>
                        </w:rPrChange>
                      </w:rPr>
                      <w:drawing>
                        <wp:inline distB="114300" distT="114300" distL="114300" distR="114300">
                          <wp:extent cx="635000" cy="635000"/>
                          <wp:effectExtent b="0" l="0" r="0" t="0"/>
                          <wp:docPr descr="Nivesh" id="2126916894" name="image3.png"/>
                          <a:graphic>
                            <a:graphicData uri="http://schemas.openxmlformats.org/drawingml/2006/picture">
                              <pic:pic>
                                <pic:nvPicPr>
                                  <pic:cNvPr descr="Nivesh" id="0" name="image3.png"/>
                                  <pic:cNvPicPr preferRelativeResize="0"/>
                                </pic:nvPicPr>
                                <pic:blipFill>
                                  <a:blip r:embed="rId3"/>
                                  <a:srcRect b="0" l="0" r="0" t="0"/>
                                  <a:stretch>
                                    <a:fillRect/>
                                  </a:stretch>
                                </pic:blipFill>
                                <pic:spPr>
                                  <a:xfrm>
                                    <a:off x="0" y="0"/>
                                    <a:ext cx="635000" cy="635000"/>
                                  </a:xfrm>
                                  <a:prstGeom prst="rect"/>
                                  <a:ln/>
                                </pic:spPr>
                              </pic:pic>
                            </a:graphicData>
                          </a:graphic>
                        </wp:inline>
                      </w:drawing>
                    </w:r>
                  </w:del>
                </w:sdtContent>
              </w:sdt>
            </w:ins>
            <w:sdt>
              <w:sdtPr>
                <w:id w:val="773230400"/>
                <w:tag w:val="goog_rdk_5977"/>
              </w:sdtPr>
              <w:sdtContent>
                <w:ins w:author="Anonymous" w:id="193" w:date="2026-09-27T07:30:50Z">
                  <w:del w:author="Kasiammal S" w:id="184" w:date="2026-09-26T11:37:38Z">
                    <w:r w:rsidDel="00000000" w:rsidR="00000000" w:rsidRPr="00000000">
                      <w:rPr>
                        <w:rtl w:val="0"/>
                      </w:rPr>
                    </w:r>
                  </w:del>
                </w:ins>
              </w:sdtContent>
            </w:sdt>
            <w:ins w:author="Anonymous" w:id="193" w:date="2026-09-27T07:30:50Z">
              <w:del w:author="Kasiammal S" w:id="18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649021</wp:posOffset>
                      </wp:positionV>
                      <wp:extent cx="1076325" cy="300038"/>
                      <wp:effectExtent b="0" l="0" r="0" t="0"/>
                      <wp:wrapNone/>
                      <wp:docPr id="2126916968"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676036</wp:posOffset>
                      </wp:positionV>
                      <wp:extent cx="1076325" cy="300038"/>
                      <wp:effectExtent b="0" l="0" r="0" t="0"/>
                      <wp:wrapNone/>
                      <wp:docPr id="2126916965"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337042223"/>
      <w:tag w:val="goog_rdk_5985"/>
    </w:sdtPr>
    <w:sdtContent>
      <w:p w:rsidR="00000000" w:rsidDel="00000000" w:rsidP="00000000" w:rsidRDefault="00000000" w:rsidRPr="00000000" w14:paraId="0000054A">
        <w:pPr>
          <w:shd w:fill="f0f4f9" w:val="clear"/>
          <w:tabs>
            <w:tab w:val="center" w:leader="none" w:pos="4513"/>
            <w:tab w:val="right" w:leader="none" w:pos="9026"/>
          </w:tabs>
          <w:spacing w:after="120" w:lineRule="auto"/>
          <w:ind w:left="0" w:firstLine="0"/>
          <w:rPr>
            <w:ins w:author="vaishnavi N" w:id="195" w:date="2026-09-28T07:25:36Z"/>
            <w:del w:author="Kasiammal S" w:id="184" w:date="2026-09-26T11:37:38Z"/>
            <w:rFonts w:ascii="Roboto" w:cs="Roboto" w:eastAsia="Roboto" w:hAnsi="Roboto"/>
            <w:color w:val="1f1f1f"/>
            <w:sz w:val="20"/>
            <w:szCs w:val="20"/>
            <w:rPrChange w:author="Anonymous" w:id="194" w:date="2026-09-27T07:30:50Z">
              <w:rPr>
                <w:rFonts w:ascii="Cambria" w:cs="Cambria" w:eastAsia="Cambria" w:hAnsi="Cambria"/>
                <w:color w:val="000000"/>
              </w:rPr>
            </w:rPrChange>
          </w:rPr>
        </w:pPr>
        <w:sdt>
          <w:sdtPr>
            <w:id w:val="-1243326840"/>
            <w:tag w:val="goog_rdk_5979"/>
          </w:sdtPr>
          <w:sdtContent>
            <w:ins w:author="Anonymous" w:id="193" w:date="2026-09-27T07:30:50Z">
              <w:sdt>
                <w:sdtPr>
                  <w:id w:val="-2041289719"/>
                  <w:tag w:val="goog_rdk_5980"/>
                </w:sdtPr>
                <w:sdtContent>
                  <w:del w:author="Kasiammal S" w:id="184" w:date="2026-09-26T11:37:38Z"/>
                </w:sdtContent>
              </w:sdt>
            </w:ins>
            <w:sdt>
              <w:sdtPr>
                <w:id w:val="-598255308"/>
                <w:tag w:val="goog_rdk_5981"/>
              </w:sdtPr>
              <w:sdtContent>
                <w:ins w:author="Anonymous" w:id="193" w:date="2026-09-27T07:30:50Z">
                  <w:del w:author="Kasiammal S" w:id="184" w:date="2026-09-26T11:37:38Z">
                    <w:r w:rsidDel="00000000" w:rsidR="00000000" w:rsidRPr="00000000">
                      <w:rPr>
                        <w:rFonts w:ascii="Roboto" w:cs="Roboto" w:eastAsia="Roboto" w:hAnsi="Roboto"/>
                        <w:color w:val="1f1f1f"/>
                        <w:sz w:val="20"/>
                        <w:szCs w:val="20"/>
                        <w:rtl w:val="0"/>
                        <w:rPrChange w:author="Anonymous" w:id="194" w:date="2026-09-27T07:30:50Z">
                          <w:rPr>
                            <w:rFonts w:ascii="Cambria" w:cs="Cambria" w:eastAsia="Cambria" w:hAnsi="Cambria"/>
                            <w:color w:val="000000"/>
                          </w:rPr>
                        </w:rPrChange>
                      </w:rPr>
                      <w:delText xml:space="preserve">Nivesh</w:delText>
                    </w:r>
                  </w:del>
                </w:ins>
              </w:sdtContent>
            </w:sdt>
            <w:ins w:author="Anonymous" w:id="193" w:date="2026-09-27T07:30:50Z">
              <w:del w:author="Kasiammal S" w:id="184" w:date="2026-09-26T11:37:38Z"/>
            </w:ins>
          </w:sdtContent>
        </w:sdt>
        <w:sdt>
          <w:sdtPr>
            <w:id w:val="-1611903885"/>
            <w:tag w:val="goog_rdk_5982"/>
          </w:sdtPr>
          <w:sdtContent>
            <w:ins w:author="vaishnavi N" w:id="195" w:date="2026-09-28T07:25:36Z">
              <w:sdt>
                <w:sdtPr>
                  <w:id w:val="177484196"/>
                  <w:tag w:val="goog_rdk_5983"/>
                </w:sdtPr>
                <w:sdtContent>
                  <w:del w:author="Kasiammal S" w:id="184" w:date="2026-09-26T11:37:38Z"/>
                </w:sdtContent>
              </w:sdt>
            </w:ins>
            <w:sdt>
              <w:sdtPr>
                <w:id w:val="1535750317"/>
                <w:tag w:val="goog_rdk_5984"/>
              </w:sdtPr>
              <w:sdtContent>
                <w:ins w:author="vaishnavi N" w:id="195" w:date="2026-09-28T07:25:36Z">
                  <w:del w:author="Kasiammal S" w:id="184" w:date="2026-09-26T11:37:38Z">
                    <w:r w:rsidDel="00000000" w:rsidR="00000000" w:rsidRPr="00000000">
                      <w:rPr>
                        <w:rtl w:val="0"/>
                      </w:rPr>
                    </w:r>
                  </w:del>
                </w:ins>
              </w:sdtContent>
            </w:sdt>
            <w:ins w:author="vaishnavi N" w:id="195" w:date="2026-09-28T07:25:36Z">
              <w:del w:author="Kasiammal S" w:id="184" w:date="2026-09-26T11:37:38Z"/>
            </w:ins>
          </w:sdtContent>
        </w:sdt>
      </w:p>
    </w:sdtContent>
  </w:sdt>
  <w:sdt>
    <w:sdtPr>
      <w:id w:val="2055590229"/>
      <w:tag w:val="goog_rdk_5991"/>
    </w:sdtPr>
    <w:sdtContent>
      <w:p w:rsidR="00000000" w:rsidDel="00000000" w:rsidP="00000000" w:rsidRDefault="00000000" w:rsidRPr="00000000" w14:paraId="0000054B">
        <w:pPr>
          <w:shd w:fill="f0f4f9" w:val="clear"/>
          <w:tabs>
            <w:tab w:val="center" w:leader="none" w:pos="4513"/>
            <w:tab w:val="right" w:leader="none" w:pos="9026"/>
          </w:tabs>
          <w:spacing w:after="120" w:lineRule="auto"/>
          <w:ind w:left="0" w:firstLine="0"/>
          <w:rPr>
            <w:ins w:author="Anonymous" w:id="193" w:date="2026-09-27T07:30:50Z"/>
            <w:del w:author="Kasiammal S" w:id="184" w:date="2026-09-26T11:37:38Z"/>
            <w:rFonts w:ascii="Roboto" w:cs="Roboto" w:eastAsia="Roboto" w:hAnsi="Roboto"/>
            <w:color w:val="1f1f1f"/>
            <w:sz w:val="20"/>
            <w:szCs w:val="20"/>
            <w:rPrChange w:author="Anonymous" w:id="194" w:date="2026-09-27T07:30:50Z">
              <w:rPr>
                <w:rFonts w:ascii="Cambria" w:cs="Cambria" w:eastAsia="Cambria" w:hAnsi="Cambria"/>
                <w:color w:val="000000"/>
              </w:rPr>
            </w:rPrChange>
          </w:rPr>
        </w:pPr>
        <w:sdt>
          <w:sdtPr>
            <w:id w:val="1778471056"/>
            <w:tag w:val="goog_rdk_5988"/>
          </w:sdtPr>
          <w:sdtContent>
            <w:ins w:author="Anonymous" w:id="193" w:date="2026-09-27T07:30:50Z">
              <w:sdt>
                <w:sdtPr>
                  <w:id w:val="-1460505094"/>
                  <w:tag w:val="goog_rdk_5989"/>
                </w:sdtPr>
                <w:sdtContent>
                  <w:del w:author="Kasiammal S" w:id="184" w:date="2026-09-26T11:37:38Z"/>
                </w:sdtContent>
              </w:sdt>
            </w:ins>
            <w:sdt>
              <w:sdtPr>
                <w:id w:val="-615357263"/>
                <w:tag w:val="goog_rdk_5990"/>
              </w:sdtPr>
              <w:sdtContent>
                <w:ins w:author="Anonymous" w:id="193" w:date="2026-09-27T07:30:50Z">
                  <w:del w:author="Kasiammal S" w:id="184" w:date="2026-09-26T11:37:38Z">
                    <w:r w:rsidDel="00000000" w:rsidR="00000000" w:rsidRPr="00000000">
                      <w:rPr>
                        <w:rtl w:val="0"/>
                      </w:rPr>
                    </w:r>
                  </w:del>
                </w:ins>
              </w:sdtContent>
            </w:sdt>
            <w:ins w:author="Anonymous" w:id="193" w:date="2026-09-27T07:30:50Z">
              <w:del w:author="Kasiammal S" w:id="184" w:date="2026-09-26T11:37:38Z"/>
            </w:ins>
          </w:sdtContent>
        </w:sdt>
      </w:p>
    </w:sdtContent>
  </w:sdt>
  <w:sdt>
    <w:sdtPr>
      <w:id w:val="-1760975864"/>
      <w:tag w:val="goog_rdk_5995"/>
    </w:sdtPr>
    <w:sdtContent>
      <w:p w:rsidR="00000000" w:rsidDel="00000000" w:rsidP="00000000" w:rsidRDefault="00000000" w:rsidRPr="00000000" w14:paraId="0000054C">
        <w:pPr>
          <w:shd w:fill="f0f4f9" w:val="clear"/>
          <w:tabs>
            <w:tab w:val="center" w:leader="none" w:pos="4513"/>
            <w:tab w:val="right" w:leader="none" w:pos="9026"/>
          </w:tabs>
          <w:spacing w:after="120" w:lineRule="auto"/>
          <w:ind w:left="0" w:firstLine="0"/>
          <w:rPr>
            <w:ins w:author="Anonymous" w:id="193" w:date="2026-09-27T07:30:50Z"/>
            <w:del w:author="Kasiammal S" w:id="184" w:date="2026-09-26T11:37:38Z"/>
            <w:rFonts w:ascii="Roboto" w:cs="Roboto" w:eastAsia="Roboto" w:hAnsi="Roboto"/>
            <w:color w:val="444746"/>
            <w:sz w:val="20"/>
            <w:szCs w:val="20"/>
            <w:rPrChange w:author="Anonymous" w:id="194" w:date="2026-09-27T07:30:50Z">
              <w:rPr>
                <w:rFonts w:ascii="Cambria" w:cs="Cambria" w:eastAsia="Cambria" w:hAnsi="Cambria"/>
                <w:color w:val="000000"/>
              </w:rPr>
            </w:rPrChange>
          </w:rPr>
        </w:pPr>
        <w:sdt>
          <w:sdtPr>
            <w:id w:val="-1575239811"/>
            <w:tag w:val="goog_rdk_5992"/>
          </w:sdtPr>
          <w:sdtContent>
            <w:ins w:author="Anonymous" w:id="193" w:date="2026-09-27T07:30:50Z">
              <w:sdt>
                <w:sdtPr>
                  <w:id w:val="-248099064"/>
                  <w:tag w:val="goog_rdk_5993"/>
                </w:sdtPr>
                <w:sdtContent>
                  <w:del w:author="Kasiammal S" w:id="184" w:date="2026-09-26T11:37:38Z"/>
                </w:sdtContent>
              </w:sdt>
            </w:ins>
            <w:sdt>
              <w:sdtPr>
                <w:id w:val="1477694663"/>
                <w:tag w:val="goog_rdk_5994"/>
              </w:sdtPr>
              <w:sdtContent>
                <w:ins w:author="Anonymous" w:id="193" w:date="2026-09-27T07:30:50Z">
                  <w:del w:author="Kasiammal S" w:id="184" w:date="2026-09-26T11:37:38Z">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15:33 25 Sept</w:delText>
                    </w:r>
                  </w:del>
                </w:ins>
              </w:sdtContent>
            </w:sdt>
            <w:ins w:author="Anonymous" w:id="193" w:date="2026-09-27T07:30:50Z">
              <w:del w:author="Kasiammal S" w:id="184" w:date="2026-09-26T11:37:38Z"/>
            </w:ins>
          </w:sdtContent>
        </w:sdt>
      </w:p>
    </w:sdtContent>
  </w:sdt>
  <w:sdt>
    <w:sdtPr>
      <w:id w:val="1511839517"/>
      <w:tag w:val="goog_rdk_6003"/>
    </w:sdtPr>
    <w:sdtContent>
      <w:p w:rsidR="00000000" w:rsidDel="00000000" w:rsidP="00000000" w:rsidRDefault="00000000" w:rsidRPr="00000000" w14:paraId="0000054D">
        <w:pPr>
          <w:shd w:fill="f0f4f9" w:val="clear"/>
          <w:tabs>
            <w:tab w:val="center" w:leader="none" w:pos="4513"/>
            <w:tab w:val="right" w:leader="none" w:pos="9026"/>
          </w:tabs>
          <w:spacing w:after="0" w:lineRule="auto"/>
          <w:ind w:left="0" w:firstLine="0"/>
          <w:rPr>
            <w:ins w:author="Anonymous" w:id="193" w:date="2026-09-27T07:30:50Z"/>
            <w:del w:author="Kasiammal S" w:id="184" w:date="2026-09-26T11:37:38Z"/>
            <w:rFonts w:ascii="Roboto" w:cs="Roboto" w:eastAsia="Roboto" w:hAnsi="Roboto"/>
            <w:i w:val="1"/>
            <w:iCs w:val="1"/>
            <w:color w:val="5e5e5e"/>
            <w:sz w:val="20"/>
            <w:szCs w:val="20"/>
            <w:rPrChange w:author="Anonymous" w:id="194" w:date="2026-09-27T07:30:50Z">
              <w:rPr>
                <w:rFonts w:ascii="Cambria" w:cs="Cambria" w:eastAsia="Cambria" w:hAnsi="Cambria"/>
                <w:color w:val="000000"/>
              </w:rPr>
            </w:rPrChange>
          </w:rPr>
        </w:pPr>
        <w:sdt>
          <w:sdtPr>
            <w:id w:val="-402257719"/>
            <w:tag w:val="goog_rdk_5996"/>
          </w:sdtPr>
          <w:sdtContent>
            <w:ins w:author="Anonymous" w:id="193" w:date="2026-09-27T07:30:50Z">
              <w:sdt>
                <w:sdtPr>
                  <w:id w:val="-1698925775"/>
                  <w:tag w:val="goog_rdk_5997"/>
                </w:sdtPr>
                <w:sdtContent>
                  <w:del w:author="Kasiammal S" w:id="184" w:date="2026-09-26T11:37:38Z"/>
                </w:sdtContent>
              </w:sdt>
            </w:ins>
            <w:sdt>
              <w:sdtPr>
                <w:id w:val="-1890009943"/>
                <w:tag w:val="goog_rdk_5998"/>
              </w:sdtPr>
              <w:sdtContent>
                <w:ins w:author="Anonymous" w:id="193" w:date="2026-09-27T07:30:50Z">
                  <w:del w:author="Kasiammal S" w:id="184" w:date="2026-09-26T11:37:38Z">
                    <w:r w:rsidDel="00000000" w:rsidR="00000000" w:rsidRPr="00000000">
                      <w:rPr>
                        <w:rFonts w:ascii="Roboto" w:cs="Roboto" w:eastAsia="Roboto" w:hAnsi="Roboto"/>
                        <w:b w:val="1"/>
                        <w:bCs w:val="1"/>
                        <w:color w:val="444746"/>
                        <w:sz w:val="20"/>
                        <w:szCs w:val="20"/>
                        <w:rtl w:val="0"/>
                        <w:rPrChange w:author="Anonymous" w:id="194" w:date="2026-09-27T07:30:50Z">
                          <w:rPr>
                            <w:rFonts w:ascii="Cambria" w:cs="Cambria" w:eastAsia="Cambria" w:hAnsi="Cambria"/>
                            <w:color w:val="000000"/>
                          </w:rPr>
                        </w:rPrChange>
                      </w:rPr>
                      <w:delText xml:space="preserve">Replace:</w:delText>
                    </w:r>
                  </w:del>
                </w:ins>
              </w:sdtContent>
            </w:sdt>
            <w:ins w:author="Anonymous" w:id="193" w:date="2026-09-27T07:30:50Z">
              <w:del w:author="Kasiammal S" w:id="184" w:date="2026-09-26T11:37:38Z">
                <w:sdt>
                  <w:sdtPr>
                    <w:id w:val="-504399829"/>
                    <w:tag w:val="goog_rdk_5999"/>
                  </w:sdtPr>
                  <w:sdtContent>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 </w:delText>
                    </w:r>
                  </w:sdtContent>
                </w:sdt>
                <w:sdt>
                  <w:sdtPr>
                    <w:id w:val="1378953779"/>
                    <w:tag w:val="goog_rdk_6000"/>
                  </w:sdtPr>
                  <w:sdtContent>
                    <w:r w:rsidDel="00000000" w:rsidR="00000000" w:rsidRPr="00000000">
                      <w:rPr>
                        <w:rFonts w:ascii="Roboto" w:cs="Roboto" w:eastAsia="Roboto" w:hAnsi="Roboto"/>
                        <w:i w:val="1"/>
                        <w:iCs w:val="1"/>
                        <w:color w:val="5e5e5e"/>
                        <w:sz w:val="20"/>
                        <w:szCs w:val="20"/>
                        <w:rtl w:val="0"/>
                        <w:rPrChange w:author="Anonymous" w:id="194" w:date="2026-09-27T07:30:50Z">
                          <w:rPr>
                            <w:rFonts w:ascii="Cambria" w:cs="Cambria" w:eastAsia="Cambria" w:hAnsi="Cambria"/>
                            <w:color w:val="000000"/>
                          </w:rPr>
                        </w:rPrChange>
                      </w:rPr>
                      <w:delText xml:space="preserve">“aaaaaaaaaaniveshwaran [ _ nmj cccccccccccccccccccccccccccccccccccccccccccccccccccccccc Kjcccsc Proje…”</w:delText>
                    </w:r>
                  </w:sdtContent>
                </w:sdt>
                <w:sdt>
                  <w:sdtPr>
                    <w:id w:val="1912275178"/>
                    <w:tag w:val="goog_rdk_6001"/>
                  </w:sdtPr>
                  <w:sdtContent>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 with </w:delText>
                    </w:r>
                  </w:sdtContent>
                </w:sdt>
                <w:sdt>
                  <w:sdtPr>
                    <w:id w:val="85862721"/>
                    <w:tag w:val="goog_rdk_6002"/>
                  </w:sdtPr>
                  <w:sdtContent>
                    <w:r w:rsidDel="00000000" w:rsidR="00000000" w:rsidRPr="00000000">
                      <w:rPr>
                        <w:rFonts w:ascii="Roboto" w:cs="Roboto" w:eastAsia="Roboto" w:hAnsi="Roboto"/>
                        <w:i w:val="1"/>
                        <w:iCs w:val="1"/>
                        <w:color w:val="5e5e5e"/>
                        <w:sz w:val="20"/>
                        <w:szCs w:val="20"/>
                        <w:rtl w:val="0"/>
                        <w:rPrChange w:author="Anonymous" w:id="194" w:date="2026-09-27T07:30:50Z">
                          <w:rPr>
                            <w:rFonts w:ascii="Cambria" w:cs="Cambria" w:eastAsia="Cambria" w:hAnsi="Cambria"/>
                            <w:color w:val="000000"/>
                          </w:rPr>
                        </w:rPrChange>
                      </w:rPr>
                      <w:delText xml:space="preserve">“a”</w:delText>
                    </w:r>
                  </w:sdtContent>
                </w:sdt>
              </w:del>
            </w:ins>
          </w:sdtContent>
        </w:sdt>
      </w:p>
    </w:sdtContent>
  </w:sdt>
  <w:sdt>
    <w:sdtPr>
      <w:id w:val="361773532"/>
      <w:tag w:val="goog_rdk_6007"/>
    </w:sdtPr>
    <w:sdtContent>
      <w:p w:rsidR="00000000" w:rsidDel="00000000" w:rsidP="00000000" w:rsidRDefault="00000000" w:rsidRPr="00000000" w14:paraId="0000054E">
        <w:pPr>
          <w:shd w:fill="f0f4f9" w:val="clear"/>
          <w:tabs>
            <w:tab w:val="center" w:leader="none" w:pos="4513"/>
            <w:tab w:val="right" w:leader="none" w:pos="9026"/>
          </w:tabs>
          <w:spacing w:after="120" w:before="40" w:lineRule="auto"/>
          <w:ind w:left="0" w:firstLine="0"/>
          <w:rPr>
            <w:ins w:author="Anonymous" w:id="193" w:date="2026-09-27T07:30:50Z"/>
            <w:del w:author="Kasiammal S" w:id="184" w:date="2026-09-26T11:37:38Z"/>
            <w:rFonts w:ascii="Roboto" w:cs="Roboto" w:eastAsia="Roboto" w:hAnsi="Roboto"/>
            <w:i w:val="1"/>
            <w:iCs w:val="1"/>
            <w:color w:val="5e5e5e"/>
            <w:sz w:val="20"/>
            <w:szCs w:val="20"/>
            <w:rPrChange w:author="Anonymous" w:id="194" w:date="2026-09-27T07:30:50Z">
              <w:rPr>
                <w:rFonts w:ascii="Cambria" w:cs="Cambria" w:eastAsia="Cambria" w:hAnsi="Cambria"/>
                <w:color w:val="000000"/>
              </w:rPr>
            </w:rPrChange>
          </w:rPr>
        </w:pPr>
        <w:sdt>
          <w:sdtPr>
            <w:id w:val="-2087930277"/>
            <w:tag w:val="goog_rdk_6004"/>
          </w:sdtPr>
          <w:sdtContent>
            <w:ins w:author="Anonymous" w:id="193" w:date="2026-09-27T07:30:50Z">
              <w:sdt>
                <w:sdtPr>
                  <w:id w:val="-491810918"/>
                  <w:tag w:val="goog_rdk_6005"/>
                </w:sdtPr>
                <w:sdtContent>
                  <w:del w:author="Kasiammal S" w:id="184" w:date="2026-09-26T11:37:38Z">
                    <w:r w:rsidDel="00000000" w:rsidR="00000000" w:rsidRPr="00000000">
                      <w:rPr>
                        <w:rFonts w:ascii="Roboto" w:cs="Roboto" w:eastAsia="Roboto" w:hAnsi="Roboto"/>
                        <w:i w:val="1"/>
                        <w:iCs w:val="1"/>
                        <w:color w:val="5e5e5e"/>
                        <w:sz w:val="20"/>
                        <w:szCs w:val="20"/>
                        <w:rPrChange w:author="Anonymous" w:id="194" w:date="2026-09-27T07:30:50Z">
                          <w:rPr>
                            <w:rFonts w:ascii="Cambria" w:cs="Cambria" w:eastAsia="Cambria" w:hAnsi="Cambria"/>
                            <w:color w:val="000000"/>
                          </w:rPr>
                        </w:rPrChange>
                      </w:rPr>
                      <w:drawing>
                        <wp:inline distB="114300" distT="114300" distL="114300" distR="114300">
                          <wp:extent cx="635000" cy="635000"/>
                          <wp:effectExtent b="0" l="0" r="0" t="0"/>
                          <wp:docPr descr="Nivesh" id="2126916897" name="image6.png"/>
                          <a:graphic>
                            <a:graphicData uri="http://schemas.openxmlformats.org/drawingml/2006/picture">
                              <pic:pic>
                                <pic:nvPicPr>
                                  <pic:cNvPr descr="Nivesh" id="0" name="image6.png"/>
                                  <pic:cNvPicPr preferRelativeResize="0"/>
                                </pic:nvPicPr>
                                <pic:blipFill>
                                  <a:blip r:embed="rId3"/>
                                  <a:srcRect b="0" l="0" r="0" t="0"/>
                                  <a:stretch>
                                    <a:fillRect/>
                                  </a:stretch>
                                </pic:blipFill>
                                <pic:spPr>
                                  <a:xfrm>
                                    <a:off x="0" y="0"/>
                                    <a:ext cx="635000" cy="635000"/>
                                  </a:xfrm>
                                  <a:prstGeom prst="rect"/>
                                  <a:ln/>
                                </pic:spPr>
                              </pic:pic>
                            </a:graphicData>
                          </a:graphic>
                        </wp:inline>
                      </w:drawing>
                    </w:r>
                  </w:del>
                </w:sdtContent>
              </w:sdt>
            </w:ins>
            <w:sdt>
              <w:sdtPr>
                <w:id w:val="1683004251"/>
                <w:tag w:val="goog_rdk_6006"/>
              </w:sdtPr>
              <w:sdtContent>
                <w:ins w:author="Anonymous" w:id="193" w:date="2026-09-27T07:30:50Z">
                  <w:del w:author="Kasiammal S" w:id="184" w:date="2026-09-26T11:37:38Z">
                    <w:r w:rsidDel="00000000" w:rsidR="00000000" w:rsidRPr="00000000">
                      <w:rPr>
                        <w:rtl w:val="0"/>
                      </w:rPr>
                    </w:r>
                  </w:del>
                </w:ins>
              </w:sdtContent>
            </w:sdt>
            <w:ins w:author="Anonymous" w:id="193" w:date="2026-09-27T07:30:50Z">
              <w:del w:author="Kasiammal S" w:id="184" w:date="2026-09-26T11:37:38Z"/>
            </w:ins>
          </w:sdtContent>
        </w:sdt>
      </w:p>
    </w:sdtContent>
  </w:sdt>
  <w:sdt>
    <w:sdtPr>
      <w:id w:val="-12610598"/>
      <w:tag w:val="goog_rdk_6011"/>
    </w:sdtPr>
    <w:sdtContent>
      <w:p w:rsidR="00000000" w:rsidDel="00000000" w:rsidP="00000000" w:rsidRDefault="00000000" w:rsidRPr="00000000" w14:paraId="0000054F">
        <w:pPr>
          <w:shd w:fill="f0f4f9" w:val="clear"/>
          <w:tabs>
            <w:tab w:val="center" w:leader="none" w:pos="4513"/>
            <w:tab w:val="right" w:leader="none" w:pos="9026"/>
          </w:tabs>
          <w:spacing w:after="120" w:lineRule="auto"/>
          <w:ind w:left="0" w:firstLine="0"/>
          <w:rPr>
            <w:ins w:author="Anonymous" w:id="193" w:date="2026-09-27T07:30:50Z"/>
            <w:del w:author="Kasiammal S" w:id="184" w:date="2026-09-26T11:37:38Z"/>
            <w:rFonts w:ascii="Roboto" w:cs="Roboto" w:eastAsia="Roboto" w:hAnsi="Roboto"/>
            <w:color w:val="1f1f1f"/>
            <w:sz w:val="20"/>
            <w:szCs w:val="20"/>
            <w:rPrChange w:author="Anonymous" w:id="194" w:date="2026-09-27T07:30:50Z">
              <w:rPr>
                <w:rFonts w:ascii="Cambria" w:cs="Cambria" w:eastAsia="Cambria" w:hAnsi="Cambria"/>
                <w:color w:val="000000"/>
              </w:rPr>
            </w:rPrChange>
          </w:rPr>
        </w:pPr>
        <w:sdt>
          <w:sdtPr>
            <w:id w:val="641803328"/>
            <w:tag w:val="goog_rdk_6008"/>
          </w:sdtPr>
          <w:sdtContent>
            <w:ins w:author="Anonymous" w:id="193" w:date="2026-09-27T07:30:50Z">
              <w:sdt>
                <w:sdtPr>
                  <w:id w:val="1112506337"/>
                  <w:tag w:val="goog_rdk_6009"/>
                </w:sdtPr>
                <w:sdtContent>
                  <w:del w:author="Kasiammal S" w:id="184" w:date="2026-09-26T11:37:38Z"/>
                </w:sdtContent>
              </w:sdt>
            </w:ins>
            <w:sdt>
              <w:sdtPr>
                <w:id w:val="1565515166"/>
                <w:tag w:val="goog_rdk_6010"/>
              </w:sdtPr>
              <w:sdtContent>
                <w:ins w:author="Anonymous" w:id="193" w:date="2026-09-27T07:30:50Z">
                  <w:del w:author="Kasiammal S" w:id="184" w:date="2026-09-26T11:37:38Z">
                    <w:r w:rsidDel="00000000" w:rsidR="00000000" w:rsidRPr="00000000">
                      <w:rPr>
                        <w:rFonts w:ascii="Roboto" w:cs="Roboto" w:eastAsia="Roboto" w:hAnsi="Roboto"/>
                        <w:color w:val="1f1f1f"/>
                        <w:sz w:val="20"/>
                        <w:szCs w:val="20"/>
                        <w:rtl w:val="0"/>
                        <w:rPrChange w:author="Anonymous" w:id="194" w:date="2026-09-27T07:30:50Z">
                          <w:rPr>
                            <w:rFonts w:ascii="Cambria" w:cs="Cambria" w:eastAsia="Cambria" w:hAnsi="Cambria"/>
                            <w:color w:val="000000"/>
                          </w:rPr>
                        </w:rPrChange>
                      </w:rPr>
                      <w:delText xml:space="preserve">Nivesh</w:delText>
                    </w:r>
                  </w:del>
                </w:ins>
              </w:sdtContent>
            </w:sdt>
            <w:ins w:author="Anonymous" w:id="193" w:date="2026-09-27T07:30:50Z">
              <w:del w:author="Kasiammal S" w:id="184" w:date="2026-09-26T11:37:38Z"/>
            </w:ins>
          </w:sdtContent>
        </w:sdt>
      </w:p>
    </w:sdtContent>
  </w:sdt>
  <w:sdt>
    <w:sdtPr>
      <w:id w:val="-1142237781"/>
      <w:tag w:val="goog_rdk_6025"/>
    </w:sdtPr>
    <w:sdtContent>
      <w:p w:rsidR="00000000" w:rsidDel="00000000" w:rsidP="00000000" w:rsidRDefault="00000000" w:rsidRPr="00000000" w14:paraId="00000550">
        <w:pPr>
          <w:shd w:fill="f0f4f9" w:val="clear"/>
          <w:tabs>
            <w:tab w:val="center" w:leader="none" w:pos="4513"/>
            <w:tab w:val="right" w:leader="none" w:pos="9026"/>
          </w:tabs>
          <w:spacing w:after="120" w:lineRule="auto"/>
          <w:ind w:left="0" w:firstLine="0"/>
          <w:rPr>
            <w:ins w:author="Anonymous" w:id="193" w:date="2026-09-27T07:30:50Z"/>
            <w:del w:author="Kasiammal S" w:id="184" w:date="2026-09-26T11:37:38Z"/>
            <w:rFonts w:ascii="Roboto" w:cs="Roboto" w:eastAsia="Roboto" w:hAnsi="Roboto"/>
            <w:color w:val="444746"/>
            <w:sz w:val="20"/>
            <w:szCs w:val="20"/>
            <w:rPrChange w:author="Anonymous" w:id="194" w:date="2026-09-27T07:30:50Z">
              <w:rPr>
                <w:rFonts w:ascii="Cambria" w:cs="Cambria" w:eastAsia="Cambria" w:hAnsi="Cambria"/>
                <w:color w:val="000000"/>
              </w:rPr>
            </w:rPrChange>
          </w:rPr>
        </w:pPr>
        <w:sdt>
          <w:sdtPr>
            <w:id w:val="1805457821"/>
            <w:tag w:val="goog_rdk_6012"/>
          </w:sdtPr>
          <w:sdtContent>
            <w:ins w:author="Anonymous" w:id="193" w:date="2026-09-27T07:30:50Z">
              <w:sdt>
                <w:sdtPr>
                  <w:id w:val="1995559269"/>
                  <w:tag w:val="goog_rdk_6013"/>
                </w:sdtPr>
                <w:sdtContent>
                  <w:del w:author="Kasiammal S" w:id="184" w:date="2026-09-26T11:37:38Z"/>
                </w:sdtContent>
              </w:sdt>
            </w:ins>
            <w:sdt>
              <w:sdtPr>
                <w:id w:val="578372875"/>
                <w:tag w:val="goog_rdk_6014"/>
              </w:sdtPr>
              <w:sdtContent>
                <w:ins w:author="Anonymous" w:id="193" w:date="2026-09-27T07:30:50Z">
                  <w:del w:author="Kasiammal S" w:id="184" w:date="2026-09-26T11:37:38Z">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15:33 25 Sept</w:delText>
                    </w:r>
                  </w:del>
                </w:ins>
              </w:sdtContent>
            </w:sdt>
            <w:ins w:author="Anonymous" w:id="193" w:date="2026-09-27T07:30:50Z">
              <w:del w:author="Kasiammal S" w:id="184" w:date="2026-09-26T11:37:38Z"/>
            </w:ins>
          </w:sdtContent>
        </w:sdt>
        <w:sdt>
          <w:sdtPr>
            <w:id w:val="750185471"/>
            <w:tag w:val="goog_rdk_6015"/>
          </w:sdtPr>
          <w:sdtContent>
            <w:ins w:author="Saranya Ramlingam" w:id="196" w:date="2026-09-30T02:03:20Z">
              <w:sdt>
                <w:sdtPr>
                  <w:id w:val="-1973593539"/>
                  <w:tag w:val="goog_rdk_6016"/>
                </w:sdtPr>
                <w:sdtContent>
                  <w:del w:author="Kasiammal S" w:id="184" w:date="2026-09-26T11:37:38Z">
                    <w:r w:rsidDel="00000000" w:rsidR="00000000" w:rsidRPr="00000000">
                      <w:rPr>
                        <w:rFonts w:ascii="Roboto" w:cs="Roboto" w:eastAsia="Roboto" w:hAnsi="Roboto"/>
                        <w:color w:val="444746"/>
                        <w:sz w:val="20"/>
                        <w:szCs w:val="20"/>
                        <w:rPrChange w:author="Anonymous" w:id="194" w:date="2026-09-27T07:30:50Z">
                          <w:rPr>
                            <w:rFonts w:ascii="Cambria" w:cs="Cambria" w:eastAsia="Cambria" w:hAnsi="Cambria"/>
                            <w:color w:val="000000"/>
                          </w:rPr>
                        </w:rPrChange>
                      </w:rPr>
                      <w:drawing>
                        <wp:inline distB="0" distT="0" distL="0" distR="0">
                          <wp:extent cx="5734050" cy="2109713"/>
                          <wp:effectExtent b="0" l="0" r="0" t="0"/>
                          <wp:docPr id="2126916915" name="image15.png"/>
                          <a:graphic>
                            <a:graphicData uri="http://schemas.openxmlformats.org/drawingml/2006/picture">
                              <pic:pic>
                                <pic:nvPicPr>
                                  <pic:cNvPr id="0" name="image15.png"/>
                                  <pic:cNvPicPr preferRelativeResize="0"/>
                                </pic:nvPicPr>
                                <pic:blipFill>
                                  <a:blip r:embed="rId4"/>
                                  <a:srcRect b="12953" l="0" r="0" t="22708"/>
                                  <a:stretch>
                                    <a:fillRect/>
                                  </a:stretch>
                                </pic:blipFill>
                                <pic:spPr>
                                  <a:xfrm>
                                    <a:off x="0" y="0"/>
                                    <a:ext cx="5734050" cy="2109713"/>
                                  </a:xfrm>
                                  <a:prstGeom prst="rect"/>
                                  <a:ln/>
                                </pic:spPr>
                              </pic:pic>
                            </a:graphicData>
                          </a:graphic>
                        </wp:inline>
                      </w:drawing>
                    </w:r>
                  </w:del>
                </w:sdtContent>
              </w:sdt>
            </w:ins>
          </w:sdtContent>
        </w:sdt>
        <w:sdt>
          <w:sdtPr>
            <w:id w:val="1109367602"/>
            <w:tag w:val="goog_rdk_6017"/>
          </w:sdtPr>
          <w:sdtContent>
            <w:ins w:author="Anonymous" w:id="193" w:date="2026-09-27T07:30:50Z">
              <w:sdt>
                <w:sdtPr>
                  <w:id w:val="-342146751"/>
                  <w:tag w:val="goog_rdk_6018"/>
                </w:sdtPr>
                <w:sdtContent>
                  <w:del w:author="Kasiammal S" w:id="184" w:date="2026-09-26T11:37:38Z"/>
                </w:sdtContent>
              </w:sdt>
            </w:ins>
          </w:sdtContent>
        </w:sdt>
        <w:sdt>
          <w:sdtPr>
            <w:id w:val="1422378413"/>
            <w:tag w:val="goog_rdk_6019"/>
          </w:sdtPr>
          <w:sdtContent>
            <w:ins w:author="abirami mani" w:id="5" w:date="2026-09-30T06:02:16Z">
              <w:sdt>
                <w:sdtPr>
                  <w:id w:val="1788387616"/>
                  <w:tag w:val="goog_rdk_6020"/>
                </w:sdtPr>
                <w:sdtContent>
                  <w:del w:author="Kasiammal S" w:id="184" w:date="2026-09-26T11:37:38Z"/>
                </w:sdtContent>
              </w:sdt>
            </w:ins>
            <w:sdt>
              <w:sdtPr>
                <w:id w:val="1025681273"/>
                <w:tag w:val="goog_rdk_6021"/>
              </w:sdtPr>
              <w:sdtContent>
                <w:ins w:author="abirami mani" w:id="5" w:date="2026-09-30T06:02:16Z">
                  <w:del w:author="Kasiammal S" w:id="184" w:date="2026-09-26T11:37:38Z">
                    <w:r w:rsidDel="00000000" w:rsidR="00000000" w:rsidRPr="00000000">
                      <w:rPr>
                        <w:rFonts w:ascii="Calibri" w:cs="Calibri" w:eastAsia="Calibri" w:hAnsi="Calibri"/>
                        <w:color w:val="2f5496"/>
                        <w:sz w:val="40"/>
                        <w:szCs w:val="40"/>
                        <w:rtl w:val="0"/>
                        <w:rPrChange w:author="abirami mani" w:id="197" w:date="2026-09-30T06:02:16Z">
                          <w:rPr>
                            <w:rFonts w:ascii="Cambria" w:cs="Cambria" w:eastAsia="Cambria" w:hAnsi="Cambria"/>
                            <w:color w:val="000000"/>
                          </w:rPr>
                        </w:rPrChange>
                      </w:rPr>
                      <w:delText xml:space="preserve">       wsx401203MPT</w:delText>
                    </w:r>
                  </w:del>
                </w:ins>
              </w:sdtContent>
            </w:sdt>
            <w:ins w:author="abirami mani" w:id="5" w:date="2026-09-30T06:02:16Z">
              <w:del w:author="Kasiammal S" w:id="184" w:date="2026-09-26T11:37:38Z"/>
            </w:ins>
          </w:sdtContent>
        </w:sdt>
        <w:sdt>
          <w:sdtPr>
            <w:id w:val="1684837794"/>
            <w:tag w:val="goog_rdk_6022"/>
          </w:sdtPr>
          <w:sdtContent>
            <w:ins w:author="Anonymous" w:id="193" w:date="2026-09-27T07:30:50Z">
              <w:sdt>
                <w:sdtPr>
                  <w:id w:val="-236509313"/>
                  <w:tag w:val="goog_rdk_6023"/>
                </w:sdtPr>
                <w:sdtContent>
                  <w:del w:author="Kasiammal S" w:id="184" w:date="2026-09-26T11:37:38Z"/>
                </w:sdtContent>
              </w:sdt>
            </w:ins>
            <w:sdt>
              <w:sdtPr>
                <w:id w:val="-1422042625"/>
                <w:tag w:val="goog_rdk_6024"/>
              </w:sdtPr>
              <w:sdtContent>
                <w:ins w:author="Anonymous" w:id="193" w:date="2026-09-27T07:30:50Z">
                  <w:del w:author="Kasiammal S" w:id="184" w:date="2026-09-26T11:37:38Z">
                    <w:r w:rsidDel="00000000" w:rsidR="00000000" w:rsidRPr="00000000">
                      <w:rPr>
                        <w:rtl w:val="0"/>
                      </w:rPr>
                    </w:r>
                  </w:del>
                </w:ins>
              </w:sdtContent>
            </w:sdt>
            <w:ins w:author="Anonymous" w:id="193" w:date="2026-09-27T07:30:50Z">
              <w:del w:author="Kasiammal S" w:id="184" w:date="2026-09-26T11:37:38Z"/>
            </w:ins>
          </w:sdtContent>
        </w:sdt>
      </w:p>
    </w:sdtContent>
  </w:sdt>
  <w:sdt>
    <w:sdtPr>
      <w:id w:val="1384530594"/>
      <w:tag w:val="goog_rdk_6033"/>
    </w:sdtPr>
    <w:sdtContent>
      <w:p w:rsidR="00000000" w:rsidDel="00000000" w:rsidP="00000000" w:rsidRDefault="00000000" w:rsidRPr="00000000" w14:paraId="00000551">
        <w:pPr>
          <w:shd w:fill="f0f4f9" w:val="clear"/>
          <w:tabs>
            <w:tab w:val="center" w:leader="none" w:pos="4513"/>
            <w:tab w:val="right" w:leader="none" w:pos="9026"/>
          </w:tabs>
          <w:spacing w:after="0" w:lineRule="auto"/>
          <w:ind w:left="0" w:firstLine="0"/>
          <w:rPr>
            <w:ins w:author="Anonymous" w:id="193" w:date="2026-09-27T07:30:50Z"/>
            <w:del w:author="Kasiammal S" w:id="184" w:date="2026-09-26T11:37:38Z"/>
            <w:rFonts w:ascii="Roboto" w:cs="Roboto" w:eastAsia="Roboto" w:hAnsi="Roboto"/>
            <w:i w:val="1"/>
            <w:iCs w:val="1"/>
            <w:color w:val="5e5e5e"/>
            <w:sz w:val="20"/>
            <w:szCs w:val="20"/>
            <w:rPrChange w:author="Anonymous" w:id="194" w:date="2026-09-27T07:30:50Z">
              <w:rPr>
                <w:rFonts w:ascii="Cambria" w:cs="Cambria" w:eastAsia="Cambria" w:hAnsi="Cambria"/>
                <w:color w:val="000000"/>
              </w:rPr>
            </w:rPrChange>
          </w:rPr>
        </w:pPr>
        <w:sdt>
          <w:sdtPr>
            <w:id w:val="148283851"/>
            <w:tag w:val="goog_rdk_6026"/>
          </w:sdtPr>
          <w:sdtContent>
            <w:ins w:author="Anonymous" w:id="193" w:date="2026-09-27T07:30:50Z">
              <w:sdt>
                <w:sdtPr>
                  <w:id w:val="-1904070942"/>
                  <w:tag w:val="goog_rdk_6027"/>
                </w:sdtPr>
                <w:sdtContent>
                  <w:del w:author="Kasiammal S" w:id="184" w:date="2026-09-26T11:37:38Z"/>
                </w:sdtContent>
              </w:sdt>
            </w:ins>
            <w:sdt>
              <w:sdtPr>
                <w:id w:val="152939201"/>
                <w:tag w:val="goog_rdk_6028"/>
              </w:sdtPr>
              <w:sdtContent>
                <w:ins w:author="Anonymous" w:id="193" w:date="2026-09-27T07:30:50Z">
                  <w:del w:author="Kasiammal S" w:id="184" w:date="2026-09-26T11:37:38Z">
                    <w:r w:rsidDel="00000000" w:rsidR="00000000" w:rsidRPr="00000000">
                      <w:rPr>
                        <w:rFonts w:ascii="Roboto" w:cs="Roboto" w:eastAsia="Roboto" w:hAnsi="Roboto"/>
                        <w:b w:val="1"/>
                        <w:bCs w:val="1"/>
                        <w:color w:val="444746"/>
                        <w:sz w:val="20"/>
                        <w:szCs w:val="20"/>
                        <w:rtl w:val="0"/>
                        <w:rPrChange w:author="Anonymous" w:id="194" w:date="2026-09-27T07:30:50Z">
                          <w:rPr>
                            <w:rFonts w:ascii="Cambria" w:cs="Cambria" w:eastAsia="Cambria" w:hAnsi="Cambria"/>
                            <w:color w:val="000000"/>
                          </w:rPr>
                        </w:rPrChange>
                      </w:rPr>
                      <w:delText xml:space="preserve">Replace:</w:delText>
                    </w:r>
                  </w:del>
                </w:ins>
              </w:sdtContent>
            </w:sdt>
            <w:ins w:author="Anonymous" w:id="193" w:date="2026-09-27T07:30:50Z">
              <w:del w:author="Kasiammal S" w:id="184" w:date="2026-09-26T11:37:38Z">
                <w:sdt>
                  <w:sdtPr>
                    <w:id w:val="639719583"/>
                    <w:tag w:val="goog_rdk_6029"/>
                  </w:sdtPr>
                  <w:sdtContent>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 </w:delText>
                    </w:r>
                  </w:sdtContent>
                </w:sdt>
                <w:sdt>
                  <w:sdtPr>
                    <w:id w:val="-1248649066"/>
                    <w:tag w:val="goog_rdk_6030"/>
                  </w:sdtPr>
                  <w:sdtContent>
                    <w:r w:rsidDel="00000000" w:rsidR="00000000" w:rsidRPr="00000000">
                      <w:rPr>
                        <w:rFonts w:ascii="Roboto" w:cs="Roboto" w:eastAsia="Roboto" w:hAnsi="Roboto"/>
                        <w:i w:val="1"/>
                        <w:iCs w:val="1"/>
                        <w:color w:val="5e5e5e"/>
                        <w:sz w:val="20"/>
                        <w:szCs w:val="20"/>
                        <w:rtl w:val="0"/>
                        <w:rPrChange w:author="Anonymous" w:id="194" w:date="2026-09-27T07:30:50Z">
                          <w:rPr>
                            <w:rFonts w:ascii="Cambria" w:cs="Cambria" w:eastAsia="Cambria" w:hAnsi="Cambria"/>
                            <w:color w:val="000000"/>
                          </w:rPr>
                        </w:rPrChange>
                      </w:rPr>
                      <w:delText xml:space="preserve">“niveshwaran [ _ nmj cccccccccccccccccccccccccccccccccccccccccccccccccccccccc Kjcccsc Project assets …”</w:delText>
                    </w:r>
                  </w:sdtContent>
                </w:sdt>
                <w:sdt>
                  <w:sdtPr>
                    <w:id w:val="-1839532428"/>
                    <w:tag w:val="goog_rdk_6031"/>
                  </w:sdtPr>
                  <w:sdtContent>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 with </w:delText>
                    </w:r>
                  </w:sdtContent>
                </w:sdt>
                <w:sdt>
                  <w:sdtPr>
                    <w:id w:val="1330515320"/>
                    <w:tag w:val="goog_rdk_6032"/>
                  </w:sdtPr>
                  <w:sdtContent>
                    <w:r w:rsidDel="00000000" w:rsidR="00000000" w:rsidRPr="00000000">
                      <w:rPr>
                        <w:rFonts w:ascii="Roboto" w:cs="Roboto" w:eastAsia="Roboto" w:hAnsi="Roboto"/>
                        <w:i w:val="1"/>
                        <w:iCs w:val="1"/>
                        <w:color w:val="5e5e5e"/>
                        <w:sz w:val="20"/>
                        <w:szCs w:val="20"/>
                        <w:rtl w:val="0"/>
                        <w:rPrChange w:author="Anonymous" w:id="194" w:date="2026-09-27T07:30:50Z">
                          <w:rPr>
                            <w:rFonts w:ascii="Cambria" w:cs="Cambria" w:eastAsia="Cambria" w:hAnsi="Cambria"/>
                            <w:color w:val="000000"/>
                          </w:rPr>
                        </w:rPrChange>
                      </w:rPr>
                      <w:delText xml:space="preserve">“a”</w:delText>
                    </w:r>
                  </w:sdtContent>
                </w:sdt>
              </w:del>
            </w:ins>
          </w:sdtContent>
        </w:sdt>
      </w:p>
    </w:sdtContent>
  </w:sdt>
  <w:sdt>
    <w:sdtPr>
      <w:id w:val="-1422609955"/>
      <w:tag w:val="goog_rdk_6037"/>
    </w:sdtPr>
    <w:sdtContent>
      <w:p w:rsidR="00000000" w:rsidDel="00000000" w:rsidP="00000000" w:rsidRDefault="00000000" w:rsidRPr="00000000" w14:paraId="00000552">
        <w:pPr>
          <w:shd w:fill="f0f4f9" w:val="clear"/>
          <w:tabs>
            <w:tab w:val="center" w:leader="none" w:pos="4513"/>
            <w:tab w:val="right" w:leader="none" w:pos="9026"/>
          </w:tabs>
          <w:spacing w:after="120" w:before="40" w:lineRule="auto"/>
          <w:ind w:left="0" w:firstLine="0"/>
          <w:rPr>
            <w:ins w:author="Anonymous" w:id="193" w:date="2026-09-27T07:30:50Z"/>
            <w:del w:author="Kasiammal S" w:id="184" w:date="2026-09-26T11:37:38Z"/>
            <w:rFonts w:ascii="Roboto" w:cs="Roboto" w:eastAsia="Roboto" w:hAnsi="Roboto"/>
            <w:i w:val="1"/>
            <w:iCs w:val="1"/>
            <w:color w:val="5e5e5e"/>
            <w:sz w:val="20"/>
            <w:szCs w:val="20"/>
            <w:rPrChange w:author="Anonymous" w:id="194" w:date="2026-09-27T07:30:50Z">
              <w:rPr>
                <w:rFonts w:ascii="Cambria" w:cs="Cambria" w:eastAsia="Cambria" w:hAnsi="Cambria"/>
                <w:color w:val="000000"/>
              </w:rPr>
            </w:rPrChange>
          </w:rPr>
        </w:pPr>
        <w:sdt>
          <w:sdtPr>
            <w:id w:val="1473403870"/>
            <w:tag w:val="goog_rdk_6034"/>
          </w:sdtPr>
          <w:sdtContent>
            <w:ins w:author="Anonymous" w:id="193" w:date="2026-09-27T07:30:50Z">
              <w:sdt>
                <w:sdtPr>
                  <w:id w:val="735269875"/>
                  <w:tag w:val="goog_rdk_6035"/>
                </w:sdtPr>
                <w:sdtContent>
                  <w:del w:author="Kasiammal S" w:id="184" w:date="2026-09-26T11:37:38Z">
                    <w:r w:rsidDel="00000000" w:rsidR="00000000" w:rsidRPr="00000000">
                      <w:rPr>
                        <w:rFonts w:ascii="Roboto" w:cs="Roboto" w:eastAsia="Roboto" w:hAnsi="Roboto"/>
                        <w:i w:val="1"/>
                        <w:iCs w:val="1"/>
                        <w:color w:val="5e5e5e"/>
                        <w:sz w:val="20"/>
                        <w:szCs w:val="20"/>
                        <w:rPrChange w:author="Anonymous" w:id="194" w:date="2026-09-27T07:30:50Z">
                          <w:rPr>
                            <w:rFonts w:ascii="Cambria" w:cs="Cambria" w:eastAsia="Cambria" w:hAnsi="Cambria"/>
                            <w:color w:val="000000"/>
                          </w:rPr>
                        </w:rPrChange>
                      </w:rPr>
                      <w:drawing>
                        <wp:inline distB="114300" distT="114300" distL="114300" distR="114300">
                          <wp:extent cx="635000" cy="635000"/>
                          <wp:effectExtent b="0" l="0" r="0" t="0"/>
                          <wp:docPr descr="Karthika Karthika" id="2126916896" name="image5.png"/>
                          <a:graphic>
                            <a:graphicData uri="http://schemas.openxmlformats.org/drawingml/2006/picture">
                              <pic:pic>
                                <pic:nvPicPr>
                                  <pic:cNvPr descr="Karthika Karthika" id="0" name="image5.png"/>
                                  <pic:cNvPicPr preferRelativeResize="0"/>
                                </pic:nvPicPr>
                                <pic:blipFill>
                                  <a:blip r:embed="rId3"/>
                                  <a:srcRect b="0" l="0" r="0" t="0"/>
                                  <a:stretch>
                                    <a:fillRect/>
                                  </a:stretch>
                                </pic:blipFill>
                                <pic:spPr>
                                  <a:xfrm>
                                    <a:off x="0" y="0"/>
                                    <a:ext cx="635000" cy="635000"/>
                                  </a:xfrm>
                                  <a:prstGeom prst="rect"/>
                                  <a:ln/>
                                </pic:spPr>
                              </pic:pic>
                            </a:graphicData>
                          </a:graphic>
                        </wp:inline>
                      </w:drawing>
                    </w:r>
                  </w:del>
                </w:sdtContent>
              </w:sdt>
            </w:ins>
            <w:sdt>
              <w:sdtPr>
                <w:id w:val="-2045830928"/>
                <w:tag w:val="goog_rdk_6036"/>
              </w:sdtPr>
              <w:sdtContent>
                <w:ins w:author="Anonymous" w:id="193" w:date="2026-09-27T07:30:50Z">
                  <w:del w:author="Kasiammal S" w:id="184" w:date="2026-09-26T11:37:38Z">
                    <w:r w:rsidDel="00000000" w:rsidR="00000000" w:rsidRPr="00000000">
                      <w:rPr>
                        <w:rtl w:val="0"/>
                      </w:rPr>
                    </w:r>
                  </w:del>
                </w:ins>
              </w:sdtContent>
            </w:sdt>
            <w:ins w:author="Anonymous" w:id="193" w:date="2026-09-27T07:30:50Z">
              <w:del w:author="Kasiammal S" w:id="184" w:date="2026-09-26T11:37:38Z"/>
            </w:ins>
          </w:sdtContent>
        </w:sdt>
      </w:p>
    </w:sdtContent>
  </w:sdt>
  <w:sdt>
    <w:sdtPr>
      <w:id w:val="402664037"/>
      <w:tag w:val="goog_rdk_6041"/>
    </w:sdtPr>
    <w:sdtContent>
      <w:p w:rsidR="00000000" w:rsidDel="00000000" w:rsidP="00000000" w:rsidRDefault="00000000" w:rsidRPr="00000000" w14:paraId="00000553">
        <w:pPr>
          <w:shd w:fill="f0f4f9" w:val="clear"/>
          <w:tabs>
            <w:tab w:val="center" w:leader="none" w:pos="4513"/>
            <w:tab w:val="right" w:leader="none" w:pos="9026"/>
          </w:tabs>
          <w:spacing w:after="120" w:lineRule="auto"/>
          <w:ind w:left="0" w:firstLine="0"/>
          <w:rPr>
            <w:ins w:author="Anonymous" w:id="193" w:date="2026-09-27T07:30:50Z"/>
            <w:del w:author="Kasiammal S" w:id="184" w:date="2026-09-26T11:37:38Z"/>
            <w:rFonts w:ascii="Roboto" w:cs="Roboto" w:eastAsia="Roboto" w:hAnsi="Roboto"/>
            <w:color w:val="1f1f1f"/>
            <w:sz w:val="20"/>
            <w:szCs w:val="20"/>
            <w:rPrChange w:author="Anonymous" w:id="194" w:date="2026-09-27T07:30:50Z">
              <w:rPr>
                <w:rFonts w:ascii="Cambria" w:cs="Cambria" w:eastAsia="Cambria" w:hAnsi="Cambria"/>
                <w:color w:val="000000"/>
              </w:rPr>
            </w:rPrChange>
          </w:rPr>
        </w:pPr>
        <w:sdt>
          <w:sdtPr>
            <w:id w:val="954929766"/>
            <w:tag w:val="goog_rdk_6038"/>
          </w:sdtPr>
          <w:sdtContent>
            <w:ins w:author="Anonymous" w:id="193" w:date="2026-09-27T07:30:50Z">
              <w:sdt>
                <w:sdtPr>
                  <w:id w:val="-517622193"/>
                  <w:tag w:val="goog_rdk_6039"/>
                </w:sdtPr>
                <w:sdtContent>
                  <w:del w:author="Kasiammal S" w:id="184" w:date="2026-09-26T11:37:38Z"/>
                </w:sdtContent>
              </w:sdt>
            </w:ins>
            <w:sdt>
              <w:sdtPr>
                <w:id w:val="-563555706"/>
                <w:tag w:val="goog_rdk_6040"/>
              </w:sdtPr>
              <w:sdtContent>
                <w:ins w:author="Anonymous" w:id="193" w:date="2026-09-27T07:30:50Z">
                  <w:del w:author="Kasiammal S" w:id="184" w:date="2026-09-26T11:37:38Z">
                    <w:r w:rsidDel="00000000" w:rsidR="00000000" w:rsidRPr="00000000">
                      <w:rPr>
                        <w:rFonts w:ascii="Roboto" w:cs="Roboto" w:eastAsia="Roboto" w:hAnsi="Roboto"/>
                        <w:color w:val="1f1f1f"/>
                        <w:sz w:val="20"/>
                        <w:szCs w:val="20"/>
                        <w:rtl w:val="0"/>
                        <w:rPrChange w:author="Anonymous" w:id="194" w:date="2026-09-27T07:30:50Z">
                          <w:rPr>
                            <w:rFonts w:ascii="Cambria" w:cs="Cambria" w:eastAsia="Cambria" w:hAnsi="Cambria"/>
                            <w:color w:val="000000"/>
                          </w:rPr>
                        </w:rPrChange>
                      </w:rPr>
                      <w:delText xml:space="preserve">Karthika Karthika</w:delText>
                    </w:r>
                  </w:del>
                </w:ins>
              </w:sdtContent>
            </w:sdt>
            <w:ins w:author="Anonymous" w:id="193" w:date="2026-09-27T07:30:50Z">
              <w:del w:author="Kasiammal S" w:id="184" w:date="2026-09-26T11:37:38Z"/>
            </w:ins>
          </w:sdtContent>
        </w:sdt>
      </w:p>
    </w:sdtContent>
  </w:sdt>
  <w:sdt>
    <w:sdtPr>
      <w:id w:val="-1924221964"/>
      <w:tag w:val="goog_rdk_6045"/>
    </w:sdtPr>
    <w:sdtContent>
      <w:p w:rsidR="00000000" w:rsidDel="00000000" w:rsidP="00000000" w:rsidRDefault="00000000" w:rsidRPr="00000000" w14:paraId="00000554">
        <w:pPr>
          <w:shd w:fill="f0f4f9" w:val="clear"/>
          <w:tabs>
            <w:tab w:val="center" w:leader="none" w:pos="4513"/>
            <w:tab w:val="right" w:leader="none" w:pos="9026"/>
          </w:tabs>
          <w:spacing w:after="120" w:lineRule="auto"/>
          <w:ind w:left="0" w:firstLine="0"/>
          <w:rPr>
            <w:ins w:author="Anonymous" w:id="193" w:date="2026-09-27T07:30:50Z"/>
            <w:del w:author="Kasiammal S" w:id="184" w:date="2026-09-26T11:37:38Z"/>
            <w:rFonts w:ascii="Roboto" w:cs="Roboto" w:eastAsia="Roboto" w:hAnsi="Roboto"/>
            <w:color w:val="444746"/>
            <w:sz w:val="20"/>
            <w:szCs w:val="20"/>
            <w:rPrChange w:author="Anonymous" w:id="194" w:date="2026-09-27T07:30:50Z">
              <w:rPr>
                <w:rFonts w:ascii="Cambria" w:cs="Cambria" w:eastAsia="Cambria" w:hAnsi="Cambria"/>
                <w:color w:val="000000"/>
              </w:rPr>
            </w:rPrChange>
          </w:rPr>
        </w:pPr>
        <w:sdt>
          <w:sdtPr>
            <w:id w:val="-792270466"/>
            <w:tag w:val="goog_rdk_6042"/>
          </w:sdtPr>
          <w:sdtContent>
            <w:ins w:author="Anonymous" w:id="193" w:date="2026-09-27T07:30:50Z">
              <w:sdt>
                <w:sdtPr>
                  <w:id w:val="-1110080994"/>
                  <w:tag w:val="goog_rdk_6043"/>
                </w:sdtPr>
                <w:sdtContent>
                  <w:del w:author="Kasiammal S" w:id="184" w:date="2026-09-26T11:37:38Z"/>
                </w:sdtContent>
              </w:sdt>
            </w:ins>
            <w:sdt>
              <w:sdtPr>
                <w:id w:val="1907574585"/>
                <w:tag w:val="goog_rdk_6044"/>
              </w:sdtPr>
              <w:sdtContent>
                <w:ins w:author="Anonymous" w:id="193" w:date="2026-09-27T07:30:50Z">
                  <w:del w:author="Kasiammal S" w:id="184" w:date="2026-09-26T11:37:38Z">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12:41 Yesterday</w:delText>
                    </w:r>
                  </w:del>
                </w:ins>
              </w:sdtContent>
            </w:sdt>
            <w:ins w:author="Anonymous" w:id="193" w:date="2026-09-27T07:30:50Z">
              <w:del w:author="Kasiammal S" w:id="184" w:date="2026-09-26T11:37:38Z"/>
            </w:ins>
          </w:sdtContent>
        </w:sdt>
      </w:p>
    </w:sdtContent>
  </w:sdt>
  <w:sdt>
    <w:sdtPr>
      <w:id w:val="-2088293017"/>
      <w:tag w:val="goog_rdk_6051"/>
    </w:sdtPr>
    <w:sdtContent>
      <w:p w:rsidR="00000000" w:rsidDel="00000000" w:rsidP="00000000" w:rsidRDefault="00000000" w:rsidRPr="00000000" w14:paraId="00000555">
        <w:pPr>
          <w:shd w:fill="f0f4f9" w:val="clear"/>
          <w:tabs>
            <w:tab w:val="center" w:leader="none" w:pos="4513"/>
            <w:tab w:val="right" w:leader="none" w:pos="9026"/>
          </w:tabs>
          <w:spacing w:after="0" w:lineRule="auto"/>
          <w:ind w:left="0" w:firstLine="0"/>
          <w:rPr>
            <w:ins w:author="Anonymous" w:id="193" w:date="2026-09-27T07:30:50Z"/>
            <w:del w:author="Kasiammal S" w:id="184" w:date="2026-09-26T11:37:38Z"/>
            <w:rFonts w:ascii="Roboto" w:cs="Roboto" w:eastAsia="Roboto" w:hAnsi="Roboto"/>
            <w:i w:val="1"/>
            <w:iCs w:val="1"/>
            <w:color w:val="5e5e5e"/>
            <w:sz w:val="20"/>
            <w:szCs w:val="20"/>
            <w:rPrChange w:author="Anonymous" w:id="194" w:date="2026-09-27T07:30:50Z">
              <w:rPr>
                <w:rFonts w:ascii="Cambria" w:cs="Cambria" w:eastAsia="Cambria" w:hAnsi="Cambria"/>
                <w:color w:val="000000"/>
              </w:rPr>
            </w:rPrChange>
          </w:rPr>
        </w:pPr>
        <w:sdt>
          <w:sdtPr>
            <w:id w:val="-1331337610"/>
            <w:tag w:val="goog_rdk_6046"/>
          </w:sdtPr>
          <w:sdtContent>
            <w:ins w:author="Anonymous" w:id="193" w:date="2026-09-27T07:30:50Z">
              <w:sdt>
                <w:sdtPr>
                  <w:id w:val="2117282632"/>
                  <w:tag w:val="goog_rdk_6047"/>
                </w:sdtPr>
                <w:sdtContent>
                  <w:del w:author="Kasiammal S" w:id="184" w:date="2026-09-26T11:37:38Z"/>
                </w:sdtContent>
              </w:sdt>
            </w:ins>
            <w:sdt>
              <w:sdtPr>
                <w:id w:val="-2120576204"/>
                <w:tag w:val="goog_rdk_6048"/>
              </w:sdtPr>
              <w:sdtContent>
                <w:ins w:author="Anonymous" w:id="193" w:date="2026-09-27T07:30:50Z">
                  <w:del w:author="Kasiammal S" w:id="184" w:date="2026-09-26T11:37:38Z">
                    <w:r w:rsidDel="00000000" w:rsidR="00000000" w:rsidRPr="00000000">
                      <w:rPr>
                        <w:rFonts w:ascii="Roboto" w:cs="Roboto" w:eastAsia="Roboto" w:hAnsi="Roboto"/>
                        <w:b w:val="1"/>
                        <w:bCs w:val="1"/>
                        <w:color w:val="444746"/>
                        <w:sz w:val="20"/>
                        <w:szCs w:val="20"/>
                        <w:rtl w:val="0"/>
                        <w:rPrChange w:author="Anonymous" w:id="194" w:date="2026-09-27T07:30:50Z">
                          <w:rPr>
                            <w:rFonts w:ascii="Cambria" w:cs="Cambria" w:eastAsia="Cambria" w:hAnsi="Cambria"/>
                            <w:color w:val="000000"/>
                          </w:rPr>
                        </w:rPrChange>
                      </w:rPr>
                      <w:delText xml:space="preserve">Add:</w:delText>
                    </w:r>
                  </w:del>
                </w:ins>
              </w:sdtContent>
            </w:sdt>
            <w:ins w:author="Anonymous" w:id="193" w:date="2026-09-27T07:30:50Z">
              <w:del w:author="Kasiammal S" w:id="184" w:date="2026-09-26T11:37:38Z">
                <w:sdt>
                  <w:sdtPr>
                    <w:id w:val="1817466821"/>
                    <w:tag w:val="goog_rdk_6049"/>
                  </w:sdtPr>
                  <w:sdtContent>
                    <w:r w:rsidDel="00000000" w:rsidR="00000000" w:rsidRPr="00000000">
                      <w:rPr>
                        <w:rFonts w:ascii="Roboto" w:cs="Roboto" w:eastAsia="Roboto" w:hAnsi="Roboto"/>
                        <w:color w:val="444746"/>
                        <w:sz w:val="20"/>
                        <w:szCs w:val="20"/>
                        <w:rtl w:val="0"/>
                        <w:rPrChange w:author="Anonymous" w:id="194" w:date="2026-09-27T07:30:50Z">
                          <w:rPr>
                            <w:rFonts w:ascii="Cambria" w:cs="Cambria" w:eastAsia="Cambria" w:hAnsi="Cambria"/>
                            <w:color w:val="000000"/>
                          </w:rPr>
                        </w:rPrChange>
                      </w:rPr>
                      <w:delText xml:space="preserve"> </w:delText>
                    </w:r>
                  </w:sdtContent>
                </w:sdt>
                <w:sdt>
                  <w:sdtPr>
                    <w:id w:val="-866803802"/>
                    <w:tag w:val="goog_rdk_6050"/>
                  </w:sdtPr>
                  <w:sdtContent>
                    <w:r w:rsidDel="00000000" w:rsidR="00000000" w:rsidRPr="00000000">
                      <w:rPr>
                        <w:rFonts w:ascii="Roboto" w:cs="Roboto" w:eastAsia="Roboto" w:hAnsi="Roboto"/>
                        <w:i w:val="1"/>
                        <w:iCs w:val="1"/>
                        <w:color w:val="5e5e5e"/>
                        <w:sz w:val="20"/>
                        <w:szCs w:val="20"/>
                        <w:rtl w:val="0"/>
                        <w:rPrChange w:author="Anonymous" w:id="194" w:date="2026-09-27T07:30:50Z">
                          <w:rPr>
                            <w:rFonts w:ascii="Cambria" w:cs="Cambria" w:eastAsia="Cambria" w:hAnsi="Cambria"/>
                            <w:color w:val="000000"/>
                          </w:rPr>
                        </w:rPrChange>
                      </w:rPr>
                      <w:delText xml:space="preserve">“z”</w:delText>
                    </w:r>
                  </w:sdtContent>
                </w:sdt>
              </w:del>
            </w:ins>
          </w:sdtContent>
        </w:sdt>
      </w:p>
    </w:sdtContent>
  </w:sdt>
  <w:sdt>
    <w:sdtPr>
      <w:id w:val="-116855455"/>
      <w:tag w:val="goog_rdk_6055"/>
    </w:sdtPr>
    <w:sdtContent>
      <w:p w:rsidR="00000000" w:rsidDel="00000000" w:rsidP="00000000" w:rsidRDefault="00000000" w:rsidRPr="00000000" w14:paraId="00000556">
        <w:pPr>
          <w:tabs>
            <w:tab w:val="center" w:leader="none" w:pos="4513"/>
            <w:tab w:val="right" w:leader="none" w:pos="9026"/>
          </w:tabs>
          <w:rPr>
            <w:ins w:author="Anonymous" w:id="193" w:date="2026-09-27T07:30:50Z"/>
            <w:del w:author="Kasiammal S" w:id="184" w:date="2026-09-26T11:37:38Z"/>
            <w:rPrChange w:author="Kasiammal S" w:id="185" w:date="2026-09-26T11:37:38Z">
              <w:rPr>
                <w:rFonts w:ascii="Cambria" w:cs="Cambria" w:eastAsia="Cambria" w:hAnsi="Cambria"/>
                <w:color w:val="000000"/>
              </w:rPr>
            </w:rPrChange>
          </w:rPr>
        </w:pPr>
        <w:sdt>
          <w:sdtPr>
            <w:id w:val="400351125"/>
            <w:tag w:val="goog_rdk_6052"/>
          </w:sdtPr>
          <w:sdtContent>
            <w:ins w:author="Anonymous" w:id="193" w:date="2026-09-27T07:30:50Z">
              <w:sdt>
                <w:sdtPr>
                  <w:id w:val="986301384"/>
                  <w:tag w:val="goog_rdk_6053"/>
                </w:sdtPr>
                <w:sdtContent>
                  <w:del w:author="Kasiammal S" w:id="184" w:date="2026-09-26T11:37:38Z"/>
                </w:sdtContent>
              </w:sdt>
            </w:ins>
            <w:sdt>
              <w:sdtPr>
                <w:id w:val="-1341562077"/>
                <w:tag w:val="goog_rdk_6054"/>
              </w:sdtPr>
              <w:sdtContent>
                <w:ins w:author="Anonymous" w:id="193" w:date="2026-09-27T07:30:50Z">
                  <w:del w:author="Kasiammal S" w:id="184" w:date="2026-09-26T11:37:38Z">
                    <w:r w:rsidDel="00000000" w:rsidR="00000000" w:rsidRPr="00000000">
                      <w:rPr>
                        <w:rtl w:val="0"/>
                      </w:rPr>
                    </w:r>
                  </w:del>
                </w:ins>
              </w:sdtContent>
            </w:sdt>
            <w:ins w:author="Anonymous" w:id="193" w:date="2026-09-27T07:30:50Z">
              <w:del w:author="Kasiammal S" w:id="184" w:date="2026-09-26T11:37:38Z"/>
            </w:ins>
          </w:sdtContent>
        </w:sdt>
      </w:p>
    </w:sdtContent>
  </w:sdt>
  <w:sdt>
    <w:sdtPr>
      <w:id w:val="-953262078"/>
      <w:tag w:val="goog_rdk_6062"/>
    </w:sdtPr>
    <w:sdtContent>
      <w:p w:rsidR="00000000" w:rsidDel="00000000" w:rsidP="00000000" w:rsidRDefault="00000000" w:rsidRPr="00000000" w14:paraId="00000557">
        <w:pPr>
          <w:tabs>
            <w:tab w:val="center" w:leader="none" w:pos="4513"/>
            <w:tab w:val="right" w:leader="none" w:pos="9026"/>
          </w:tabs>
          <w:rPr>
            <w:ins w:author="Anonymous" w:id="198" w:date="2026-09-25T04:26:23Z"/>
            <w:del w:author="Kasiammal S" w:id="184" w:date="2026-09-26T11:37:38Z"/>
            <w:rPrChange w:author="Kasiammal S" w:id="185" w:date="2026-09-26T11:37:38Z">
              <w:rPr>
                <w:rFonts w:ascii="Cambria" w:cs="Cambria" w:eastAsia="Cambria" w:hAnsi="Cambria"/>
                <w:color w:val="000000"/>
              </w:rPr>
            </w:rPrChange>
          </w:rPr>
          <w:pPrChange w:author="Thirupathi DD" w:id="0" w:date="2026-09-26T11:22:32Z">
            <w:pPr>
              <w:tabs>
                <w:tab w:val="center" w:leader="none" w:pos="4513"/>
                <w:tab w:val="right" w:leader="none" w:pos="9026"/>
              </w:tabs>
              <w:ind w:left="0" w:firstLine="0"/>
            </w:pPr>
          </w:pPrChange>
        </w:pPr>
        <w:sdt>
          <w:sdtPr>
            <w:id w:val="-912713314"/>
            <w:tag w:val="goog_rdk_6059"/>
          </w:sdtPr>
          <w:sdtContent>
            <w:ins w:author="Anonymous" w:id="198" w:date="2026-09-25T04:26:23Z">
              <w:sdt>
                <w:sdtPr>
                  <w:id w:val="-480362398"/>
                  <w:tag w:val="goog_rdk_6060"/>
                </w:sdtPr>
                <w:sdtContent>
                  <w:del w:author="Kasiammal S" w:id="184" w:date="2026-09-26T11:37:38Z"/>
                </w:sdtContent>
              </w:sdt>
            </w:ins>
            <w:sdt>
              <w:sdtPr>
                <w:id w:val="527579800"/>
                <w:tag w:val="goog_rdk_6061"/>
              </w:sdtPr>
              <w:sdtContent>
                <w:ins w:author="Anonymous" w:id="198" w:date="2026-09-25T04:26:23Z">
                  <w:del w:author="Kasiammal S" w:id="184" w:date="2026-09-26T11:37:38Z">
                    <w:r w:rsidDel="00000000" w:rsidR="00000000" w:rsidRPr="00000000">
                      <w:rPr>
                        <w:rtl w:val="0"/>
                      </w:rPr>
                    </w:r>
                  </w:del>
                </w:ins>
              </w:sdtContent>
            </w:sdt>
            <w:ins w:author="Anonymous" w:id="198" w:date="2026-09-25T04:26:23Z">
              <w:del w:author="Kasiammal S" w:id="18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-50266</wp:posOffset>
                      </wp:positionV>
                      <wp:extent cx="1076325" cy="300038"/>
                      <wp:effectExtent b="0" l="0" r="0" t="0"/>
                      <wp:wrapNone/>
                      <wp:docPr id="2126916967"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4400550</wp:posOffset>
                      </wp:positionH>
                      <wp:positionV relativeFrom="paragraph">
                        <wp:posOffset>333375</wp:posOffset>
                      </wp:positionV>
                      <wp:extent cx="1076325" cy="300038"/>
                      <wp:effectExtent b="0" l="0" r="0" t="0"/>
                      <wp:wrapNone/>
                      <wp:docPr id="2126916969"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250446866"/>
      <w:tag w:val="goog_rdk_6066"/>
    </w:sdtPr>
    <w:sdtContent>
      <w:p w:rsidR="00000000" w:rsidDel="00000000" w:rsidP="00000000" w:rsidRDefault="00000000" w:rsidRPr="00000000" w14:paraId="00000558">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409077218"/>
            <w:tag w:val="goog_rdk_6063"/>
          </w:sdtPr>
          <w:sdtContent>
            <w:ins w:author="Anonymous" w:id="198" w:date="2026-09-25T04:26:23Z">
              <w:sdt>
                <w:sdtPr>
                  <w:id w:val="1645917967"/>
                  <w:tag w:val="goog_rdk_6064"/>
                </w:sdtPr>
                <w:sdtContent>
                  <w:del w:author="Kasiammal S" w:id="184" w:date="2026-09-26T11:37:38Z"/>
                </w:sdtContent>
              </w:sdt>
            </w:ins>
            <w:sdt>
              <w:sdtPr>
                <w:id w:val="-136293528"/>
                <w:tag w:val="goog_rdk_6065"/>
              </w:sdtPr>
              <w:sdtContent>
                <w:ins w:author="Anonymous" w:id="198" w:date="2026-09-25T04:26:23Z">
                  <w:del w:author="Kasiammal S" w:id="184" w:date="2026-09-26T11:37:38Z">
                    <w:r w:rsidDel="00000000" w:rsidR="00000000" w:rsidRPr="00000000">
                      <w:rPr>
                        <w:rtl w:val="0"/>
                      </w:rPr>
                    </w:r>
                  </w:del>
                </w:ins>
              </w:sdtContent>
            </w:sdt>
            <w:ins w:author="Anonymous" w:id="198" w:date="2026-09-25T04:26:23Z">
              <w:del w:author="Kasiammal S" w:id="184" w:date="2026-09-26T11:37:38Z">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172771</wp:posOffset>
                      </wp:positionV>
                      <wp:extent cx="1076325" cy="300038"/>
                      <wp:effectExtent b="0" l="0" r="0" t="0"/>
                      <wp:wrapNone/>
                      <wp:docPr id="2126916966"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ins>
          </w:sdtContent>
        </w:sdt>
      </w:p>
    </w:sdtContent>
  </w:sdt>
  <w:sdt>
    <w:sdtPr>
      <w:id w:val="-1855170694"/>
      <w:tag w:val="goog_rdk_6072"/>
    </w:sdtPr>
    <w:sdtContent>
      <w:p w:rsidR="00000000" w:rsidDel="00000000" w:rsidP="00000000" w:rsidRDefault="00000000" w:rsidRPr="00000000" w14:paraId="00000559">
        <w:pPr>
          <w:numPr>
            <w:ilvl w:val="1"/>
            <w:numId w:val="2"/>
          </w:numPr>
          <w:tabs>
            <w:tab w:val="center" w:leader="none" w:pos="4513"/>
            <w:tab w:val="right" w:leader="none" w:pos="9026"/>
          </w:tabs>
          <w:ind w:left="502" w:hanging="360"/>
          <w:rPr>
            <w:ins w:author="GAYATHRI V" w:id="200" w:date="2026-09-27T03:40:31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2019583093"/>
            <w:tag w:val="goog_rdk_6069"/>
          </w:sdtPr>
          <w:sdtContent>
            <w:ins w:author="GAYATHRI V" w:id="200" w:date="2026-09-27T03:40:31Z">
              <w:sdt>
                <w:sdtPr>
                  <w:id w:val="627625693"/>
                  <w:tag w:val="goog_rdk_6070"/>
                </w:sdtPr>
                <w:sdtContent>
                  <w:del w:author="Kasiammal S" w:id="184" w:date="2026-09-26T11:37:38Z"/>
                </w:sdtContent>
              </w:sdt>
            </w:ins>
            <w:sdt>
              <w:sdtPr>
                <w:id w:val="801712075"/>
                <w:tag w:val="goog_rdk_6071"/>
              </w:sdtPr>
              <w:sdtContent>
                <w:ins w:author="GAYATHRI V" w:id="200" w:date="2026-09-27T03:40:31Z">
                  <w:del w:author="Kasiammal S" w:id="184" w:date="2026-09-26T11:37:38Z">
                    <w:r w:rsidDel="00000000" w:rsidR="00000000" w:rsidRPr="00000000">
                      <w:rPr>
                        <w:rtl w:val="0"/>
                      </w:rPr>
                    </w:r>
                  </w:del>
                </w:ins>
              </w:sdtContent>
            </w:sdt>
            <w:ins w:author="GAYATHRI V" w:id="200" w:date="2026-09-27T03:40:31Z">
              <w:del w:author="Kasiammal S" w:id="184" w:date="2026-09-26T11:37:38Z"/>
            </w:ins>
          </w:sdtContent>
        </w:sdt>
      </w:p>
    </w:sdtContent>
  </w:sdt>
  <w:sdt>
    <w:sdtPr>
      <w:id w:val="-1255901966"/>
      <w:tag w:val="goog_rdk_6082"/>
    </w:sdtPr>
    <w:sdtContent>
      <w:p w:rsidR="00000000" w:rsidDel="00000000" w:rsidP="00000000" w:rsidRDefault="00000000" w:rsidRPr="00000000" w14:paraId="0000055A">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450073126"/>
            <w:tag w:val="goog_rdk_6077"/>
          </w:sdtPr>
          <w:sdtContent>
            <w:ins w:author="Nadhiya Nadhiya" w:id="201" w:date="2026-09-26T12:46:46Z">
              <w:sdt>
                <w:sdtPr>
                  <w:id w:val="-2013160326"/>
                  <w:tag w:val="goog_rdk_6078"/>
                </w:sdtPr>
                <w:sdtContent>
                  <w:del w:author="Kasiammal S" w:id="184" w:date="2026-09-26T11:37:38Z">
                    <w:r w:rsidDel="00000000" w:rsidR="00000000" w:rsidRPr="00000000">
                      <w:rPr>
                        <w:rPrChange w:author="Razeetha" w:id="202" w:date="2026-09-26T17:49:34Z">
                          <w:rPr>
                            <w:rFonts w:ascii="Cambria" w:cs="Cambria" w:eastAsia="Cambria" w:hAnsi="Cambria"/>
                            <w:color w:val="000000"/>
                          </w:rPr>
                        </w:rPrChange>
                      </w:rPr>
                      <w:drawing>
                        <wp:inline distB="0" distT="0" distL="0" distR="0">
                          <wp:extent cx="5731510" cy="4703445"/>
                          <wp:effectExtent b="0" l="0" r="0" t="0"/>
                          <wp:docPr id="2126916899" name="image14.png"/>
                          <a:graphic>
                            <a:graphicData uri="http://schemas.openxmlformats.org/drawingml/2006/picture">
                              <pic:pic>
                                <pic:nvPicPr>
                                  <pic:cNvPr id="0" name="image14.png"/>
                                  <pic:cNvPicPr preferRelativeResize="0"/>
                                </pic:nvPicPr>
                                <pic:blipFill>
                                  <a:blip r:embed="rId5"/>
                                  <a:srcRect b="0" l="0" r="0" t="0"/>
                                  <a:stretch>
                                    <a:fillRect/>
                                  </a:stretch>
                                </pic:blipFill>
                                <pic:spPr>
                                  <a:xfrm>
                                    <a:off x="0" y="0"/>
                                    <a:ext cx="5731510" cy="4703445"/>
                                  </a:xfrm>
                                  <a:prstGeom prst="rect"/>
                                  <a:ln/>
                                </pic:spPr>
                              </pic:pic>
                            </a:graphicData>
                          </a:graphic>
                        </wp:inline>
                      </w:drawing>
                    </w:r>
                  </w:del>
                </w:sdtContent>
              </w:sdt>
            </w:ins>
          </w:sdtContent>
        </w:sdt>
        <w:sdt>
          <w:sdtPr>
            <w:id w:val="-1563437939"/>
            <w:tag w:val="goog_rdk_6079"/>
          </w:sdtPr>
          <w:sdtContent>
            <w:ins w:author="Anonymous" w:id="198" w:date="2026-09-25T04:26:23Z">
              <w:sdt>
                <w:sdtPr>
                  <w:id w:val="-657366052"/>
                  <w:tag w:val="goog_rdk_6080"/>
                </w:sdtPr>
                <w:sdtContent>
                  <w:del w:author="Kasiammal S" w:id="184" w:date="2026-09-26T11:37:38Z"/>
                </w:sdtContent>
              </w:sdt>
            </w:ins>
            <w:sdt>
              <w:sdtPr>
                <w:id w:val="688469972"/>
                <w:tag w:val="goog_rdk_6081"/>
              </w:sdtPr>
              <w:sdtContent>
                <w:ins w:author="Anonymous" w:id="198" w:date="2026-09-25T04:26:23Z">
                  <w:del w:author="Kasiammal S" w:id="184" w:date="2026-09-26T11:37:38Z">
                    <w:r w:rsidDel="00000000" w:rsidR="00000000" w:rsidRPr="00000000">
                      <w:rPr>
                        <w:rtl w:val="0"/>
                      </w:rPr>
                    </w:r>
                  </w:del>
                </w:ins>
              </w:sdtContent>
            </w:sdt>
            <w:ins w:author="Anonymous" w:id="198" w:date="2026-09-25T04:26:23Z">
              <w:del w:author="Kasiammal S" w:id="184" w:date="2026-09-26T11:37:38Z"/>
            </w:ins>
          </w:sdtContent>
        </w:sdt>
      </w:p>
    </w:sdtContent>
  </w:sdt>
  <w:sdt>
    <w:sdtPr>
      <w:id w:val="-187480611"/>
      <w:tag w:val="goog_rdk_6086"/>
    </w:sdtPr>
    <w:sdtContent>
      <w:p w:rsidR="00000000" w:rsidDel="00000000" w:rsidP="00000000" w:rsidRDefault="00000000" w:rsidRPr="00000000" w14:paraId="0000055B">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56972062"/>
            <w:tag w:val="goog_rdk_6083"/>
          </w:sdtPr>
          <w:sdtContent>
            <w:ins w:author="Anonymous" w:id="198" w:date="2026-09-25T04:26:23Z">
              <w:sdt>
                <w:sdtPr>
                  <w:id w:val="1212528130"/>
                  <w:tag w:val="goog_rdk_6084"/>
                </w:sdtPr>
                <w:sdtContent>
                  <w:del w:author="Kasiammal S" w:id="184" w:date="2026-09-26T11:37:38Z"/>
                </w:sdtContent>
              </w:sdt>
            </w:ins>
            <w:sdt>
              <w:sdtPr>
                <w:id w:val="-441657301"/>
                <w:tag w:val="goog_rdk_6085"/>
              </w:sdtPr>
              <w:sdtContent>
                <w:ins w:author="Anonymous" w:id="198" w:date="2026-09-25T04:26:2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If the key is shared with other Google APIs (not recommended), restrict it in</w:delText>
                    </w:r>
                  </w:del>
                </w:ins>
              </w:sdtContent>
            </w:sdt>
            <w:ins w:author="Anonymous" w:id="198" w:date="2026-09-25T04:26:23Z">
              <w:del w:author="Kasiammal S" w:id="184" w:date="2026-09-26T11:37:38Z"/>
            </w:ins>
          </w:sdtContent>
        </w:sdt>
      </w:p>
    </w:sdtContent>
  </w:sdt>
  <w:sdt>
    <w:sdtPr>
      <w:id w:val="-1044038719"/>
      <w:tag w:val="goog_rdk_6090"/>
    </w:sdtPr>
    <w:sdtContent>
      <w:p w:rsidR="00000000" w:rsidDel="00000000" w:rsidP="00000000" w:rsidRDefault="00000000" w:rsidRPr="00000000" w14:paraId="0000055C">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981003799"/>
            <w:tag w:val="goog_rdk_6087"/>
          </w:sdtPr>
          <w:sdtContent>
            <w:ins w:author="Anonymous" w:id="198" w:date="2026-09-25T04:26:23Z">
              <w:sdt>
                <w:sdtPr>
                  <w:id w:val="1929212375"/>
                  <w:tag w:val="goog_rdk_6088"/>
                </w:sdtPr>
                <w:sdtContent>
                  <w:del w:author="Kasiammal S" w:id="184" w:date="2026-09-26T11:37:38Z"/>
                </w:sdtContent>
              </w:sdt>
            </w:ins>
            <w:sdt>
              <w:sdtPr>
                <w:id w:val="1168682011"/>
                <w:tag w:val="goog_rdk_6089"/>
              </w:sdtPr>
              <w:sdtContent>
                <w:ins w:author="Anonymous" w:id="198" w:date="2026-09-25T04:26:2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the Cloud Console. **Note: Gemini API requests using this key will fail after</w:delText>
                    </w:r>
                  </w:del>
                </w:ins>
              </w:sdtContent>
            </w:sdt>
            <w:ins w:author="Anonymous" w:id="198" w:date="2026-09-25T04:26:23Z">
              <w:del w:author="Kasiammal S" w:id="184" w:date="2026-09-26T11:37:38Z"/>
            </w:ins>
          </w:sdtContent>
        </w:sdt>
      </w:p>
    </w:sdtContent>
  </w:sdt>
  <w:sdt>
    <w:sdtPr>
      <w:id w:val="1704129223"/>
      <w:tag w:val="goog_rdk_6094"/>
    </w:sdtPr>
    <w:sdtContent>
      <w:p w:rsidR="00000000" w:rsidDel="00000000" w:rsidP="00000000" w:rsidRDefault="00000000" w:rsidRPr="00000000" w14:paraId="0000055D">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376228403"/>
            <w:tag w:val="goog_rdk_6091"/>
          </w:sdtPr>
          <w:sdtContent>
            <w:ins w:author="Anonymous" w:id="198" w:date="2026-09-25T04:26:23Z">
              <w:sdt>
                <w:sdtPr>
                  <w:id w:val="-825627522"/>
                  <w:tag w:val="goog_rdk_6092"/>
                </w:sdtPr>
                <w:sdtContent>
                  <w:del w:author="Kasiammal S" w:id="184" w:date="2026-09-26T11:37:38Z"/>
                </w:sdtContent>
              </w:sdt>
            </w:ins>
            <w:sdt>
              <w:sdtPr>
                <w:id w:val="-663576493"/>
                <w:tag w:val="goog_rdk_6093"/>
              </w:sdtPr>
              <w:sdtContent>
                <w:ins w:author="Anonymous" w:id="198" w:date="2026-09-25T04:26:2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these restrictions are applied.**</w:delText>
                    </w:r>
                  </w:del>
                </w:ins>
              </w:sdtContent>
            </w:sdt>
            <w:ins w:author="Anonymous" w:id="198" w:date="2026-09-25T04:26:23Z">
              <w:del w:author="Kasiammal S" w:id="184" w:date="2026-09-26T11:37:38Z"/>
            </w:ins>
          </w:sdtContent>
        </w:sdt>
      </w:p>
    </w:sdtContent>
  </w:sdt>
  <w:sdt>
    <w:sdtPr>
      <w:id w:val="-849441777"/>
      <w:tag w:val="goog_rdk_6098"/>
    </w:sdtPr>
    <w:sdtContent>
      <w:p w:rsidR="00000000" w:rsidDel="00000000" w:rsidP="00000000" w:rsidRDefault="00000000" w:rsidRPr="00000000" w14:paraId="0000055E">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408079694"/>
            <w:tag w:val="goog_rdk_6095"/>
          </w:sdtPr>
          <w:sdtContent>
            <w:ins w:author="Anonymous" w:id="198" w:date="2026-09-25T04:26:23Z">
              <w:sdt>
                <w:sdtPr>
                  <w:id w:val="534396214"/>
                  <w:tag w:val="goog_rdk_6096"/>
                </w:sdtPr>
                <w:sdtContent>
                  <w:del w:author="Kasiammal S" w:id="184" w:date="2026-09-26T11:37:38Z"/>
                </w:sdtContent>
              </w:sdt>
            </w:ins>
            <w:sdt>
              <w:sdtPr>
                <w:id w:val="-2141000969"/>
                <w:tag w:val="goog_rdk_6097"/>
              </w:sdtPr>
              <w:sdtContent>
                <w:ins w:author="Anonymous" w:id="198" w:date="2026-09-25T04:26:23Z">
                  <w:del w:author="Kasiammal S" w:id="184" w:date="2026-09-26T11:37:38Z">
                    <w:r w:rsidDel="00000000" w:rsidR="00000000" w:rsidRPr="00000000">
                      <w:rPr>
                        <w:rtl w:val="0"/>
                      </w:rPr>
                    </w:r>
                  </w:del>
                </w:ins>
              </w:sdtContent>
            </w:sdt>
            <w:ins w:author="Anonymous" w:id="198" w:date="2026-09-25T04:26:23Z">
              <w:del w:author="Kasiammal S" w:id="184" w:date="2026-09-26T11:37:38Z"/>
            </w:ins>
          </w:sdtContent>
        </w:sdt>
      </w:p>
    </w:sdtContent>
  </w:sdt>
  <w:sdt>
    <w:sdtPr>
      <w:id w:val="867852870"/>
      <w:tag w:val="goog_rdk_6111"/>
    </w:sdtPr>
    <w:sdtContent>
      <w:p w:rsidR="00000000" w:rsidDel="00000000" w:rsidP="00000000" w:rsidRDefault="00000000" w:rsidRPr="00000000" w14:paraId="0000055F">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363957037"/>
            <w:tag w:val="goog_rdk_6099"/>
          </w:sdtPr>
          <w:sdtContent>
            <w:ins w:author="Anonymous" w:id="198" w:date="2026-09-25T04:26:23Z">
              <w:sdt>
                <w:sdtPr>
                  <w:id w:val="256899471"/>
                  <w:tag w:val="goog_rdk_6100"/>
                </w:sdtPr>
                <w:sdtContent>
                  <w:del w:author="Kasiammal S" w:id="184" w:date="2026-09-26T11:37:38Z"/>
                </w:sdtContent>
              </w:sdt>
            </w:ins>
            <w:sdt>
              <w:sdtPr>
                <w:id w:val="1837914088"/>
                <w:tag w:val="goog_rdk_6101"/>
              </w:sdtPr>
              <w:sdtContent>
                <w:ins w:author="Anonymous" w:id="198" w:date="2026-09-25T04:26:2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1. Visit the [Google Cloud Console Credential</w:delText>
                    </w:r>
                  </w:del>
                </w:ins>
              </w:sdtContent>
            </w:sdt>
            <w:ins w:author="Anonymous" w:id="198" w:date="2026-09-25T04:26:23Z">
              <w:del w:author="Kasiammal S" w:id="184" w:date="2026-09-26T11:37:38Z">
                <w:sdt>
                  <w:sdtPr>
                    <w:id w:val="2015232692"/>
                    <w:tag w:val="goog_rdk_6102"/>
                  </w:sdtPr>
                  <w:sdtContent>
                    <w:r w:rsidDel="00000000" w:rsidR="00000000" w:rsidRPr="00000000">
                      <w:rPr>
                        <w:rtl w:val="0"/>
                        <w:rPrChange w:author="Razeetha" w:id="202" w:date="2026-09-26T17:49:34Z">
                          <w:rPr>
                            <w:rFonts w:ascii="Cambria" w:cs="Cambria" w:eastAsia="Cambria" w:hAnsi="Cambria"/>
                            <w:color w:val="000000"/>
                          </w:rPr>
                        </w:rPrChange>
                      </w:rPr>
                      <w:delText xml:space="preserve">s page]</w:delText>
                    </w:r>
                  </w:sdtContent>
                </w:sdt>
              </w:del>
            </w:ins>
          </w:sdtContent>
        </w:sdt>
        <w:sdt>
          <w:sdtPr>
            <w:id w:val="-29335352"/>
            <w:tag w:val="goog_rdk_6103"/>
          </w:sdtPr>
          <w:sdtContent>
            <w:ins w:author="S.Ragavi Srinivasan" w:id="203" w:date="2026-09-25T13:23:33Z">
              <w:sdt>
                <w:sdtPr>
                  <w:id w:val="282295354"/>
                  <w:tag w:val="goog_rdk_6104"/>
                </w:sdtPr>
                <w:sdtContent>
                  <w:del w:author="Kasiammal S" w:id="184" w:date="2026-09-26T11:37:38Z"/>
                </w:sdtContent>
              </w:sdt>
            </w:ins>
            <w:sdt>
              <w:sdtPr>
                <w:id w:val="-856751126"/>
                <w:tag w:val="goog_rdk_6105"/>
              </w:sdtPr>
              <w:sdtContent>
                <w:ins w:author="S.Ragavi Srinivasan" w:id="203" w:date="2026-09-25T13:23:3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s</w:delText>
                    </w:r>
                  </w:del>
                </w:ins>
              </w:sdtContent>
            </w:sdt>
            <w:ins w:author="S.Ragavi Srinivasan" w:id="203" w:date="2026-09-25T13:23:33Z">
              <w:del w:author="Kasiammal S" w:id="184" w:date="2026-09-26T11:37:38Z"/>
            </w:ins>
          </w:sdtContent>
        </w:sdt>
        <w:sdt>
          <w:sdtPr>
            <w:id w:val="-1845039643"/>
            <w:tag w:val="goog_rdk_6106"/>
          </w:sdtPr>
          <w:sdtContent>
            <w:ins w:author="Anonymous" w:id="198" w:date="2026-09-25T04:26:23Z">
              <w:sdt>
                <w:sdtPr>
                  <w:id w:val="324569748"/>
                  <w:tag w:val="goog_rdk_6107"/>
                </w:sdtPr>
                <w:sdtContent>
                  <w:del w:author="Kasiammal S" w:id="184" w:date="2026-09-26T11:37:38Z"/>
                </w:sdtContent>
              </w:sdt>
            </w:ins>
            <w:sdt>
              <w:sdtPr>
                <w:id w:val="32061902"/>
                <w:tag w:val="goog_rdk_6108"/>
              </w:sdtPr>
              <w:sdtContent>
                <w:ins w:author="Anonymous" w:id="198" w:date="2026-09-25T04:26:2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(https://console.cloud.google.com/apis/</w:delText>
                    </w:r>
                  </w:del>
                </w:ins>
              </w:sdtContent>
            </w:sdt>
            <w:ins w:author="Anonymous" w:id="198" w:date="2026-09-25T04:26:23Z">
              <w:del w:author="Kasiammal S" w:id="184" w:date="2026-09-26T11:37:38Z">
                <w:sdt>
                  <w:sdtPr>
                    <w:id w:val="1827501247"/>
                    <w:tag w:val="goog_rdk_6109"/>
                  </w:sdtPr>
                  <w:sdtContent>
                    <w:r w:rsidDel="00000000" w:rsidR="00000000" w:rsidRPr="00000000">
                      <w:rPr>
                        <w:rtl w:val="0"/>
                        <w:rPrChange w:author="Razeetha" w:id="202" w:date="2026-09-26T17:49:34Z">
                          <w:rPr>
                            <w:rFonts w:ascii="Cambria" w:cs="Cambria" w:eastAsia="Cambria" w:hAnsi="Cambria"/>
                            <w:color w:val="000000"/>
                          </w:rPr>
                        </w:rPrChange>
                      </w:rPr>
                      <w:delText xml:space="preserve">credentials</w:delText>
                    </w:r>
                  </w:sdtContent>
                </w:sdt>
                <w:sdt>
                  <w:sdtPr>
                    <w:id w:val="-1348166860"/>
                    <w:tag w:val="goog_rdk_6110"/>
                  </w:sdtPr>
                  <w:sdtContent>
                    <w:r w:rsidDel="00000000" w:rsidR="00000000" w:rsidRPr="00000000">
                      <w:rPr>
                        <w:rtl w:val="0"/>
                        <w:rPrChange w:author="Razeetha" w:id="202" w:date="2026-09-26T17:49:34Z">
                          <w:rPr>
                            <w:rFonts w:ascii="Cambria" w:cs="Cambria" w:eastAsia="Cambria" w:hAnsi="Cambria"/>
                            <w:color w:val="000000"/>
                          </w:rPr>
                        </w:rPrChange>
                      </w:rPr>
                      <w:delText xml:space="preserve">).</w:delText>
                    </w:r>
                  </w:sdtContent>
                </w:sdt>
              </w:del>
            </w:ins>
          </w:sdtContent>
        </w:sdt>
      </w:p>
    </w:sdtContent>
  </w:sdt>
  <w:sdt>
    <w:sdtPr>
      <w:id w:val="297880101"/>
      <w:tag w:val="goog_rdk_6116"/>
    </w:sdtPr>
    <w:sdtContent>
      <w:p w:rsidR="00000000" w:rsidDel="00000000" w:rsidP="00000000" w:rsidRDefault="00000000" w:rsidRPr="00000000" w14:paraId="00000560">
        <w:pPr>
          <w:numPr>
            <w:ilvl w:val="1"/>
            <w:numId w:val="2"/>
          </w:numPr>
          <w:tabs>
            <w:tab w:val="center" w:leader="none" w:pos="4513"/>
            <w:tab w:val="right" w:leader="none" w:pos="9026"/>
          </w:tabs>
          <w:ind w:left="502" w:hanging="360"/>
          <w:rPr>
            <w:ins w:author="Anonymous" w:id="198" w:date="2026-09-25T04:26:23Z"/>
            <w:del w:author="Kasiammal S" w:id="184" w:date="2026-09-26T11:37:38Z"/>
          </w:rPr>
          <w:pPrChange w:author="FATHIMA RAIHANA A S" w:id="0" w:date="2026-09-25T17:38:39Z">
            <w:pPr>
              <w:numPr>
                <w:ilvl w:val="1"/>
                <w:numId w:val="9"/>
              </w:numPr>
              <w:tabs>
                <w:tab w:val="center" w:leader="none" w:pos="4513"/>
                <w:tab w:val="right" w:leader="none" w:pos="9026"/>
              </w:tabs>
              <w:ind w:left="502" w:hanging="360"/>
            </w:pPr>
          </w:pPrChange>
        </w:pPr>
        <w:sdt>
          <w:sdtPr>
            <w:id w:val="-157159474"/>
            <w:tag w:val="goog_rdk_6112"/>
          </w:sdtPr>
          <w:sdtContent>
            <w:ins w:author="Anonymous" w:id="198" w:date="2026-09-25T04:26:23Z">
              <w:sdt>
                <w:sdtPr>
                  <w:id w:val="-1100870946"/>
                  <w:tag w:val="goog_rdk_6113"/>
                </w:sdtPr>
                <w:sdtContent>
                  <w:del w:author="Kasiammal S" w:id="184" w:date="2026-09-26T11:37:38Z"/>
                </w:sdtContent>
              </w:sdt>
            </w:ins>
            <w:sdt>
              <w:sdtPr>
                <w:id w:val="1118390081"/>
                <w:tag w:val="goog_rdk_6114"/>
              </w:sdtPr>
              <w:sdtContent>
                <w:ins w:author="Anonymous" w:id="198" w:date="2026-09-25T04:26:2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2. Select the project and the A</w:delText>
                    </w:r>
                  </w:del>
                </w:ins>
              </w:sdtContent>
            </w:sdt>
            <w:ins w:author="Anonymous" w:id="198" w:date="2026-09-25T04:26:23Z">
              <w:del w:author="Kasiammal S" w:id="184" w:date="2026-09-26T11:37:38Z">
                <w:sdt>
                  <w:sdtPr>
                    <w:id w:val="-1137640784"/>
                    <w:tag w:val="goog_rdk_6115"/>
                  </w:sdtPr>
                  <w:sdtContent>
                    <w:r w:rsidDel="00000000" w:rsidR="00000000" w:rsidRPr="00000000">
                      <w:rPr>
                        <w:rtl w:val="0"/>
                        <w:rPrChange w:author="Razeetha" w:id="202" w:date="2026-09-26T17:49:34Z">
                          <w:rPr>
                            <w:rFonts w:ascii="Cambria" w:cs="Cambria" w:eastAsia="Cambria" w:hAnsi="Cambria"/>
                            <w:color w:val="000000"/>
                          </w:rPr>
                        </w:rPrChange>
                      </w:rPr>
                      <w:delText xml:space="preserve">PI key.</w:delText>
                    </w:r>
                  </w:sdtContent>
                </w:sdt>
              </w:del>
            </w:ins>
          </w:sdtContent>
        </w:sdt>
      </w:p>
    </w:sdtContent>
  </w:sdt>
  <w:sdt>
    <w:sdtPr>
      <w:id w:val="1657827609"/>
      <w:tag w:val="goog_rdk_6125"/>
    </w:sdtPr>
    <w:sdtContent>
      <w:p w:rsidR="00000000" w:rsidDel="00000000" w:rsidP="00000000" w:rsidRDefault="00000000" w:rsidRPr="00000000" w14:paraId="00000561">
        <w:pPr>
          <w:numPr>
            <w:ilvl w:val="1"/>
            <w:numId w:val="2"/>
          </w:numPr>
          <w:tabs>
            <w:tab w:val="center" w:leader="none" w:pos="4513"/>
            <w:tab w:val="right" w:leader="none" w:pos="9026"/>
          </w:tabs>
          <w:ind w:left="502" w:hanging="360"/>
          <w:rPr>
            <w:ins w:author="Anonymous" w:id="198" w:date="2026-09-25T04:26:23Z"/>
            <w:del w:author="sarubala .B baskaran" w:id="205"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165179790"/>
            <w:tag w:val="goog_rdk_6117"/>
          </w:sdtPr>
          <w:sdtContent>
            <w:ins w:author="Anonymous" w:id="198" w:date="2026-09-25T04:26:23Z">
              <w:sdt>
                <w:sdtPr>
                  <w:id w:val="429958103"/>
                  <w:tag w:val="goog_rdk_6118"/>
                </w:sdtPr>
                <w:sdtContent>
                  <w:del w:author="Kasiammal S" w:id="184" w:date="2026-09-26T11:37:38Z"/>
                </w:sdtContent>
              </w:sdt>
            </w:ins>
            <w:sdt>
              <w:sdtPr>
                <w:id w:val="960668911"/>
                <w:tag w:val="goog_rdk_6119"/>
              </w:sdtPr>
              <w:sdtContent>
                <w:ins w:author="Anonymous" w:id="198" w:date="2026-09-25T04:26:23Z">
                  <w:del w:author="Kasiammal S" w:id="184" w:date="2026-09-26T11:37:38Z">
                    <w:r w:rsidDel="00000000" w:rsidR="00000000" w:rsidRPr="00000000">
                      <w:rPr>
                        <w:rtl w:val="0"/>
                        <w:rPrChange w:author="Razeetha" w:id="202" w:date="2026-09-26T17:49:34Z">
                          <w:rPr>
                            <w:rFonts w:ascii="Cambria" w:cs="Cambria" w:eastAsia="Cambria" w:hAnsi="Cambria"/>
                            <w:color w:val="000000"/>
                          </w:rPr>
                        </w:rPrChange>
                      </w:rPr>
                      <w:delText xml:space="preserve">3. Under **API restrictions** , use the **Select API res</w:delText>
                    </w:r>
                  </w:del>
                </w:ins>
              </w:sdtContent>
            </w:sdt>
            <w:ins w:author="Anonymous" w:id="198" w:date="2026-09-25T04:26:23Z">
              <w:del w:author="Kasiammal S" w:id="184" w:date="2026-09-26T11:37:38Z"/>
            </w:ins>
          </w:sdtContent>
        </w:sdt>
        <w:sdt>
          <w:sdtPr>
            <w:id w:val="60481458"/>
            <w:tag w:val="goog_rdk_6120"/>
          </w:sdtPr>
          <w:sdtContent>
            <w:ins w:author="Krish Kevin" w:id="204" w:date="2026-09-25T05:51:49Z">
              <w:sdt>
                <w:sdtPr>
                  <w:id w:val="-1249274557"/>
                  <w:tag w:val="goog_rdk_6121"/>
                </w:sdtPr>
                <w:sdtContent>
                  <w:del w:author="sarubala .B baskaran" w:id="205" w:date="2026-09-26T06:56:35Z">
                    <w:r w:rsidDel="00000000" w:rsidR="00000000" w:rsidRPr="00000000">
                      <w:rPr>
                        <w:rPrChange w:author="Razeetha" w:id="202" w:date="2026-09-26T17:49:34Z">
                          <w:rPr>
                            <w:rFonts w:ascii="Cambria" w:cs="Cambria" w:eastAsia="Cambria" w:hAnsi="Cambria"/>
                            <w:color w:val="000000"/>
                          </w:rPr>
                        </w:rPrChange>
                      </w:rPr>
                      <w:drawing>
                        <wp:inline distB="0" distT="0" distL="0" distR="0">
                          <wp:extent cx="5734050" cy="2100337"/>
                          <wp:effectExtent b="0" l="0" r="0" t="0"/>
                          <wp:docPr id="2126916943"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5734050" cy="2100337"/>
                                  </a:xfrm>
                                  <a:prstGeom prst="rect"/>
                                  <a:ln/>
                                </pic:spPr>
                              </pic:pic>
                            </a:graphicData>
                          </a:graphic>
                        </wp:inline>
                      </w:drawing>
                    </w:r>
                  </w:del>
                </w:sdtContent>
              </w:sdt>
            </w:ins>
          </w:sdtContent>
        </w:sdt>
        <w:sdt>
          <w:sdtPr>
            <w:id w:val="-41089747"/>
            <w:tag w:val="goog_rdk_6122"/>
          </w:sdtPr>
          <w:sdtContent>
            <w:ins w:author="Anonymous" w:id="198" w:date="2026-09-25T04:26:23Z">
              <w:sdt>
                <w:sdtPr>
                  <w:id w:val="905845183"/>
                  <w:tag w:val="goog_rdk_6123"/>
                </w:sdtPr>
                <w:sdtContent>
                  <w:del w:author="sarubala .B baskaran" w:id="205" w:date="2026-09-26T06:56:35Z"/>
                </w:sdtContent>
              </w:sdt>
            </w:ins>
            <w:sdt>
              <w:sdtPr>
                <w:id w:val="1236549363"/>
                <w:tag w:val="goog_rdk_6124"/>
              </w:sdtPr>
              <w:sdtContent>
                <w:ins w:author="Anonymous" w:id="198" w:date="2026-09-25T04:26:23Z">
                  <w:del w:author="sarubala .B baskaran" w:id="205" w:date="2026-09-26T06:56:35Z">
                    <w:r w:rsidDel="00000000" w:rsidR="00000000" w:rsidRPr="00000000">
                      <w:rPr>
                        <w:rtl w:val="0"/>
                        <w:rPrChange w:author="Razeetha" w:id="202" w:date="2026-09-26T17:49:34Z">
                          <w:rPr>
                            <w:rFonts w:ascii="Cambria" w:cs="Cambria" w:eastAsia="Cambria" w:hAnsi="Cambria"/>
                            <w:color w:val="000000"/>
                          </w:rPr>
                        </w:rPrChange>
                      </w:rPr>
                      <w:delText xml:space="preserve">trictions** drop-down to select the APIs you want this key to access. Do not select the **Generative</w:delText>
                    </w:r>
                  </w:del>
                </w:ins>
              </w:sdtContent>
            </w:sdt>
            <w:ins w:author="Anonymous" w:id="198" w:date="2026-09-25T04:26:23Z">
              <w:del w:author="sarubala .B baskaran" w:id="205" w:date="2026-09-26T06:56:35Z"/>
            </w:ins>
          </w:sdtContent>
        </w:sdt>
      </w:p>
    </w:sdtContent>
  </w:sdt>
  <w:sdt>
    <w:sdtPr>
      <w:id w:val="1181346998"/>
      <w:tag w:val="goog_rdk_6129"/>
    </w:sdtPr>
    <w:sdtContent>
      <w:p w:rsidR="00000000" w:rsidDel="00000000" w:rsidP="00000000" w:rsidRDefault="00000000" w:rsidRPr="00000000" w14:paraId="00000562">
        <w:pPr>
          <w:numPr>
            <w:ilvl w:val="1"/>
            <w:numId w:val="2"/>
          </w:numPr>
          <w:tabs>
            <w:tab w:val="center" w:leader="none" w:pos="4513"/>
            <w:tab w:val="right" w:leader="none" w:pos="9026"/>
          </w:tabs>
          <w:ind w:left="502" w:hanging="360"/>
          <w:rPr>
            <w:ins w:author="Anonymous" w:id="198" w:date="2026-09-25T04:26:23Z"/>
            <w:del w:author="sarubala .B baskaran" w:id="205"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2028469041"/>
            <w:tag w:val="goog_rdk_6126"/>
          </w:sdtPr>
          <w:sdtContent>
            <w:ins w:author="Anonymous" w:id="198" w:date="2026-09-25T04:26:23Z">
              <w:sdt>
                <w:sdtPr>
                  <w:id w:val="-1572908035"/>
                  <w:tag w:val="goog_rdk_6127"/>
                </w:sdtPr>
                <w:sdtContent>
                  <w:del w:author="sarubala .B baskaran" w:id="205" w:date="2026-09-26T06:56:35Z"/>
                </w:sdtContent>
              </w:sdt>
            </w:ins>
            <w:sdt>
              <w:sdtPr>
                <w:id w:val="-1554928927"/>
                <w:tag w:val="goog_rdk_6128"/>
              </w:sdtPr>
              <w:sdtContent>
                <w:ins w:author="Anonymous" w:id="198" w:date="2026-09-25T04:26:23Z">
                  <w:del w:author="sarubala .B baskaran" w:id="205" w:date="2026-09-26T06:56:35Z">
                    <w:r w:rsidDel="00000000" w:rsidR="00000000" w:rsidRPr="00000000">
                      <w:rPr>
                        <w:rtl w:val="0"/>
                        <w:rPrChange w:author="Razeetha" w:id="202" w:date="2026-09-26T17:49:34Z">
                          <w:rPr>
                            <w:rFonts w:ascii="Cambria" w:cs="Cambria" w:eastAsia="Cambria" w:hAnsi="Cambria"/>
                            <w:color w:val="000000"/>
                          </w:rPr>
                        </w:rPrChange>
                      </w:rPr>
                      <w:delText xml:space="preserve">   Language API**.</w:delText>
                    </w:r>
                  </w:del>
                </w:ins>
              </w:sdtContent>
            </w:sdt>
            <w:ins w:author="Anonymous" w:id="198" w:date="2026-09-25T04:26:23Z">
              <w:del w:author="sarubala .B baskaran" w:id="205" w:date="2026-09-26T06:56:35Z"/>
            </w:ins>
          </w:sdtContent>
        </w:sdt>
      </w:p>
    </w:sdtContent>
  </w:sdt>
  <w:sdt>
    <w:sdtPr>
      <w:id w:val="-1599526371"/>
      <w:tag w:val="goog_rdk_6133"/>
    </w:sdtPr>
    <w:sdtContent>
      <w:p w:rsidR="00000000" w:rsidDel="00000000" w:rsidP="00000000" w:rsidRDefault="00000000" w:rsidRPr="00000000" w14:paraId="00000563">
        <w:pPr>
          <w:numPr>
            <w:ilvl w:val="1"/>
            <w:numId w:val="2"/>
          </w:numPr>
          <w:tabs>
            <w:tab w:val="center" w:leader="none" w:pos="4513"/>
            <w:tab w:val="right" w:leader="none" w:pos="9026"/>
          </w:tabs>
          <w:ind w:left="502" w:hanging="360"/>
          <w:rPr>
            <w:ins w:author="Anonymous" w:id="198" w:date="2026-09-25T04:26:23Z"/>
            <w:del w:author="sarubala .B baskaran" w:id="205"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582033180"/>
            <w:tag w:val="goog_rdk_6130"/>
          </w:sdtPr>
          <w:sdtContent>
            <w:ins w:author="Anonymous" w:id="198" w:date="2026-09-25T04:26:23Z">
              <w:sdt>
                <w:sdtPr>
                  <w:id w:val="745388315"/>
                  <w:tag w:val="goog_rdk_6131"/>
                </w:sdtPr>
                <w:sdtContent>
                  <w:del w:author="sarubala .B baskaran" w:id="205" w:date="2026-09-26T06:56:35Z"/>
                </w:sdtContent>
              </w:sdt>
            </w:ins>
            <w:sdt>
              <w:sdtPr>
                <w:id w:val="69000182"/>
                <w:tag w:val="goog_rdk_6132"/>
              </w:sdtPr>
              <w:sdtContent>
                <w:ins w:author="Anonymous" w:id="198" w:date="2026-09-25T04:26:23Z">
                  <w:del w:author="sarubala .B baskaran" w:id="205" w:date="2026-09-26T06:56:35Z">
                    <w:r w:rsidDel="00000000" w:rsidR="00000000" w:rsidRPr="00000000">
                      <w:rPr>
                        <w:rtl w:val="0"/>
                        <w:rPrChange w:author="Razeetha" w:id="202" w:date="2026-09-26T17:49:34Z">
                          <w:rPr>
                            <w:rFonts w:ascii="Cambria" w:cs="Cambria" w:eastAsia="Cambria" w:hAnsi="Cambria"/>
                            <w:color w:val="000000"/>
                          </w:rPr>
                        </w:rPrChange>
                      </w:rPr>
                      <w:delText xml:space="preserve">your application code, environmentenvironme</w:delText>
                    </w:r>
                  </w:del>
                </w:ins>
              </w:sdtContent>
            </w:sdt>
            <w:ins w:author="Anonymous" w:id="198" w:date="2026-09-25T04:26:23Z">
              <w:del w:author="sarubala .B baskaran" w:id="205" w:date="2026-09-26T06:56:35Z"/>
            </w:ins>
          </w:sdtContent>
        </w:sdt>
      </w:p>
    </w:sdtContent>
  </w:sdt>
  <w:sdt>
    <w:sdtPr>
      <w:id w:val="1832534208"/>
      <w:tag w:val="goog_rdk_6140"/>
    </w:sdtPr>
    <w:sdtContent>
      <w:p w:rsidR="00000000" w:rsidDel="00000000" w:rsidP="00000000" w:rsidRDefault="00000000" w:rsidRPr="00000000" w14:paraId="00000564">
        <w:pPr>
          <w:numPr>
            <w:ilvl w:val="1"/>
            <w:numId w:val="2"/>
          </w:numPr>
          <w:tabs>
            <w:tab w:val="center" w:leader="none" w:pos="4513"/>
            <w:tab w:val="right" w:leader="none" w:pos="9026"/>
          </w:tabs>
          <w:ind w:left="502" w:hanging="360"/>
          <w:rPr>
            <w:ins w:author="Anonymous" w:id="198" w:date="2026-09-25T04:26:23Z"/>
            <w:del w:author="sarubala .B baskaran" w:id="205"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922808687"/>
            <w:tag w:val="goog_rdk_6134"/>
          </w:sdtPr>
          <w:sdtContent>
            <w:ins w:author="Anonymous" w:id="198" w:date="2026-09-25T04:26:23Z">
              <w:sdt>
                <w:sdtPr>
                  <w:id w:val="1626873362"/>
                  <w:tag w:val="goog_rdk_6135"/>
                </w:sdtPr>
                <w:sdtContent>
                  <w:del w:author="sarubala .B baskaran" w:id="205" w:date="2026-09-26T06:56:35Z"/>
                </w:sdtContent>
              </w:sdt>
            </w:ins>
            <w:sdt>
              <w:sdtPr>
                <w:id w:val="1943227659"/>
                <w:tag w:val="goog_rdk_6136"/>
              </w:sdtPr>
              <w:sdtContent>
                <w:ins w:author="Anonymous" w:id="198" w:date="2026-09-25T04:26:23Z">
                  <w:del w:author="sarubala .B baskaran" w:id="205" w:date="2026-09-26T06:56:35Z">
                    <w:r w:rsidDel="00000000" w:rsidR="00000000" w:rsidRPr="00000000">
                      <w:rPr>
                        <w:rtl w:val="0"/>
                        <w:rPrChange w:author="Razeetha" w:id="202" w:date="2026-09-26T17:49:34Z">
                          <w:rPr>
                            <w:rFonts w:ascii="Cambria" w:cs="Cambria" w:eastAsia="Cambria" w:hAnsi="Cambria"/>
                            <w:color w:val="000000"/>
                          </w:rPr>
                        </w:rPrChange>
                      </w:rPr>
                      <w:delText xml:space="preserve">Official Documentation</w:delText>
                    </w:r>
                  </w:del>
                </w:ins>
              </w:sdtContent>
            </w:sdt>
            <w:ins w:author="Anonymous" w:id="198" w:date="2026-09-25T04:26:23Z">
              <w:del w:author="sarubala .B baskaran" w:id="205" w:date="2026-09-26T06:56:35Z">
                <w:sdt>
                  <w:sdtPr>
                    <w:id w:val="846562869"/>
                    <w:tag w:val="goog_rdk_6137"/>
                  </w:sdtPr>
                  <w:sdtContent>
                    <w:r w:rsidDel="00000000" w:rsidR="00000000" w:rsidRPr="00000000">
                      <w:rPr>
                        <w:rtl w:val="0"/>
                        <w:rPrChange w:author="Razeetha" w:id="202"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62586883"/>
                    <w:tag w:val="goog_rdk_6138"/>
                  </w:sdtPr>
                  <w:sdtContent>
                    <w:r w:rsidDel="00000000" w:rsidR="00000000" w:rsidRPr="00000000">
                      <w:rPr>
                        <w:color w:val="1155cc"/>
                        <w:u w:val="single"/>
                        <w:rtl w:val="0"/>
                        <w:rPrChange w:author="Razeetha" w:id="202" w:date="2026-09-26T17:49:34Z">
                          <w:rPr>
                            <w:b w:val="1"/>
                            <w:bCs w:val="1"/>
                            <w:color w:val="0000ff"/>
                            <w:u w:val="single"/>
                          </w:rPr>
                        </w:rPrChange>
                      </w:rPr>
                      <w:delText xml:space="preserve">Google AI for Developers</w:delText>
                    </w:r>
                  </w:sdtContent>
                </w:sdt>
                <w:r w:rsidDel="00000000" w:rsidR="00000000" w:rsidRPr="00000000">
                  <w:fldChar w:fldCharType="end"/>
                </w:r>
                <w:sdt>
                  <w:sdtPr>
                    <w:id w:val="547016966"/>
                    <w:tag w:val="goog_rdk_6139"/>
                  </w:sdtPr>
                  <w:sdtContent>
                    <w:r w:rsidDel="00000000" w:rsidR="00000000" w:rsidRPr="00000000">
                      <w:rPr>
                        <w:rtl w:val="0"/>
                      </w:rPr>
                    </w:r>
                  </w:sdtContent>
                </w:sdt>
              </w:del>
            </w:ins>
          </w:sdtContent>
        </w:sdt>
      </w:p>
    </w:sdtContent>
  </w:sdt>
  <w:sdt>
    <w:sdtPr>
      <w:id w:val="-1877807751"/>
      <w:tag w:val="goog_rdk_6147"/>
    </w:sdtPr>
    <w:sdtContent>
      <w:p w:rsidR="00000000" w:rsidDel="00000000" w:rsidP="00000000" w:rsidRDefault="00000000" w:rsidRPr="00000000" w14:paraId="00000565">
        <w:pPr>
          <w:numPr>
            <w:ilvl w:val="1"/>
            <w:numId w:val="2"/>
          </w:numPr>
          <w:tabs>
            <w:tab w:val="center" w:leader="none" w:pos="4513"/>
            <w:tab w:val="right" w:leader="none" w:pos="9026"/>
          </w:tabs>
          <w:ind w:left="502" w:hanging="360"/>
          <w:rPr>
            <w:ins w:author="Anonymous" w:id="198" w:date="2026-09-25T04:26:23Z"/>
            <w:del w:author="sarubala .B baskaran" w:id="205" w:date="2026-09-26T06:56:35Z"/>
          </w:rPr>
          <w:pPrChange w:author="FATHIMA RAIHANA A S" w:id="0" w:date="2026-09-25T17:38:39Z">
            <w:pPr>
              <w:numPr>
                <w:ilvl w:val="1"/>
                <w:numId w:val="9"/>
              </w:numPr>
              <w:tabs>
                <w:tab w:val="center" w:leader="none" w:pos="4513"/>
                <w:tab w:val="right" w:leader="none" w:pos="9026"/>
              </w:tabs>
              <w:ind w:left="502" w:hanging="360"/>
            </w:pPr>
          </w:pPrChange>
        </w:pPr>
        <w:sdt>
          <w:sdtPr>
            <w:id w:val="1377782390"/>
            <w:tag w:val="goog_rdk_6141"/>
          </w:sdtPr>
          <w:sdtContent>
            <w:ins w:author="Anonymous" w:id="198" w:date="2026-09-25T04:26:23Z">
              <w:sdt>
                <w:sdtPr>
                  <w:id w:val="-624678623"/>
                  <w:tag w:val="goog_rdk_6142"/>
                </w:sdtPr>
                <w:sdtContent>
                  <w:del w:author="sarubala .B baskaran" w:id="205" w:date="2026-09-26T06:56:35Z"/>
                </w:sdtContent>
              </w:sdt>
            </w:ins>
            <w:sdt>
              <w:sdtPr>
                <w:id w:val="-1997786608"/>
                <w:tag w:val="goog_rdk_6143"/>
              </w:sdtPr>
              <w:sdtContent>
                <w:ins w:author="Anonymous" w:id="198" w:date="2026-09-25T04:26:23Z">
                  <w:del w:author="sarubala .B baskaran" w:id="205" w:date="2026-09-26T06:56:35Z">
                    <w:r w:rsidDel="00000000" w:rsidR="00000000" w:rsidRPr="00000000">
                      <w:rPr>
                        <w:rtl w:val="0"/>
                        <w:rPrChange w:author="Razeetha" w:id="202" w:date="2026-09-26T17:49:34Z">
                          <w:rPr>
                            <w:rFonts w:ascii="Cambria" w:cs="Cambria" w:eastAsia="Cambria" w:hAnsi="Cambria"/>
                            <w:color w:val="000000"/>
                          </w:rPr>
                        </w:rPrChange>
                      </w:rPr>
                      <w:delText xml:space="preserve">Installation Guide</w:delText>
                    </w:r>
                  </w:del>
                </w:ins>
              </w:sdtContent>
            </w:sdt>
            <w:ins w:author="Anonymous" w:id="198" w:date="2026-09-25T04:26:23Z">
              <w:del w:author="sarubala .B baskaran" w:id="205" w:date="2026-09-26T06:56:35Z">
                <w:sdt>
                  <w:sdtPr>
                    <w:id w:val="1781058282"/>
                    <w:tag w:val="goog_rdk_6144"/>
                  </w:sdtPr>
                  <w:sdtContent>
                    <w:r w:rsidDel="00000000" w:rsidR="00000000" w:rsidRPr="00000000">
                      <w:rPr>
                        <w:rtl w:val="0"/>
                        <w:rPrChange w:author="Razeetha" w:id="202" w:date="2026-09-26T17:49:34Z">
                          <w:rPr>
                            <w:rFonts w:ascii="Cambria" w:cs="Cambria" w:eastAsia="Cambria" w:hAnsi="Cambria"/>
                            <w:color w:val="000000"/>
                          </w:rPr>
                        </w:rPrChange>
                      </w:rPr>
                      <w:delText xml:space="preserve">: </w:delText>
                    </w:r>
                  </w:sdtContent>
                </w:sdt>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sdt>
                  <w:sdtPr>
                    <w:id w:val="419279785"/>
                    <w:tag w:val="goog_rdk_6145"/>
                  </w:sdtPr>
                  <w:sdtContent>
                    <w:r w:rsidDel="00000000" w:rsidR="00000000" w:rsidRPr="00000000">
                      <w:rPr>
                        <w:color w:val="1155cc"/>
                        <w:u w:val="single"/>
                        <w:rtl w:val="0"/>
                        <w:rPrChange w:author="Razeetha" w:id="202" w:date="2026-09-26T17:49:34Z">
                          <w:rPr>
                            <w:b w:val="1"/>
                            <w:bCs w:val="1"/>
                            <w:color w:val="0000ff"/>
                            <w:u w:val="single"/>
                          </w:rPr>
                        </w:rPrChange>
                      </w:rPr>
                      <w:delText xml:space="preserve">Tom's Hardware</w:delText>
                    </w:r>
                  </w:sdtContent>
                </w:sdt>
                <w:r w:rsidDel="00000000" w:rsidR="00000000" w:rsidRPr="00000000">
                  <w:fldChar w:fldCharType="end"/>
                </w:r>
                <w:sdt>
                  <w:sdtPr>
                    <w:id w:val="-421485638"/>
                    <w:tag w:val="goog_rdk_6146"/>
                  </w:sdtPr>
                  <w:sdtContent>
                    <w:r w:rsidDel="00000000" w:rsidR="00000000" w:rsidRPr="00000000">
                      <w:rPr>
                        <w:rtl w:val="0"/>
                      </w:rPr>
                    </w:r>
                  </w:sdtContent>
                </w:sdt>
              </w:del>
            </w:ins>
          </w:sdtContent>
        </w:sdt>
      </w:p>
    </w:sdtContent>
  </w:sdt>
  <w:sdt>
    <w:sdtPr>
      <w:id w:val="-6191459"/>
      <w:tag w:val="goog_rdk_6151"/>
    </w:sdtPr>
    <w:sdtContent>
      <w:p w:rsidR="00000000" w:rsidDel="00000000" w:rsidP="00000000" w:rsidRDefault="00000000" w:rsidRPr="00000000" w14:paraId="00000566">
        <w:pPr>
          <w:numPr>
            <w:ilvl w:val="0"/>
            <w:numId w:val="2"/>
          </w:numPr>
          <w:tabs>
            <w:tab w:val="center" w:leader="none" w:pos="4513"/>
            <w:tab w:val="right" w:leader="none" w:pos="9026"/>
          </w:tabs>
          <w:ind w:left="720" w:hanging="360"/>
          <w:rPr>
            <w:ins w:author="Anonymous" w:id="198" w:date="2026-09-25T04:26:23Z"/>
            <w:del w:author="sarubala .B baskaran" w:id="205" w:date="2026-09-26T06:56:35Z"/>
            <w:rFonts w:ascii="Cambria" w:cs="Cambria" w:eastAsia="Cambria" w:hAnsi="Cambria"/>
            <w:b w:val="1"/>
            <w:bCs w:val="1"/>
            <w:sz w:val="22"/>
            <w:szCs w:val="22"/>
            <w:rPrChange w:author="FATHIMA RAIHANA A S" w:id="118"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1938252236"/>
            <w:tag w:val="goog_rdk_6148"/>
          </w:sdtPr>
          <w:sdtContent>
            <w:ins w:author="Anonymous" w:id="198" w:date="2026-09-25T04:26:23Z">
              <w:sdt>
                <w:sdtPr>
                  <w:id w:val="1433663214"/>
                  <w:tag w:val="goog_rdk_6149"/>
                </w:sdtPr>
                <w:sdtContent>
                  <w:del w:author="sarubala .B baskaran" w:id="205" w:date="2026-09-26T06:56:35Z"/>
                </w:sdtContent>
              </w:sdt>
            </w:ins>
            <w:sdt>
              <w:sdtPr>
                <w:id w:val="-153657030"/>
                <w:tag w:val="goog_rdk_6150"/>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sooo good</w:delText>
                    </w:r>
                  </w:del>
                </w:ins>
              </w:sdtContent>
            </w:sdt>
            <w:ins w:author="Anonymous" w:id="198" w:date="2026-09-25T04:26:23Z">
              <w:del w:author="sarubala .B baskaran" w:id="205" w:date="2026-09-26T06:56:35Z"/>
            </w:ins>
          </w:sdtContent>
        </w:sdt>
      </w:p>
    </w:sdtContent>
  </w:sdt>
  <w:sdt>
    <w:sdtPr>
      <w:id w:val="-1966500922"/>
      <w:tag w:val="goog_rdk_6155"/>
    </w:sdtPr>
    <w:sdtContent>
      <w:p w:rsidR="00000000" w:rsidDel="00000000" w:rsidP="00000000" w:rsidRDefault="00000000" w:rsidRPr="00000000" w14:paraId="00000567">
        <w:pPr>
          <w:numPr>
            <w:ilvl w:val="0"/>
            <w:numId w:val="2"/>
          </w:numPr>
          <w:tabs>
            <w:tab w:val="center" w:leader="none" w:pos="4513"/>
            <w:tab w:val="right" w:leader="none" w:pos="9026"/>
          </w:tabs>
          <w:ind w:left="720" w:hanging="360"/>
          <w:rPr>
            <w:ins w:author="Anonymous" w:id="198" w:date="2026-09-25T04:26:23Z"/>
            <w:del w:author="sarubala .B baskaran" w:id="205" w:date="2026-09-26T06:56:35Z"/>
            <w:rFonts w:ascii="Cambria" w:cs="Cambria" w:eastAsia="Cambria" w:hAnsi="Cambria"/>
            <w:b w:val="1"/>
            <w:bCs w:val="1"/>
            <w:sz w:val="22"/>
            <w:szCs w:val="22"/>
            <w:rPrChange w:author="FATHIMA RAIHANA A S" w:id="118"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249949308"/>
            <w:tag w:val="goog_rdk_6152"/>
          </w:sdtPr>
          <w:sdtContent>
            <w:ins w:author="Anonymous" w:id="198" w:date="2026-09-25T04:26:23Z">
              <w:sdt>
                <w:sdtPr>
                  <w:id w:val="1148350484"/>
                  <w:tag w:val="goog_rdk_6153"/>
                </w:sdtPr>
                <w:sdtContent>
                  <w:del w:author="sarubala .B baskaran" w:id="205" w:date="2026-09-26T06:56:35Z"/>
                </w:sdtContent>
              </w:sdt>
            </w:ins>
            <w:sdt>
              <w:sdtPr>
                <w:id w:val="-389467305"/>
                <w:tag w:val="goog_rdk_6154"/>
              </w:sdtPr>
              <w:sdtContent>
                <w:ins w:author="Anonymous" w:id="198" w:date="2026-09-25T04:26:23Z">
                  <w:del w:author="sarubala .B baskaran" w:id="205" w:date="2026-09-26T06:56:35Z">
                    <w:r w:rsidDel="00000000" w:rsidR="00000000" w:rsidRPr="00000000">
                      <w:rPr>
                        <w:rtl w:val="0"/>
                      </w:rPr>
                    </w:r>
                  </w:del>
                </w:ins>
              </w:sdtContent>
            </w:sdt>
            <w:ins w:author="Anonymous" w:id="198" w:date="2026-09-25T04:26:23Z">
              <w:del w:author="sarubala .B baskaran" w:id="205" w:date="2026-09-26T06:56:35Z"/>
            </w:ins>
          </w:sdtContent>
        </w:sdt>
      </w:p>
    </w:sdtContent>
  </w:sdt>
  <w:sdt>
    <w:sdtPr>
      <w:id w:val="-1915677852"/>
      <w:tag w:val="goog_rdk_6160"/>
    </w:sdtPr>
    <w:sdtContent>
      <w:p w:rsidR="00000000" w:rsidDel="00000000" w:rsidP="00000000" w:rsidRDefault="00000000" w:rsidRPr="00000000" w14:paraId="00000568">
        <w:pPr>
          <w:numPr>
            <w:ilvl w:val="0"/>
            <w:numId w:val="2"/>
          </w:numPr>
          <w:tabs>
            <w:tab w:val="center" w:leader="none" w:pos="4513"/>
            <w:tab w:val="right" w:leader="none" w:pos="9026"/>
          </w:tabs>
          <w:ind w:left="720" w:hanging="360"/>
          <w:rPr>
            <w:ins w:author="Anonymous" w:id="198" w:date="2026-09-25T04:26:23Z"/>
            <w:del w:author="sarubala .B baskaran" w:id="205" w:date="2026-09-26T06:56:35Z"/>
            <w:rFonts w:ascii="Cambria" w:cs="Cambria" w:eastAsia="Cambria" w:hAnsi="Cambria"/>
            <w:b w:val="1"/>
            <w:bCs w:val="1"/>
            <w:sz w:val="22"/>
            <w:szCs w:val="22"/>
            <w:rPrChange w:author="FATHIMA RAIHANA A S" w:id="118"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382900954"/>
            <w:tag w:val="goog_rdk_6156"/>
          </w:sdtPr>
          <w:sdtContent>
            <w:ins w:author="Anonymous" w:id="198" w:date="2026-09-25T04:26:23Z">
              <w:sdt>
                <w:sdtPr>
                  <w:id w:val="734930469"/>
                  <w:tag w:val="goog_rdk_6157"/>
                </w:sdtPr>
                <w:sdtContent>
                  <w:del w:author="sarubala .B baskaran" w:id="205" w:date="2026-09-26T06:56:35Z"/>
                </w:sdtContent>
              </w:sdt>
            </w:ins>
            <w:sdt>
              <w:sdtPr>
                <w:id w:val="-78824515"/>
                <w:tag w:val="goog_rdk_6158"/>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Popular Tutorial</w:delText>
                    </w:r>
                  </w:del>
                </w:ins>
              </w:sdtContent>
            </w:sdt>
            <w:ins w:author="Anonymous" w:id="198" w:date="2026-09-25T04:26:23Z">
              <w:del w:author="sarubala .B baskaran" w:id="205" w:date="2026-09-26T06:56:35Z">
                <w:sdt>
                  <w:sdtPr>
                    <w:id w:val="203208469"/>
                    <w:tag w:val="goog_rdk_6159"/>
                  </w:sdtPr>
                  <w:sdtContent>
                    <w:r w:rsidDel="00000000" w:rsidR="00000000" w:rsidRPr="00000000">
                      <w:rPr>
                        <w:rtl w:val="0"/>
                        <w:rPrChange w:author="Thirupathi DD" w:id="199" w:date="2026-09-26T11:22:32Z">
                          <w:rPr>
                            <w:rFonts w:ascii="Cambria" w:cs="Cambria" w:eastAsia="Cambria" w:hAnsi="Cambria"/>
                            <w:color w:val="000000"/>
                          </w:rPr>
                        </w:rPrChange>
                      </w:rPr>
                      <w:delText xml:space="preserve">: Python Programming Tutorial - Full Course for Beginners</w:delText>
                    </w:r>
                  </w:sdtContent>
                </w:sdt>
              </w:del>
            </w:ins>
          </w:sdtContent>
        </w:sdt>
      </w:p>
    </w:sdtContent>
  </w:sdt>
  <w:sdt>
    <w:sdtPr>
      <w:id w:val="-662171214"/>
      <w:tag w:val="goog_rdk_6165"/>
    </w:sdtPr>
    <w:sdtContent>
      <w:p w:rsidR="00000000" w:rsidDel="00000000" w:rsidP="00000000" w:rsidRDefault="00000000" w:rsidRPr="00000000" w14:paraId="00000569">
        <w:pPr>
          <w:numPr>
            <w:ilvl w:val="0"/>
            <w:numId w:val="2"/>
          </w:numPr>
          <w:tabs>
            <w:tab w:val="center" w:leader="none" w:pos="4513"/>
            <w:tab w:val="right" w:leader="none" w:pos="9026"/>
          </w:tabs>
          <w:ind w:left="720" w:hanging="360"/>
          <w:rPr>
            <w:ins w:author="Anonymous" w:id="198" w:date="2026-09-25T04:26:23Z"/>
            <w:del w:author="sarubala .B baskaran" w:id="205" w:date="2026-09-26T06:56:35Z"/>
            <w:rFonts w:ascii="Cambria" w:cs="Cambria" w:eastAsia="Cambria" w:hAnsi="Cambria"/>
            <w:b w:val="1"/>
            <w:bCs w:val="1"/>
            <w:sz w:val="22"/>
            <w:szCs w:val="22"/>
            <w:rPrChange w:author="FATHIMA RAIHANA A S" w:id="118" w:date="2026-09-25T17:38:39Z">
              <w:rPr>
                <w:rFonts w:ascii="Cambria" w:cs="Cambria" w:eastAsia="Cambria" w:hAnsi="Cambria"/>
                <w:b w:val="1"/>
                <w:bCs w:val="1"/>
                <w:sz w:val="22"/>
                <w:szCs w:val="22"/>
              </w:rPr>
            </w:rPrChange>
          </w:rPr>
          <w:pPrChange w:author="FATHIMA RAIHANA A S" w:id="0" w:date="2026-09-25T17:38:39Z">
            <w:pPr>
              <w:numPr>
                <w:ilvl w:val="0"/>
                <w:numId w:val="9"/>
              </w:numPr>
              <w:tabs>
                <w:tab w:val="center" w:leader="none" w:pos="4513"/>
                <w:tab w:val="right" w:leader="none" w:pos="9026"/>
              </w:tabs>
              <w:ind w:left="720" w:hanging="360"/>
            </w:pPr>
          </w:pPrChange>
        </w:pPr>
        <w:sdt>
          <w:sdtPr>
            <w:id w:val="-255705271"/>
            <w:tag w:val="goog_rdk_6161"/>
          </w:sdtPr>
          <w:sdtContent>
            <w:ins w:author="Anonymous" w:id="198" w:date="2026-09-25T04:26:23Z">
              <w:sdt>
                <w:sdtPr>
                  <w:id w:val="-1339166793"/>
                  <w:tag w:val="goog_rdk_6162"/>
                </w:sdtPr>
                <w:sdtContent>
                  <w:del w:author="sarubala .B baskaran" w:id="205" w:date="2026-09-26T06:56:35Z"/>
                </w:sdtContent>
              </w:sdt>
            </w:ins>
            <w:sdt>
              <w:sdtPr>
                <w:id w:val="1374662058"/>
                <w:tag w:val="goog_rdk_6163"/>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Installation Steps</w:delText>
                    </w:r>
                  </w:del>
                </w:ins>
              </w:sdtContent>
            </w:sdt>
            <w:ins w:author="Anonymous" w:id="198" w:date="2026-09-25T04:26:23Z">
              <w:del w:author="sarubala .B baskaran" w:id="205" w:date="2026-09-26T06:56:35Z">
                <w:sdt>
                  <w:sdtPr>
                    <w:id w:val="1363900600"/>
                    <w:tag w:val="goog_rdk_6164"/>
                  </w:sdtPr>
                  <w:sdtContent>
                    <w:r w:rsidDel="00000000" w:rsidR="00000000" w:rsidRPr="00000000">
                      <w:rPr>
                        <w:rtl w:val="0"/>
                        <w:rPrChange w:author="Thirupathi DD" w:id="199" w:date="2026-09-26T11:22:32Z">
                          <w:rPr>
                            <w:rFonts w:ascii="Cambria" w:cs="Cambria" w:eastAsia="Cambria" w:hAnsi="Cambria"/>
                            <w:color w:val="000000"/>
                          </w:rPr>
                        </w:rPrChange>
                      </w:rPr>
                      <w:delText xml:space="preserve">:</w:delText>
                    </w:r>
                  </w:sdtContent>
                </w:sdt>
              </w:del>
            </w:ins>
          </w:sdtContent>
        </w:sdt>
      </w:p>
    </w:sdtContent>
  </w:sdt>
  <w:sdt>
    <w:sdtPr>
      <w:id w:val="354153412"/>
      <w:tag w:val="goog_rdk_6169"/>
    </w:sdtPr>
    <w:sdtContent>
      <w:p w:rsidR="00000000" w:rsidDel="00000000" w:rsidP="00000000" w:rsidRDefault="00000000" w:rsidRPr="00000000" w14:paraId="0000056A">
        <w:pPr>
          <w:numPr>
            <w:ilvl w:val="0"/>
            <w:numId w:val="14"/>
          </w:numPr>
          <w:tabs>
            <w:tab w:val="center" w:leader="none" w:pos="4513"/>
            <w:tab w:val="right" w:leader="none" w:pos="9026"/>
          </w:tabs>
          <w:rPr>
            <w:ins w:author="Anonymous" w:id="198" w:date="2026-09-25T04:26:23Z"/>
            <w:del w:author="sarubala .B baskaran" w:id="205" w:date="2026-09-26T06:56:35Z"/>
          </w:rPr>
          <w:pPrChange w:author="Thirupathi DD" w:id="0" w:date="2026-09-26T11:22:32Z">
            <w:pPr>
              <w:numPr>
                <w:ilvl w:val="0"/>
                <w:numId w:val="14"/>
              </w:numPr>
              <w:tabs>
                <w:tab w:val="center" w:leader="none" w:pos="4513"/>
                <w:tab w:val="right" w:leader="none" w:pos="9026"/>
              </w:tabs>
              <w:spacing w:before="280" w:lineRule="auto"/>
            </w:pPr>
          </w:pPrChange>
        </w:pPr>
        <w:sdt>
          <w:sdtPr>
            <w:id w:val="803742970"/>
            <w:tag w:val="goog_rdk_6166"/>
          </w:sdtPr>
          <w:sdtContent>
            <w:ins w:author="Anonymous" w:id="198" w:date="2026-09-25T04:26:23Z">
              <w:sdt>
                <w:sdtPr>
                  <w:id w:val="-647843170"/>
                  <w:tag w:val="goog_rdk_6167"/>
                </w:sdtPr>
                <w:sdtContent>
                  <w:del w:author="sarubala .B baskaran" w:id="205" w:date="2026-09-26T06:56:35Z"/>
                </w:sdtContent>
              </w:sdt>
            </w:ins>
            <w:sdt>
              <w:sdtPr>
                <w:id w:val="-2032186166"/>
                <w:tag w:val="goog_rdk_6168"/>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Download the latest Python 3.10+ installer for your operating system from the official website.</w:delText>
                    </w:r>
                  </w:del>
                </w:ins>
              </w:sdtContent>
            </w:sdt>
            <w:ins w:author="Anonymous" w:id="198" w:date="2026-09-25T04:26:23Z">
              <w:del w:author="sarubala .B baskaran" w:id="205" w:date="2026-09-26T06:56:35Z"/>
            </w:ins>
          </w:sdtContent>
        </w:sdt>
      </w:p>
    </w:sdtContent>
  </w:sdt>
  <w:sdt>
    <w:sdtPr>
      <w:id w:val="1114062738"/>
      <w:tag w:val="goog_rdk_6173"/>
    </w:sdtPr>
    <w:sdtContent>
      <w:p w:rsidR="00000000" w:rsidDel="00000000" w:rsidP="00000000" w:rsidRDefault="00000000" w:rsidRPr="00000000" w14:paraId="0000056B">
        <w:pPr>
          <w:numPr>
            <w:ilvl w:val="0"/>
            <w:numId w:val="14"/>
          </w:numPr>
          <w:tabs>
            <w:tab w:val="center" w:leader="none" w:pos="4513"/>
            <w:tab w:val="right" w:leader="none" w:pos="9026"/>
          </w:tabs>
          <w:rPr>
            <w:ins w:author="Anonymous" w:id="198" w:date="2026-09-25T04:26:23Z"/>
            <w:del w:author="sarubala .B baskaran" w:id="205" w:date="2026-09-26T06:56:35Z"/>
          </w:rPr>
        </w:pPr>
        <w:sdt>
          <w:sdtPr>
            <w:id w:val="52185990"/>
            <w:tag w:val="goog_rdk_6170"/>
          </w:sdtPr>
          <w:sdtContent>
            <w:ins w:author="Anonymous" w:id="198" w:date="2026-09-25T04:26:23Z">
              <w:sdt>
                <w:sdtPr>
                  <w:id w:val="2102374992"/>
                  <w:tag w:val="goog_rdk_6171"/>
                </w:sdtPr>
                <w:sdtContent>
                  <w:del w:author="sarubala .B baskaran" w:id="205" w:date="2026-09-26T06:56:35Z"/>
                </w:sdtContent>
              </w:sdt>
            </w:ins>
            <w:sdt>
              <w:sdtPr>
                <w:id w:val="-24761423"/>
                <w:tag w:val="goog_rdk_6172"/>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Run the installer and ensure you check the box that says "Add Python to PATH".</w:delText>
                    </w:r>
                  </w:del>
                </w:ins>
              </w:sdtContent>
            </w:sdt>
            <w:ins w:author="Anonymous" w:id="198" w:date="2026-09-25T04:26:23Z">
              <w:del w:author="sarubala .B baskaran" w:id="205" w:date="2026-09-26T06:56:35Z"/>
            </w:ins>
          </w:sdtContent>
        </w:sdt>
      </w:p>
    </w:sdtContent>
  </w:sdt>
  <w:sdt>
    <w:sdtPr>
      <w:id w:val="979118870"/>
      <w:tag w:val="goog_rdk_6177"/>
    </w:sdtPr>
    <w:sdtContent>
      <w:p w:rsidR="00000000" w:rsidDel="00000000" w:rsidP="00000000" w:rsidRDefault="00000000" w:rsidRPr="00000000" w14:paraId="0000056C">
        <w:pPr>
          <w:numPr>
            <w:ilvl w:val="0"/>
            <w:numId w:val="14"/>
          </w:numPr>
          <w:tabs>
            <w:tab w:val="center" w:leader="none" w:pos="4513"/>
            <w:tab w:val="right" w:leader="none" w:pos="9026"/>
          </w:tabs>
          <w:rPr>
            <w:ins w:author="Anonymous" w:id="198" w:date="2026-09-25T04:26:23Z"/>
            <w:del w:author="sarubala .B baskaran" w:id="205" w:date="2026-09-26T06:56:35Z"/>
          </w:rPr>
        </w:pPr>
        <w:sdt>
          <w:sdtPr>
            <w:id w:val="-1320280279"/>
            <w:tag w:val="goog_rdk_6174"/>
          </w:sdtPr>
          <w:sdtContent>
            <w:ins w:author="Anonymous" w:id="198" w:date="2026-09-25T04:26:23Z">
              <w:sdt>
                <w:sdtPr>
                  <w:id w:val="219426968"/>
                  <w:tag w:val="goog_rdk_6175"/>
                </w:sdtPr>
                <w:sdtContent>
                  <w:del w:author="sarubala .B baskaran" w:id="205" w:date="2026-09-26T06:56:35Z"/>
                </w:sdtContent>
              </w:sdt>
            </w:ins>
            <w:sdt>
              <w:sdtPr>
                <w:id w:val="949671955"/>
                <w:tag w:val="goog_rdk_6176"/>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Follow the installation prompts to complete the setup.</w:delText>
                    </w:r>
                  </w:del>
                </w:ins>
              </w:sdtContent>
            </w:sdt>
            <w:ins w:author="Anonymous" w:id="198" w:date="2026-09-25T04:26:23Z">
              <w:del w:author="sarubala .B baskaran" w:id="205" w:date="2026-09-26T06:56:35Z"/>
            </w:ins>
          </w:sdtContent>
        </w:sdt>
      </w:p>
    </w:sdtContent>
  </w:sdt>
  <w:sdt>
    <w:sdtPr>
      <w:id w:val="-860853530"/>
      <w:tag w:val="goog_rdk_6181"/>
    </w:sdtPr>
    <w:sdtContent>
      <w:p w:rsidR="00000000" w:rsidDel="00000000" w:rsidP="00000000" w:rsidRDefault="00000000" w:rsidRPr="00000000" w14:paraId="0000056D">
        <w:pPr>
          <w:numPr>
            <w:ilvl w:val="0"/>
            <w:numId w:val="14"/>
          </w:numPr>
          <w:tabs>
            <w:tab w:val="center" w:leader="none" w:pos="4513"/>
            <w:tab w:val="right" w:leader="none" w:pos="9026"/>
          </w:tabs>
          <w:rPr>
            <w:ins w:author="Anonymous" w:id="198" w:date="2026-09-25T04:26:23Z"/>
            <w:del w:author="sarubala .B baskaran" w:id="205" w:date="2026-09-26T06:56:35Z"/>
          </w:rPr>
        </w:pPr>
        <w:sdt>
          <w:sdtPr>
            <w:id w:val="1398627155"/>
            <w:tag w:val="goog_rdk_6178"/>
          </w:sdtPr>
          <w:sdtContent>
            <w:ins w:author="Anonymous" w:id="198" w:date="2026-09-25T04:26:23Z">
              <w:sdt>
                <w:sdtPr>
                  <w:id w:val="665617662"/>
                  <w:tag w:val="goog_rdk_6179"/>
                </w:sdtPr>
                <w:sdtContent>
                  <w:del w:author="sarubala .B baskaran" w:id="205" w:date="2026-09-26T06:56:35Z"/>
                </w:sdtContent>
              </w:sdt>
            </w:ins>
            <w:sdt>
              <w:sdtPr>
                <w:id w:val="846853444"/>
                <w:tag w:val="goog_rdk_6180"/>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Verify the installation by opening a terminal or command prompt and typing python --version.</w:delText>
                    </w:r>
                  </w:del>
                </w:ins>
              </w:sdtContent>
            </w:sdt>
            <w:ins w:author="Anonymous" w:id="198" w:date="2026-09-25T04:26:23Z">
              <w:del w:author="sarubala .B baskaran" w:id="205" w:date="2026-09-26T06:56:35Z"/>
            </w:ins>
          </w:sdtContent>
        </w:sdt>
      </w:p>
    </w:sdtContent>
  </w:sdt>
  <w:sdt>
    <w:sdtPr>
      <w:id w:val="1729086430"/>
      <w:tag w:val="goog_rdk_6185"/>
    </w:sdtPr>
    <w:sdtContent>
      <w:p w:rsidR="00000000" w:rsidDel="00000000" w:rsidP="00000000" w:rsidRDefault="00000000" w:rsidRPr="00000000" w14:paraId="0000056E">
        <w:pPr>
          <w:tabs>
            <w:tab w:val="center" w:leader="none" w:pos="4513"/>
            <w:tab w:val="right" w:leader="none" w:pos="9026"/>
          </w:tabs>
          <w:rPr>
            <w:ins w:author="Anonymous" w:id="198" w:date="2026-09-25T04:26:23Z"/>
            <w:del w:author="sarubala .B baskaran" w:id="205" w:date="2026-09-26T06:56:35Z"/>
            <w:rPrChange w:author="Thirupathi DD" w:id="199" w:date="2026-09-26T11:22:32Z">
              <w:rPr>
                <w:rFonts w:ascii="Cambria" w:cs="Cambria" w:eastAsia="Cambria" w:hAnsi="Cambria"/>
                <w:color w:val="000000"/>
              </w:rPr>
            </w:rPrChange>
          </w:rPr>
          <w:pPrChange w:author="Thirupathi DD" w:id="0" w:date="2026-09-26T11:22:32Z">
            <w:pPr>
              <w:tabs>
                <w:tab w:val="center" w:leader="none" w:pos="4513"/>
                <w:tab w:val="right" w:leader="none" w:pos="9026"/>
              </w:tabs>
              <w:ind w:firstLine="1440"/>
            </w:pPr>
          </w:pPrChange>
        </w:pPr>
        <w:sdt>
          <w:sdtPr>
            <w:id w:val="232539237"/>
            <w:tag w:val="goog_rdk_6182"/>
          </w:sdtPr>
          <w:sdtContent>
            <w:ins w:author="Anonymous" w:id="198" w:date="2026-09-25T04:26:23Z">
              <w:sdt>
                <w:sdtPr>
                  <w:id w:val="-219414450"/>
                  <w:tag w:val="goog_rdk_6183"/>
                </w:sdtPr>
                <w:sdtContent>
                  <w:del w:author="sarubala .B baskaran" w:id="205" w:date="2026-09-26T06:56:35Z"/>
                </w:sdtContent>
              </w:sdt>
            </w:ins>
            <w:sdt>
              <w:sdtPr>
                <w:id w:val="1518566893"/>
                <w:tag w:val="goog_rdk_6184"/>
              </w:sdtPr>
              <w:sdtContent>
                <w:ins w:author="Anonymous" w:id="198" w:date="2026-09-25T04:26:23Z">
                  <w:del w:author="sarubala .B baskaran" w:id="205" w:date="2026-09-26T06:56:35Z">
                    <w:r w:rsidDel="00000000" w:rsidR="00000000" w:rsidRPr="00000000">
                      <w:rPr>
                        <w:rtl w:val="0"/>
                      </w:rPr>
                    </w:r>
                  </w:del>
                </w:ins>
              </w:sdtContent>
            </w:sdt>
            <w:ins w:author="Anonymous" w:id="198" w:date="2026-09-25T04:26:23Z">
              <w:del w:author="sarubala .B baskaran" w:id="205" w:date="2026-09-26T06:56:35Z"/>
            </w:ins>
          </w:sdtContent>
        </w:sdt>
      </w:p>
    </w:sdtContent>
  </w:sdt>
  <w:sdt>
    <w:sdtPr>
      <w:id w:val="924319528"/>
      <w:tag w:val="goog_rdk_6189"/>
    </w:sdtPr>
    <w:sdtContent>
      <w:p w:rsidR="00000000" w:rsidDel="00000000" w:rsidP="00000000" w:rsidRDefault="00000000" w:rsidRPr="00000000" w14:paraId="0000056F">
        <w:pPr>
          <w:numPr>
            <w:ilvl w:val="0"/>
            <w:numId w:val="15"/>
          </w:numPr>
          <w:tabs>
            <w:tab w:val="center" w:leader="none" w:pos="4513"/>
            <w:tab w:val="right" w:leader="none" w:pos="9026"/>
          </w:tabs>
          <w:ind w:left="502" w:hanging="360"/>
          <w:rPr>
            <w:ins w:author="Anonymous" w:id="198" w:date="2026-09-25T04:26:23Z"/>
            <w:del w:author="sarubala .B baskaran" w:id="205" w:date="2026-09-26T06:56:35Z"/>
          </w:rPr>
          <w:pPrChange w:author="Thirupathi DD" w:id="0" w:date="2026-09-26T11:22:32Z">
            <w:pPr>
              <w:numPr>
                <w:ilvl w:val="0"/>
                <w:numId w:val="15"/>
              </w:numPr>
              <w:tabs>
                <w:tab w:val="center" w:leader="none" w:pos="4513"/>
                <w:tab w:val="right" w:leader="none" w:pos="9026"/>
              </w:tabs>
              <w:ind w:left="502" w:hanging="360"/>
              <w:jc w:val="both"/>
            </w:pPr>
          </w:pPrChange>
        </w:pPr>
        <w:sdt>
          <w:sdtPr>
            <w:id w:val="-1274083778"/>
            <w:tag w:val="goog_rdk_6186"/>
          </w:sdtPr>
          <w:sdtContent>
            <w:ins w:author="Anonymous" w:id="198" w:date="2026-09-25T04:26:23Z">
              <w:sdt>
                <w:sdtPr>
                  <w:id w:val="-1332614761"/>
                  <w:tag w:val="goog_rdk_6187"/>
                </w:sdtPr>
                <w:sdtContent>
                  <w:del w:author="sarubala .B baskaran" w:id="205" w:date="2026-09-26T06:56:35Z"/>
                </w:sdtContent>
              </w:sdt>
            </w:ins>
            <w:sdt>
              <w:sdtPr>
                <w:id w:val="2081332699"/>
                <w:tag w:val="goog_rdk_6188"/>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FastAPI Framework – </w:delText>
                    </w:r>
                  </w:del>
                </w:ins>
              </w:sdtContent>
            </w:sdt>
            <w:ins w:author="Anonymous" w:id="198" w:date="2026-09-25T04:26:23Z">
              <w:del w:author="sarubala .B baskaran" w:id="205" w:date="2026-09-26T06:56:35Z"/>
            </w:ins>
          </w:sdtContent>
        </w:sdt>
      </w:p>
    </w:sdtContent>
  </w:sdt>
  <w:sdt>
    <w:sdtPr>
      <w:id w:val="-602189811"/>
      <w:tag w:val="goog_rdk_6195"/>
    </w:sdtPr>
    <w:sdtContent>
      <w:p w:rsidR="00000000" w:rsidDel="00000000" w:rsidP="00000000" w:rsidRDefault="00000000" w:rsidRPr="00000000" w14:paraId="00000570">
        <w:pPr>
          <w:numPr>
            <w:ilvl w:val="0"/>
            <w:numId w:val="10"/>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spacing w:before="280" w:lineRule="auto"/>
              <w:ind w:left="720" w:hanging="360"/>
            </w:pPr>
          </w:pPrChange>
        </w:pPr>
        <w:sdt>
          <w:sdtPr>
            <w:id w:val="-1808711502"/>
            <w:tag w:val="goog_rdk_6190"/>
          </w:sdtPr>
          <w:sdtContent>
            <w:ins w:author="Anonymous" w:id="198" w:date="2026-09-25T04:26:23Z">
              <w:sdt>
                <w:sdtPr>
                  <w:id w:val="381123368"/>
                  <w:tag w:val="goog_rdk_6191"/>
                </w:sdtPr>
                <w:sdtContent>
                  <w:del w:author="sarubala .B baskaran" w:id="205" w:date="2026-09-26T06:56:35Z"/>
                </w:sdtContent>
              </w:sdt>
            </w:ins>
            <w:sdt>
              <w:sdtPr>
                <w:id w:val="485881646"/>
                <w:tag w:val="goog_rdk_6192"/>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Official Documentation: </w:delText>
                    </w:r>
                  </w:del>
                </w:ins>
              </w:sdtContent>
            </w:sdt>
            <w:ins w:author="Anonymous" w:id="198" w:date="2026-09-25T04:26:23Z">
              <w:del w:author="sarubala .B baskaran" w:id="205" w:date="2026-09-26T06:56:35Z">
                <w:r w:rsidDel="00000000" w:rsidR="00000000" w:rsidRPr="00000000">
                  <w:fldChar w:fldCharType="begin"/>
                </w:r>
                <w:r w:rsidDel="00000000" w:rsidR="00000000" w:rsidRPr="00000000">
                  <w:delInstrText xml:space="preserve">HYPERLINK "https://fastapi.tiangolo.com/?utm_source=chatgpt.com"</w:delInstrText>
                </w:r>
                <w:r w:rsidDel="00000000" w:rsidR="00000000" w:rsidRPr="00000000">
                  <w:fldChar w:fldCharType="separate"/>
                </w:r>
                <w:sdt>
                  <w:sdtPr>
                    <w:id w:val="-837461508"/>
                    <w:tag w:val="goog_rdk_6193"/>
                  </w:sdtPr>
                  <w:sdtContent>
                    <w:r w:rsidDel="00000000" w:rsidR="00000000" w:rsidRPr="00000000">
                      <w:rPr>
                        <w:color w:val="1155cc"/>
                        <w:u w:val="single"/>
                        <w:rtl w:val="0"/>
                        <w:rPrChange w:author="Thirupathi DD" w:id="199" w:date="2026-09-26T11:22:32Z">
                          <w:rPr>
                            <w:color w:val="0000ff"/>
                            <w:u w:val="single"/>
                          </w:rPr>
                        </w:rPrChange>
                      </w:rPr>
                      <w:delText xml:space="preserve">FastAPI</w:delText>
                    </w:r>
                  </w:sdtContent>
                </w:sdt>
                <w:r w:rsidDel="00000000" w:rsidR="00000000" w:rsidRPr="00000000">
                  <w:fldChar w:fldCharType="end"/>
                </w:r>
                <w:sdt>
                  <w:sdtPr>
                    <w:id w:val="-856253625"/>
                    <w:tag w:val="goog_rdk_6194"/>
                  </w:sdtPr>
                  <w:sdtContent>
                    <w:r w:rsidDel="00000000" w:rsidR="00000000" w:rsidRPr="00000000">
                      <w:rPr>
                        <w:rtl w:val="0"/>
                      </w:rPr>
                    </w:r>
                  </w:sdtContent>
                </w:sdt>
              </w:del>
            </w:ins>
          </w:sdtContent>
        </w:sdt>
      </w:p>
    </w:sdtContent>
  </w:sdt>
  <w:sdt>
    <w:sdtPr>
      <w:id w:val="-1247112102"/>
      <w:tag w:val="goog_rdk_6201"/>
    </w:sdtPr>
    <w:sdtContent>
      <w:p w:rsidR="00000000" w:rsidDel="00000000" w:rsidP="00000000" w:rsidRDefault="00000000" w:rsidRPr="00000000" w14:paraId="00000571">
        <w:pPr>
          <w:numPr>
            <w:ilvl w:val="0"/>
            <w:numId w:val="10"/>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524591100"/>
            <w:tag w:val="goog_rdk_6196"/>
          </w:sdtPr>
          <w:sdtContent>
            <w:ins w:author="Anonymous" w:id="198" w:date="2026-09-25T04:26:23Z">
              <w:sdt>
                <w:sdtPr>
                  <w:id w:val="-2023288767"/>
                  <w:tag w:val="goog_rdk_6197"/>
                </w:sdtPr>
                <w:sdtContent>
                  <w:del w:author="sarubala .B baskaran" w:id="205" w:date="2026-09-26T06:56:35Z"/>
                </w:sdtContent>
              </w:sdt>
            </w:ins>
            <w:sdt>
              <w:sdtPr>
                <w:id w:val="-580705276"/>
                <w:tag w:val="goog_rdk_6198"/>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User Guide: </w:delText>
                    </w:r>
                  </w:del>
                </w:ins>
              </w:sdtContent>
            </w:sdt>
            <w:ins w:author="Anonymous" w:id="198" w:date="2026-09-25T04:26:23Z">
              <w:del w:author="sarubala .B baskaran" w:id="205" w:date="2026-09-26T06:56:35Z">
                <w:r w:rsidDel="00000000" w:rsidR="00000000" w:rsidRPr="00000000">
                  <w:fldChar w:fldCharType="begin"/>
                </w:r>
                <w:r w:rsidDel="00000000" w:rsidR="00000000" w:rsidRPr="00000000">
                  <w:delInstrText xml:space="preserve">HYPERLINK "https://fastapi.tiangolo.com/tutorial/?utm_source=chatgpt.com"</w:delInstrText>
                </w:r>
                <w:r w:rsidDel="00000000" w:rsidR="00000000" w:rsidRPr="00000000">
                  <w:fldChar w:fldCharType="separate"/>
                </w:r>
                <w:sdt>
                  <w:sdtPr>
                    <w:id w:val="-583325681"/>
                    <w:tag w:val="goog_rdk_6199"/>
                  </w:sdtPr>
                  <w:sdtContent>
                    <w:r w:rsidDel="00000000" w:rsidR="00000000" w:rsidRPr="00000000">
                      <w:rPr>
                        <w:color w:val="1155cc"/>
                        <w:u w:val="single"/>
                        <w:rtl w:val="0"/>
                        <w:rPrChange w:author="Thirupathi DD" w:id="199" w:date="2026-09-26T11:22:32Z">
                          <w:rPr>
                            <w:color w:val="0000ff"/>
                            <w:u w:val="single"/>
                          </w:rPr>
                        </w:rPrChange>
                      </w:rPr>
                      <w:delText xml:space="preserve">FastAPI</w:delText>
                    </w:r>
                  </w:sdtContent>
                </w:sdt>
                <w:r w:rsidDel="00000000" w:rsidR="00000000" w:rsidRPr="00000000">
                  <w:fldChar w:fldCharType="end"/>
                </w:r>
                <w:sdt>
                  <w:sdtPr>
                    <w:id w:val="643488338"/>
                    <w:tag w:val="goog_rdk_6200"/>
                  </w:sdtPr>
                  <w:sdtContent>
                    <w:r w:rsidDel="00000000" w:rsidR="00000000" w:rsidRPr="00000000">
                      <w:rPr>
                        <w:rtl w:val="0"/>
                      </w:rPr>
                    </w:r>
                  </w:sdtContent>
                </w:sdt>
              </w:del>
            </w:ins>
          </w:sdtContent>
        </w:sdt>
      </w:p>
    </w:sdtContent>
  </w:sdt>
  <w:sdt>
    <w:sdtPr>
      <w:id w:val="-1075352038"/>
      <w:tag w:val="goog_rdk_6207"/>
    </w:sdtPr>
    <w:sdtContent>
      <w:p w:rsidR="00000000" w:rsidDel="00000000" w:rsidP="00000000" w:rsidRDefault="00000000" w:rsidRPr="00000000" w14:paraId="00000572">
        <w:pPr>
          <w:numPr>
            <w:ilvl w:val="0"/>
            <w:numId w:val="10"/>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0"/>
              </w:numPr>
              <w:tabs>
                <w:tab w:val="center" w:leader="none" w:pos="4513"/>
                <w:tab w:val="right" w:leader="none" w:pos="9026"/>
              </w:tabs>
              <w:ind w:left="720" w:hanging="360"/>
            </w:pPr>
          </w:pPrChange>
        </w:pPr>
        <w:sdt>
          <w:sdtPr>
            <w:id w:val="572948568"/>
            <w:tag w:val="goog_rdk_6202"/>
          </w:sdtPr>
          <w:sdtContent>
            <w:ins w:author="Anonymous" w:id="198" w:date="2026-09-25T04:26:23Z">
              <w:sdt>
                <w:sdtPr>
                  <w:id w:val="1838778966"/>
                  <w:tag w:val="goog_rdk_6203"/>
                </w:sdtPr>
                <w:sdtContent>
                  <w:del w:author="sarubala .B baskaran" w:id="205" w:date="2026-09-26T06:56:35Z"/>
                </w:sdtContent>
              </w:sdt>
            </w:ins>
            <w:sdt>
              <w:sdtPr>
                <w:id w:val="896629889"/>
                <w:tag w:val="goog_rdk_6204"/>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Popular Tutorial: </w:delText>
                    </w:r>
                  </w:del>
                </w:ins>
              </w:sdtContent>
            </w:sdt>
            <w:ins w:author="Anonymous" w:id="198" w:date="2026-09-25T04:26:23Z">
              <w:del w:author="sarubala .B baskaran" w:id="205" w:date="2026-09-26T06:56:35Z">
                <w:r w:rsidDel="00000000" w:rsidR="00000000" w:rsidRPr="00000000">
                  <w:fldChar w:fldCharType="begin"/>
                </w:r>
                <w:r w:rsidDel="00000000" w:rsidR="00000000" w:rsidRPr="00000000">
                  <w:delInstrText xml:space="preserve">HYPERLINK "https://www.youtube.com/watch?v=0sOvCWFmrtA"</w:delInstrText>
                </w:r>
                <w:r w:rsidDel="00000000" w:rsidR="00000000" w:rsidRPr="00000000">
                  <w:fldChar w:fldCharType="separate"/>
                </w:r>
                <w:sdt>
                  <w:sdtPr>
                    <w:id w:val="13320358"/>
                    <w:tag w:val="goog_rdk_6205"/>
                  </w:sdtPr>
                  <w:sdtContent>
                    <w:r w:rsidDel="00000000" w:rsidR="00000000" w:rsidRPr="00000000">
                      <w:rPr>
                        <w:color w:val="1155cc"/>
                        <w:u w:val="single"/>
                        <w:rtl w:val="0"/>
                        <w:rPrChange w:author="Thirupathi DD" w:id="199" w:date="2026-09-26T11:22:32Z">
                          <w:rPr>
                            <w:color w:val="0000ff"/>
                            <w:u w:val="single"/>
                          </w:rPr>
                        </w:rPrChange>
                      </w:rPr>
                      <w:delText xml:space="preserve">FastAPI Crash Course</w:delText>
                    </w:r>
                  </w:sdtContent>
                </w:sdt>
                <w:r w:rsidDel="00000000" w:rsidR="00000000" w:rsidRPr="00000000">
                  <w:fldChar w:fldCharType="end"/>
                </w:r>
                <w:sdt>
                  <w:sdtPr>
                    <w:id w:val="1557664400"/>
                    <w:tag w:val="goog_rdk_6206"/>
                  </w:sdtPr>
                  <w:sdtContent>
                    <w:r w:rsidDel="00000000" w:rsidR="00000000" w:rsidRPr="00000000">
                      <w:rPr>
                        <w:rtl w:val="0"/>
                      </w:rPr>
                    </w:r>
                  </w:sdtContent>
                </w:sdt>
              </w:del>
            </w:ins>
          </w:sdtContent>
        </w:sdt>
      </w:p>
    </w:sdtContent>
  </w:sdt>
  <w:sdt>
    <w:sdtPr>
      <w:id w:val="638761924"/>
      <w:tag w:val="goog_rdk_6211"/>
    </w:sdtPr>
    <w:sdtContent>
      <w:p w:rsidR="00000000" w:rsidDel="00000000" w:rsidP="00000000" w:rsidRDefault="00000000" w:rsidRPr="00000000" w14:paraId="00000573">
        <w:pPr>
          <w:numPr>
            <w:ilvl w:val="0"/>
            <w:numId w:val="15"/>
          </w:numPr>
          <w:tabs>
            <w:tab w:val="center" w:leader="none" w:pos="4513"/>
            <w:tab w:val="right" w:leader="none" w:pos="9026"/>
          </w:tabs>
          <w:ind w:left="502" w:hanging="360"/>
          <w:rPr>
            <w:ins w:author="Anonymous" w:id="198" w:date="2026-09-25T04:26:23Z"/>
            <w:del w:author="sarubala .B baskaran" w:id="205" w:date="2026-09-26T06:56:35Z"/>
          </w:rPr>
          <w:pPrChange w:author="Thirupathi DD" w:id="0" w:date="2026-09-26T11:22:32Z">
            <w:pPr>
              <w:numPr>
                <w:ilvl w:val="0"/>
                <w:numId w:val="15"/>
              </w:numPr>
              <w:tabs>
                <w:tab w:val="center" w:leader="none" w:pos="4513"/>
                <w:tab w:val="right" w:leader="none" w:pos="9026"/>
              </w:tabs>
              <w:spacing w:before="280" w:lineRule="auto"/>
              <w:ind w:left="502" w:hanging="360"/>
              <w:jc w:val="both"/>
            </w:pPr>
          </w:pPrChange>
        </w:pPr>
        <w:sdt>
          <w:sdtPr>
            <w:id w:val="-463696740"/>
            <w:tag w:val="goog_rdk_6208"/>
          </w:sdtPr>
          <w:sdtContent>
            <w:ins w:author="Anonymous" w:id="198" w:date="2026-09-25T04:26:23Z">
              <w:sdt>
                <w:sdtPr>
                  <w:id w:val="338525298"/>
                  <w:tag w:val="goog_rdk_6209"/>
                </w:sdtPr>
                <w:sdtContent>
                  <w:del w:author="sarubala .B baskaran" w:id="205" w:date="2026-09-26T06:56:35Z"/>
                </w:sdtContent>
              </w:sdt>
            </w:ins>
            <w:sdt>
              <w:sdtPr>
                <w:id w:val="-1886718398"/>
                <w:tag w:val="goog_rdk_6210"/>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 HTML &amp; CSS – Basic templating used in /templates and /static</w:delText>
                    </w:r>
                  </w:del>
                </w:ins>
              </w:sdtContent>
            </w:sdt>
            <w:ins w:author="Anonymous" w:id="198" w:date="2026-09-25T04:26:23Z">
              <w:del w:author="sarubala .B baskaran" w:id="205" w:date="2026-09-26T06:56:35Z"/>
            </w:ins>
          </w:sdtContent>
        </w:sdt>
      </w:p>
    </w:sdtContent>
  </w:sdt>
  <w:sdt>
    <w:sdtPr>
      <w:id w:val="-759766094"/>
      <w:tag w:val="goog_rdk_6215"/>
    </w:sdtPr>
    <w:sdtContent>
      <w:p w:rsidR="00000000" w:rsidDel="00000000" w:rsidP="00000000" w:rsidRDefault="00000000" w:rsidRPr="00000000" w14:paraId="00000574">
        <w:pPr>
          <w:numPr>
            <w:ilvl w:val="0"/>
            <w:numId w:val="15"/>
          </w:numPr>
          <w:tabs>
            <w:tab w:val="center" w:leader="none" w:pos="4513"/>
            <w:tab w:val="right" w:leader="none" w:pos="9026"/>
          </w:tabs>
          <w:ind w:left="502" w:hanging="360"/>
          <w:rPr>
            <w:ins w:author="Anonymous" w:id="198" w:date="2026-09-25T04:26:23Z"/>
            <w:del w:author="sarubala .B baskaran" w:id="205" w:date="2026-09-26T06:56:35Z"/>
          </w:rPr>
        </w:pPr>
        <w:sdt>
          <w:sdtPr>
            <w:id w:val="1374540013"/>
            <w:tag w:val="goog_rdk_6212"/>
          </w:sdtPr>
          <w:sdtContent>
            <w:ins w:author="Anonymous" w:id="198" w:date="2026-09-25T04:26:23Z">
              <w:sdt>
                <w:sdtPr>
                  <w:id w:val="1341479023"/>
                  <w:tag w:val="goog_rdk_6213"/>
                </w:sdtPr>
                <w:sdtContent>
                  <w:del w:author="sarubala .B baskaran" w:id="205" w:date="2026-09-26T06:56:35Z"/>
                </w:sdtContent>
              </w:sdt>
            </w:ins>
            <w:sdt>
              <w:sdtPr>
                <w:id w:val="1503699354"/>
                <w:tag w:val="goog_rdk_6214"/>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  Google Gemini API Key</w:delText>
                    </w:r>
                  </w:del>
                </w:ins>
              </w:sdtContent>
            </w:sdt>
            <w:ins w:author="Anonymous" w:id="198" w:date="2026-09-25T04:26:23Z">
              <w:del w:author="sarubala .B baskaran" w:id="205" w:date="2026-09-26T06:56:35Z"/>
            </w:ins>
          </w:sdtContent>
        </w:sdt>
      </w:p>
    </w:sdtContent>
  </w:sdt>
  <w:sdt>
    <w:sdtPr>
      <w:id w:val="1623251057"/>
      <w:tag w:val="goog_rdk_6221"/>
    </w:sdtPr>
    <w:sdtContent>
      <w:p w:rsidR="00000000" w:rsidDel="00000000" w:rsidP="00000000" w:rsidRDefault="00000000" w:rsidRPr="00000000" w14:paraId="00000575">
        <w:pPr>
          <w:numPr>
            <w:ilvl w:val="0"/>
            <w:numId w:val="11"/>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spacing w:before="280" w:lineRule="auto"/>
              <w:ind w:left="720" w:hanging="360"/>
            </w:pPr>
          </w:pPrChange>
        </w:pPr>
        <w:sdt>
          <w:sdtPr>
            <w:id w:val="721760273"/>
            <w:tag w:val="goog_rdk_6216"/>
          </w:sdtPr>
          <w:sdtContent>
            <w:ins w:author="Anonymous" w:id="198" w:date="2026-09-25T04:26:23Z">
              <w:sdt>
                <w:sdtPr>
                  <w:id w:val="-957691671"/>
                  <w:tag w:val="goog_rdk_6217"/>
                </w:sdtPr>
                <w:sdtContent>
                  <w:del w:author="sarubala .B baskaran" w:id="205" w:date="2026-09-26T06:56:35Z"/>
                </w:sdtContent>
              </w:sdt>
            </w:ins>
            <w:sdt>
              <w:sdtPr>
                <w:id w:val="317374063"/>
                <w:tag w:val="goog_rdk_6218"/>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Official Documentation: </w:delText>
                    </w:r>
                  </w:del>
                </w:ins>
              </w:sdtContent>
            </w:sdt>
            <w:ins w:author="Anonymous" w:id="198" w:date="2026-09-25T04:26:23Z">
              <w:del w:author="sarubala .B baskaran" w:id="205" w:date="2026-09-26T06:56:35Z">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sdt>
                  <w:sdtPr>
                    <w:id w:val="1428174371"/>
                    <w:tag w:val="goog_rdk_6219"/>
                  </w:sdtPr>
                  <w:sdtContent>
                    <w:r w:rsidDel="00000000" w:rsidR="00000000" w:rsidRPr="00000000">
                      <w:rPr>
                        <w:color w:val="1155cc"/>
                        <w:u w:val="single"/>
                        <w:rtl w:val="0"/>
                        <w:rPrChange w:author="Thirupathi DD" w:id="199" w:date="2026-09-26T11:22:32Z">
                          <w:rPr>
                            <w:color w:val="0000ff"/>
                            <w:u w:val="single"/>
                          </w:rPr>
                        </w:rPrChange>
                      </w:rPr>
                      <w:delText xml:space="preserve">Google AI for Developers</w:delText>
                    </w:r>
                  </w:sdtContent>
                </w:sdt>
                <w:r w:rsidDel="00000000" w:rsidR="00000000" w:rsidRPr="00000000">
                  <w:fldChar w:fldCharType="end"/>
                </w:r>
                <w:sdt>
                  <w:sdtPr>
                    <w:id w:val="1548869248"/>
                    <w:tag w:val="goog_rdk_6220"/>
                  </w:sdtPr>
                  <w:sdtContent>
                    <w:r w:rsidDel="00000000" w:rsidR="00000000" w:rsidRPr="00000000">
                      <w:rPr>
                        <w:rtl w:val="0"/>
                      </w:rPr>
                    </w:r>
                  </w:sdtContent>
                </w:sdt>
              </w:del>
            </w:ins>
          </w:sdtContent>
        </w:sdt>
      </w:p>
    </w:sdtContent>
  </w:sdt>
  <w:sdt>
    <w:sdtPr>
      <w:id w:val="-2136536085"/>
      <w:tag w:val="goog_rdk_6227"/>
    </w:sdtPr>
    <w:sdtContent>
      <w:p w:rsidR="00000000" w:rsidDel="00000000" w:rsidP="00000000" w:rsidRDefault="00000000" w:rsidRPr="00000000" w14:paraId="00000576">
        <w:pPr>
          <w:numPr>
            <w:ilvl w:val="0"/>
            <w:numId w:val="11"/>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1277466627"/>
            <w:tag w:val="goog_rdk_6222"/>
          </w:sdtPr>
          <w:sdtContent>
            <w:ins w:author="Anonymous" w:id="198" w:date="2026-09-25T04:26:23Z">
              <w:sdt>
                <w:sdtPr>
                  <w:id w:val="1196162062"/>
                  <w:tag w:val="goog_rdk_6223"/>
                </w:sdtPr>
                <w:sdtContent>
                  <w:del w:author="sarubala .B baskaran" w:id="205" w:date="2026-09-26T06:56:35Z"/>
                </w:sdtContent>
              </w:sdt>
            </w:ins>
            <w:sdt>
              <w:sdtPr>
                <w:id w:val="-1954918438"/>
                <w:tag w:val="goog_rdk_6224"/>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Setup Guide: </w:delText>
                    </w:r>
                  </w:del>
                </w:ins>
              </w:sdtContent>
            </w:sdt>
            <w:ins w:author="Anonymous" w:id="198" w:date="2026-09-25T04:26:23Z">
              <w:del w:author="sarubala .B baskaran" w:id="205" w:date="2026-09-26T06:56:35Z">
                <w:r w:rsidDel="00000000" w:rsidR="00000000" w:rsidRPr="00000000">
                  <w:fldChar w:fldCharType="begin"/>
                </w:r>
                <w:r w:rsidDel="00000000" w:rsidR="00000000" w:rsidRPr="00000000">
                  <w:delInstrText xml:space="preserve">HYPERLINK "https://www.geeksforgeeks.org/how-to-use-google-gemini-api-key/?utm_source=chatgpt.com"</w:delInstrText>
                </w:r>
                <w:r w:rsidDel="00000000" w:rsidR="00000000" w:rsidRPr="00000000">
                  <w:fldChar w:fldCharType="separate"/>
                </w:r>
                <w:sdt>
                  <w:sdtPr>
                    <w:id w:val="1892082376"/>
                    <w:tag w:val="goog_rdk_6225"/>
                  </w:sdtPr>
                  <w:sdtContent>
                    <w:r w:rsidDel="00000000" w:rsidR="00000000" w:rsidRPr="00000000">
                      <w:rPr>
                        <w:color w:val="1155cc"/>
                        <w:u w:val="single"/>
                        <w:rtl w:val="0"/>
                        <w:rPrChange w:author="Thirupathi DD" w:id="199" w:date="2026-09-26T11:22:32Z">
                          <w:rPr>
                            <w:color w:val="0000ff"/>
                            <w:u w:val="single"/>
                          </w:rPr>
                        </w:rPrChange>
                      </w:rPr>
                      <w:delText xml:space="preserve">GeeksforGeeks</w:delText>
                    </w:r>
                  </w:sdtContent>
                </w:sdt>
                <w:r w:rsidDel="00000000" w:rsidR="00000000" w:rsidRPr="00000000">
                  <w:fldChar w:fldCharType="end"/>
                </w:r>
                <w:sdt>
                  <w:sdtPr>
                    <w:id w:val="-1505118900"/>
                    <w:tag w:val="goog_rdk_6226"/>
                  </w:sdtPr>
                  <w:sdtContent>
                    <w:r w:rsidDel="00000000" w:rsidR="00000000" w:rsidRPr="00000000">
                      <w:rPr>
                        <w:rtl w:val="0"/>
                      </w:rPr>
                    </w:r>
                  </w:sdtContent>
                </w:sdt>
              </w:del>
            </w:ins>
          </w:sdtContent>
        </w:sdt>
      </w:p>
    </w:sdtContent>
  </w:sdt>
  <w:sdt>
    <w:sdtPr>
      <w:id w:val="-1685103739"/>
      <w:tag w:val="goog_rdk_6233"/>
    </w:sdtPr>
    <w:sdtContent>
      <w:p w:rsidR="00000000" w:rsidDel="00000000" w:rsidP="00000000" w:rsidRDefault="00000000" w:rsidRPr="00000000" w14:paraId="00000577">
        <w:pPr>
          <w:numPr>
            <w:ilvl w:val="0"/>
            <w:numId w:val="11"/>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656809531"/>
            <w:tag w:val="goog_rdk_6228"/>
          </w:sdtPr>
          <w:sdtContent>
            <w:ins w:author="Anonymous" w:id="198" w:date="2026-09-25T04:26:23Z">
              <w:sdt>
                <w:sdtPr>
                  <w:id w:val="269394480"/>
                  <w:tag w:val="goog_rdk_6229"/>
                </w:sdtPr>
                <w:sdtContent>
                  <w:del w:author="sarubala .B baskaran" w:id="205" w:date="2026-09-26T06:56:35Z"/>
                </w:sdtContent>
              </w:sdt>
            </w:ins>
            <w:sdt>
              <w:sdtPr>
                <w:id w:val="111939328"/>
                <w:tag w:val="goog_rdk_6230"/>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Popular Tutorial: </w:delText>
                    </w:r>
                  </w:del>
                </w:ins>
              </w:sdtContent>
            </w:sdt>
            <w:ins w:author="Anonymous" w:id="198" w:date="2026-09-25T04:26:23Z">
              <w:del w:author="sarubala .B baskaran" w:id="205" w:date="2026-09-26T06:56:35Z">
                <w:r w:rsidDel="00000000" w:rsidR="00000000" w:rsidRPr="00000000">
                  <w:fldChar w:fldCharType="begin"/>
                </w:r>
                <w:r w:rsidDel="00000000" w:rsidR="00000000" w:rsidRPr="00000000">
                  <w:delInstrText xml:space="preserve">HYPERLINK "https://www.youtube.com/watch?v=example"</w:delInstrText>
                </w:r>
                <w:r w:rsidDel="00000000" w:rsidR="00000000" w:rsidRPr="00000000">
                  <w:fldChar w:fldCharType="separate"/>
                </w:r>
                <w:sdt>
                  <w:sdtPr>
                    <w:id w:val="503956001"/>
                    <w:tag w:val="goog_rdk_6231"/>
                  </w:sdtPr>
                  <w:sdtContent>
                    <w:r w:rsidDel="00000000" w:rsidR="00000000" w:rsidRPr="00000000">
                      <w:rPr>
                        <w:color w:val="1155cc"/>
                        <w:u w:val="single"/>
                        <w:rtl w:val="0"/>
                        <w:rPrChange w:author="Thirupathi DD" w:id="199" w:date="2026-09-26T11:22:32Z">
                          <w:rPr>
                            <w:color w:val="0000ff"/>
                            <w:u w:val="single"/>
                          </w:rPr>
                        </w:rPrChange>
                      </w:rPr>
                      <w:delText xml:space="preserve">How to Use Google Gemini API Key</w:delText>
                    </w:r>
                  </w:sdtContent>
                </w:sdt>
                <w:r w:rsidDel="00000000" w:rsidR="00000000" w:rsidRPr="00000000">
                  <w:fldChar w:fldCharType="end"/>
                </w:r>
                <w:sdt>
                  <w:sdtPr>
                    <w:id w:val="-384501465"/>
                    <w:tag w:val="goog_rdk_6232"/>
                  </w:sdtPr>
                  <w:sdtContent>
                    <w:r w:rsidDel="00000000" w:rsidR="00000000" w:rsidRPr="00000000">
                      <w:rPr>
                        <w:rtl w:val="0"/>
                      </w:rPr>
                    </w:r>
                  </w:sdtContent>
                </w:sdt>
              </w:del>
            </w:ins>
          </w:sdtContent>
        </w:sdt>
      </w:p>
    </w:sdtContent>
  </w:sdt>
  <w:sdt>
    <w:sdtPr>
      <w:id w:val="-678521621"/>
      <w:tag w:val="goog_rdk_6237"/>
    </w:sdtPr>
    <w:sdtContent>
      <w:p w:rsidR="00000000" w:rsidDel="00000000" w:rsidP="00000000" w:rsidRDefault="00000000" w:rsidRPr="00000000" w14:paraId="00000578">
        <w:pPr>
          <w:numPr>
            <w:ilvl w:val="0"/>
            <w:numId w:val="11"/>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1"/>
              </w:numPr>
              <w:tabs>
                <w:tab w:val="center" w:leader="none" w:pos="4513"/>
                <w:tab w:val="right" w:leader="none" w:pos="9026"/>
              </w:tabs>
              <w:ind w:left="720" w:hanging="360"/>
            </w:pPr>
          </w:pPrChange>
        </w:pPr>
        <w:sdt>
          <w:sdtPr>
            <w:id w:val="-1868894946"/>
            <w:tag w:val="goog_rdk_6234"/>
          </w:sdtPr>
          <w:sdtContent>
            <w:ins w:author="Anonymous" w:id="198" w:date="2026-09-25T04:26:23Z">
              <w:sdt>
                <w:sdtPr>
                  <w:id w:val="1154095771"/>
                  <w:tag w:val="goog_rdk_6235"/>
                </w:sdtPr>
                <w:sdtContent>
                  <w:del w:author="sarubala .B baskaran" w:id="205" w:date="2026-09-26T06:56:35Z"/>
                </w:sdtContent>
              </w:sdt>
            </w:ins>
            <w:sdt>
              <w:sdtPr>
                <w:id w:val="1991857171"/>
                <w:tag w:val="goog_rdk_6236"/>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Setup Steps:</w:delText>
                    </w:r>
                  </w:del>
                </w:ins>
              </w:sdtContent>
            </w:sdt>
            <w:ins w:author="Anonymous" w:id="198" w:date="2026-09-25T04:26:23Z">
              <w:del w:author="sarubala .B baskaran" w:id="205" w:date="2026-09-26T06:56:35Z"/>
            </w:ins>
          </w:sdtContent>
        </w:sdt>
      </w:p>
    </w:sdtContent>
  </w:sdt>
  <w:sdt>
    <w:sdtPr>
      <w:id w:val="-1088376882"/>
      <w:tag w:val="goog_rdk_6241"/>
    </w:sdtPr>
    <w:sdtContent>
      <w:p w:rsidR="00000000" w:rsidDel="00000000" w:rsidP="00000000" w:rsidRDefault="00000000" w:rsidRPr="00000000" w14:paraId="00000579">
        <w:pPr>
          <w:numPr>
            <w:ilvl w:val="1"/>
            <w:numId w:val="11"/>
          </w:numPr>
          <w:tabs>
            <w:tab w:val="center" w:leader="none" w:pos="4513"/>
            <w:tab w:val="right" w:leader="none" w:pos="9026"/>
          </w:tabs>
          <w:rPr>
            <w:ins w:author="Anonymous" w:id="198" w:date="2026-09-25T04:26:23Z"/>
            <w:del w:author="sarubala .B baskaran" w:id="205" w:date="2026-09-26T06:56:35Z"/>
          </w:rPr>
        </w:pPr>
        <w:sdt>
          <w:sdtPr>
            <w:id w:val="772110725"/>
            <w:tag w:val="goog_rdk_6238"/>
          </w:sdtPr>
          <w:sdtContent>
            <w:ins w:author="Anonymous" w:id="198" w:date="2026-09-25T04:26:23Z">
              <w:sdt>
                <w:sdtPr>
                  <w:id w:val="-2019129892"/>
                  <w:tag w:val="goog_rdk_6239"/>
                </w:sdtPr>
                <w:sdtContent>
                  <w:del w:author="sarubala .B baskaran" w:id="205" w:date="2026-09-26T06:56:35Z"/>
                </w:sdtContent>
              </w:sdt>
            </w:ins>
            <w:sdt>
              <w:sdtPr>
                <w:id w:val="1906879076"/>
                <w:tag w:val="goog_rdk_6240"/>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Visit the Google AI Studio and sign in with your Google account.</w:delText>
                    </w:r>
                  </w:del>
                </w:ins>
              </w:sdtContent>
            </w:sdt>
            <w:ins w:author="Anonymous" w:id="198" w:date="2026-09-25T04:26:23Z">
              <w:del w:author="sarubala .B baskaran" w:id="205" w:date="2026-09-26T06:56:35Z"/>
            </w:ins>
          </w:sdtContent>
        </w:sdt>
      </w:p>
    </w:sdtContent>
  </w:sdt>
  <w:sdt>
    <w:sdtPr>
      <w:id w:val="509200972"/>
      <w:tag w:val="goog_rdk_6245"/>
    </w:sdtPr>
    <w:sdtContent>
      <w:p w:rsidR="00000000" w:rsidDel="00000000" w:rsidP="00000000" w:rsidRDefault="00000000" w:rsidRPr="00000000" w14:paraId="0000057A">
        <w:pPr>
          <w:numPr>
            <w:ilvl w:val="1"/>
            <w:numId w:val="11"/>
          </w:numPr>
          <w:tabs>
            <w:tab w:val="center" w:leader="none" w:pos="4513"/>
            <w:tab w:val="right" w:leader="none" w:pos="9026"/>
          </w:tabs>
          <w:rPr>
            <w:ins w:author="Anonymous" w:id="198" w:date="2026-09-25T04:26:23Z"/>
            <w:del w:author="sarubala .B baskaran" w:id="205" w:date="2026-09-26T06:56:35Z"/>
          </w:rPr>
        </w:pPr>
        <w:sdt>
          <w:sdtPr>
            <w:id w:val="-1427348624"/>
            <w:tag w:val="goog_rdk_6242"/>
          </w:sdtPr>
          <w:sdtContent>
            <w:ins w:author="Anonymous" w:id="198" w:date="2026-09-25T04:26:23Z">
              <w:sdt>
                <w:sdtPr>
                  <w:id w:val="-1203964184"/>
                  <w:tag w:val="goog_rdk_6243"/>
                </w:sdtPr>
                <w:sdtContent>
                  <w:del w:author="sarubala .B baskaran" w:id="205" w:date="2026-09-26T06:56:35Z"/>
                </w:sdtContent>
              </w:sdt>
            </w:ins>
            <w:sdt>
              <w:sdtPr>
                <w:id w:val="-1333779806"/>
                <w:tag w:val="goog_rdk_6244"/>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Create a new project and enable the Gemini API.</w:delText>
                    </w:r>
                  </w:del>
                </w:ins>
              </w:sdtContent>
            </w:sdt>
            <w:ins w:author="Anonymous" w:id="198" w:date="2026-09-25T04:26:23Z">
              <w:del w:author="sarubala .B baskaran" w:id="205" w:date="2026-09-26T06:56:35Z"/>
            </w:ins>
          </w:sdtContent>
        </w:sdt>
      </w:p>
    </w:sdtContent>
  </w:sdt>
  <w:sdt>
    <w:sdtPr>
      <w:id w:val="56772414"/>
      <w:tag w:val="goog_rdk_6250"/>
    </w:sdtPr>
    <w:sdtContent>
      <w:p w:rsidR="00000000" w:rsidDel="00000000" w:rsidP="00000000" w:rsidRDefault="00000000" w:rsidRPr="00000000" w14:paraId="0000057B">
        <w:pPr>
          <w:numPr>
            <w:ilvl w:val="1"/>
            <w:numId w:val="11"/>
          </w:numPr>
          <w:tabs>
            <w:tab w:val="center" w:leader="none" w:pos="4513"/>
            <w:tab w:val="right" w:leader="none" w:pos="9026"/>
          </w:tabs>
          <w:rPr>
            <w:ins w:author="Anonymous" w:id="198" w:date="2026-09-25T04:26:23Z"/>
            <w:del w:author="sarubala .B baskaran" w:id="205" w:date="2026-09-26T06:56:35Z"/>
          </w:rPr>
        </w:pPr>
        <w:sdt>
          <w:sdtPr>
            <w:id w:val="-660523439"/>
            <w:tag w:val="goog_rdk_6246"/>
          </w:sdtPr>
          <w:sdtContent>
            <w:ins w:author="Anonymous" w:id="198" w:date="2026-09-25T04:26:23Z">
              <w:sdt>
                <w:sdtPr>
                  <w:id w:val="1608007409"/>
                  <w:tag w:val="goog_rdk_6247"/>
                </w:sdtPr>
                <w:sdtContent>
                  <w:del w:author="sarubala .B baskaran" w:id="205" w:date="2026-09-26T06:56:35Z"/>
                </w:sdtContent>
              </w:sdt>
            </w:ins>
            <w:sdt>
              <w:sdtPr>
                <w:id w:val="1225567233"/>
                <w:tag w:val="goog_rdk_6248"/>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Generate an API key and securely store it.</w:delText>
                    </w:r>
                  </w:del>
                </w:ins>
              </w:sdtContent>
            </w:sdt>
            <w:ins w:author="Anonymous" w:id="198" w:date="2026-09-25T04:26:23Z">
              <w:del w:author="sarubala .B baskaran" w:id="205" w:date="2026-09-26T06:56:35Z">
                <w:sdt>
                  <w:sdtPr>
                    <w:id w:val="516517338"/>
                    <w:tag w:val="goog_rdk_6249"/>
                  </w:sdtPr>
                  <w:sdtContent>
                    <w:r w:rsidDel="00000000" w:rsidR="00000000" w:rsidRPr="00000000">
                      <w:rPr>
                        <w:rtl w:val="0"/>
                      </w:rPr>
                    </w:r>
                  </w:sdtContent>
                </w:sdt>
              </w:del>
            </w:ins>
          </w:sdtContent>
        </w:sdt>
      </w:p>
    </w:sdtContent>
  </w:sdt>
  <w:sdt>
    <w:sdtPr>
      <w:id w:val="-287164553"/>
      <w:tag w:val="goog_rdk_6254"/>
    </w:sdtPr>
    <w:sdtContent>
      <w:p w:rsidR="00000000" w:rsidDel="00000000" w:rsidP="00000000" w:rsidRDefault="00000000" w:rsidRPr="00000000" w14:paraId="0000057C">
        <w:pPr>
          <w:pStyle w:val="Heading3"/>
          <w:tabs>
            <w:tab w:val="center" w:leader="none" w:pos="4513"/>
            <w:tab w:val="right" w:leader="none" w:pos="9026"/>
          </w:tabs>
          <w:rPr>
            <w:ins w:author="Anonymous" w:id="198" w:date="2026-09-25T04:26:23Z"/>
            <w:del w:author="sarubala .B baskaran" w:id="205" w:date="2026-09-26T06:56:35Z"/>
            <w:rPrChange w:author="Thirupathi DD" w:id="199"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1140443313"/>
            <w:tag w:val="goog_rdk_6251"/>
          </w:sdtPr>
          <w:sdtContent>
            <w:ins w:author="Anonymous" w:id="198" w:date="2026-09-25T04:26:23Z">
              <w:sdt>
                <w:sdtPr>
                  <w:id w:val="604248799"/>
                  <w:tag w:val="goog_rdk_6252"/>
                </w:sdtPr>
                <w:sdtContent>
                  <w:del w:author="sarubala .B baskaran" w:id="205" w:date="2026-09-26T06:56:35Z"/>
                </w:sdtContent>
              </w:sdt>
            </w:ins>
            <w:sdt>
              <w:sdtPr>
                <w:id w:val="-1179901687"/>
                <w:tag w:val="goog_rdk_6253"/>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GEMINI_API_KEY=AIzaSyBz9tQMrVBm4LRcudUj1V3-YaIHmiIlybE</w:delText>
                    </w:r>
                  </w:del>
                </w:ins>
              </w:sdtContent>
            </w:sdt>
            <w:ins w:author="Anonymous" w:id="198" w:date="2026-09-25T04:26:23Z">
              <w:del w:author="sarubala .B baskaran" w:id="205" w:date="2026-09-26T06:56:35Z"/>
            </w:ins>
          </w:sdtContent>
        </w:sdt>
      </w:p>
    </w:sdtContent>
  </w:sdt>
  <w:sdt>
    <w:sdtPr>
      <w:id w:val="1121740187"/>
      <w:tag w:val="goog_rdk_6258"/>
    </w:sdtPr>
    <w:sdtContent>
      <w:p w:rsidR="00000000" w:rsidDel="00000000" w:rsidP="00000000" w:rsidRDefault="00000000" w:rsidRPr="00000000" w14:paraId="0000057D">
        <w:pPr>
          <w:pStyle w:val="Heading3"/>
          <w:tabs>
            <w:tab w:val="center" w:leader="none" w:pos="4513"/>
            <w:tab w:val="right" w:leader="none" w:pos="9026"/>
          </w:tabs>
          <w:rPr>
            <w:ins w:author="Anonymous" w:id="198" w:date="2026-09-25T04:26:23Z"/>
            <w:del w:author="sarubala .B baskaran" w:id="205" w:date="2026-09-26T06:56:35Z"/>
            <w:rPrChange w:author="Thirupathi DD" w:id="199" w:date="2026-09-26T11:22:32Z">
              <w:rPr>
                <w:rFonts w:ascii="Cambria" w:cs="Cambria" w:eastAsia="Cambria" w:hAnsi="Cambria"/>
                <w:color w:val="000000"/>
              </w:rPr>
            </w:rPrChange>
          </w:rPr>
          <w:pPrChange w:author="Thirupathi DD" w:id="0" w:date="2026-09-26T11:22:32Z">
            <w:pPr>
              <w:pStyle w:val="Heading3"/>
              <w:tabs>
                <w:tab w:val="center" w:leader="none" w:pos="4513"/>
                <w:tab w:val="right" w:leader="none" w:pos="9026"/>
              </w:tabs>
              <w:ind w:left="502" w:firstLine="0"/>
            </w:pPr>
          </w:pPrChange>
        </w:pPr>
        <w:sdt>
          <w:sdtPr>
            <w:id w:val="-571768202"/>
            <w:tag w:val="goog_rdk_6255"/>
          </w:sdtPr>
          <w:sdtContent>
            <w:ins w:author="Anonymous" w:id="198" w:date="2026-09-25T04:26:23Z">
              <w:sdt>
                <w:sdtPr>
                  <w:id w:val="-1872796639"/>
                  <w:tag w:val="goog_rdk_6256"/>
                </w:sdtPr>
                <w:sdtContent>
                  <w:del w:author="sarubala .B baskaran" w:id="205" w:date="2026-09-26T06:56:35Z"/>
                </w:sdtContent>
              </w:sdt>
            </w:ins>
            <w:sdt>
              <w:sdtPr>
                <w:id w:val="-2117401869"/>
                <w:tag w:val="goog_rdk_6257"/>
              </w:sdtPr>
              <w:sdtContent>
                <w:ins w:author="Anonymous" w:id="198" w:date="2026-09-25T04:26:23Z">
                  <w:del w:author="sarubala .B baskaran" w:id="205" w:date="2026-09-26T06:56:35Z">
                    <w:r w:rsidDel="00000000" w:rsidR="00000000" w:rsidRPr="00000000">
                      <w:rPr>
                        <w:rtl w:val="0"/>
                      </w:rPr>
                    </w:r>
                  </w:del>
                </w:ins>
              </w:sdtContent>
            </w:sdt>
            <w:ins w:author="Anonymous" w:id="198" w:date="2026-09-25T04:26:23Z">
              <w:del w:author="sarubala .B baskaran" w:id="205" w:date="2026-09-26T06:56:35Z">
                <w:bookmarkStart w:colFirst="0" w:colLast="0" w:name="_heading=h.a8zj8a2txncl" w:id="57"/>
                <w:bookmarkEnd w:id="57"/>
              </w:del>
            </w:ins>
          </w:sdtContent>
        </w:sdt>
      </w:p>
    </w:sdtContent>
  </w:sdt>
  <w:sdt>
    <w:sdtPr>
      <w:id w:val="-1261056310"/>
      <w:tag w:val="goog_rdk_6262"/>
    </w:sdtPr>
    <w:sdtContent>
      <w:p w:rsidR="00000000" w:rsidDel="00000000" w:rsidP="00000000" w:rsidRDefault="00000000" w:rsidRPr="00000000" w14:paraId="0000057E">
        <w:pPr>
          <w:pStyle w:val="Heading3"/>
          <w:numPr>
            <w:ilvl w:val="0"/>
            <w:numId w:val="25"/>
          </w:numPr>
          <w:tabs>
            <w:tab w:val="center" w:leader="none" w:pos="4513"/>
            <w:tab w:val="right" w:leader="none" w:pos="9026"/>
          </w:tabs>
          <w:spacing w:after="80" w:afterAutospacing="0"/>
          <w:ind w:left="720" w:hanging="360"/>
          <w:rPr>
            <w:ins w:author="Anonymous" w:id="198" w:date="2026-09-25T04:26:23Z"/>
            <w:del w:author="sarubala .B baskaran" w:id="205" w:date="2026-09-26T06:56:35Z"/>
          </w:rPr>
        </w:pPr>
        <w:sdt>
          <w:sdtPr>
            <w:id w:val="1475677155"/>
            <w:tag w:val="goog_rdk_6259"/>
          </w:sdtPr>
          <w:sdtContent>
            <w:ins w:author="Anonymous" w:id="198" w:date="2026-09-25T04:26:23Z">
              <w:sdt>
                <w:sdtPr>
                  <w:id w:val="-1128265428"/>
                  <w:tag w:val="goog_rdk_6260"/>
                </w:sdtPr>
                <w:sdtContent>
                  <w:del w:author="sarubala .B baskaran" w:id="205" w:date="2026-09-26T06:56:35Z"/>
                </w:sdtContent>
              </w:sdt>
            </w:ins>
            <w:sdt>
              <w:sdtPr>
                <w:id w:val="1964422893"/>
                <w:tag w:val="goog_rdk_6261"/>
              </w:sdtPr>
              <w:sdtContent>
                <w:ins w:author="Anonymous" w:id="198" w:date="2026-09-25T04:26:23Z">
                  <w:del w:author="sarubala .B baskaran" w:id="205" w:date="2026-09-26T06:56:35Z">
                    <w:r w:rsidDel="00000000" w:rsidR="00000000" w:rsidRPr="00000000">
                      <w:rPr>
                        <w:rtl w:val="0"/>
                      </w:rPr>
                    </w:r>
                  </w:del>
                </w:ins>
              </w:sdtContent>
            </w:sdt>
            <w:ins w:author="Anonymous" w:id="198" w:date="2026-09-25T04:26:23Z">
              <w:del w:author="sarubala .B baskaran" w:id="205" w:date="2026-09-26T06:56:35Z"/>
            </w:ins>
          </w:sdtContent>
        </w:sdt>
      </w:p>
    </w:sdtContent>
  </w:sdt>
  <w:sdt>
    <w:sdtPr>
      <w:id w:val="-204197312"/>
      <w:tag w:val="goog_rdk_6266"/>
    </w:sdtPr>
    <w:sdtContent>
      <w:p w:rsidR="00000000" w:rsidDel="00000000" w:rsidP="00000000" w:rsidRDefault="00000000" w:rsidRPr="00000000" w14:paraId="0000057F">
        <w:pPr>
          <w:pStyle w:val="Heading3"/>
          <w:numPr>
            <w:ilvl w:val="0"/>
            <w:numId w:val="25"/>
          </w:numPr>
          <w:tabs>
            <w:tab w:val="center" w:leader="none" w:pos="4513"/>
            <w:tab w:val="right" w:leader="none" w:pos="9026"/>
          </w:tabs>
          <w:spacing w:before="80" w:beforeAutospacing="0"/>
          <w:ind w:left="720" w:hanging="360"/>
          <w:rPr>
            <w:ins w:author="Anonymous" w:id="198" w:date="2026-09-25T04:26:23Z"/>
            <w:del w:author="sarubala .B baskaran" w:id="205" w:date="2026-09-26T06:56:35Z"/>
          </w:rPr>
          <w:pPrChange w:author="Thirupathi DD" w:id="0" w:date="2026-09-26T11:22:32Z">
            <w:pPr>
              <w:pStyle w:val="Heading3"/>
              <w:numPr>
                <w:ilvl w:val="0"/>
                <w:numId w:val="25"/>
              </w:numPr>
              <w:tabs>
                <w:tab w:val="center" w:leader="none" w:pos="4513"/>
                <w:tab w:val="right" w:leader="none" w:pos="9026"/>
              </w:tabs>
              <w:ind w:left="720" w:hanging="360"/>
            </w:pPr>
          </w:pPrChange>
        </w:pPr>
        <w:sdt>
          <w:sdtPr>
            <w:id w:val="-682640421"/>
            <w:tag w:val="goog_rdk_6263"/>
          </w:sdtPr>
          <w:sdtContent>
            <w:ins w:author="Anonymous" w:id="198" w:date="2026-09-25T04:26:23Z">
              <w:sdt>
                <w:sdtPr>
                  <w:id w:val="-85133817"/>
                  <w:tag w:val="goog_rdk_6264"/>
                </w:sdtPr>
                <w:sdtContent>
                  <w:del w:author="sarubala .B baskaran" w:id="205" w:date="2026-09-26T06:56:35Z"/>
                </w:sdtContent>
              </w:sdt>
            </w:ins>
            <w:sdt>
              <w:sdtPr>
                <w:id w:val="1517093412"/>
                <w:tag w:val="goog_rdk_6265"/>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Uvicorn (ASGI Server)</w:delText>
                    </w:r>
                  </w:del>
                </w:ins>
              </w:sdtContent>
            </w:sdt>
            <w:ins w:author="Anonymous" w:id="198" w:date="2026-09-25T04:26:23Z">
              <w:del w:author="sarubala .B baskaran" w:id="205" w:date="2026-09-26T06:56:35Z"/>
            </w:ins>
          </w:sdtContent>
        </w:sdt>
      </w:p>
    </w:sdtContent>
  </w:sdt>
  <w:sdt>
    <w:sdtPr>
      <w:id w:val="-693981691"/>
      <w:tag w:val="goog_rdk_6272"/>
    </w:sdtPr>
    <w:sdtContent>
      <w:p w:rsidR="00000000" w:rsidDel="00000000" w:rsidP="00000000" w:rsidRDefault="00000000" w:rsidRPr="00000000" w14:paraId="00000580">
        <w:pPr>
          <w:numPr>
            <w:ilvl w:val="0"/>
            <w:numId w:val="12"/>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spacing w:before="280" w:lineRule="auto"/>
              <w:ind w:left="720" w:hanging="360"/>
            </w:pPr>
          </w:pPrChange>
        </w:pPr>
        <w:sdt>
          <w:sdtPr>
            <w:id w:val="31653757"/>
            <w:tag w:val="goog_rdk_6267"/>
          </w:sdtPr>
          <w:sdtContent>
            <w:ins w:author="Anonymous" w:id="198" w:date="2026-09-25T04:26:23Z">
              <w:sdt>
                <w:sdtPr>
                  <w:id w:val="293694156"/>
                  <w:tag w:val="goog_rdk_6268"/>
                </w:sdtPr>
                <w:sdtContent>
                  <w:del w:author="sarubala .B baskaran" w:id="205" w:date="2026-09-26T06:56:35Z"/>
                </w:sdtContent>
              </w:sdt>
            </w:ins>
            <w:sdt>
              <w:sdtPr>
                <w:id w:val="667793020"/>
                <w:tag w:val="goog_rdk_6269"/>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Official Documentation: </w:delText>
                    </w:r>
                  </w:del>
                </w:ins>
              </w:sdtContent>
            </w:sdt>
            <w:ins w:author="Anonymous" w:id="198" w:date="2026-09-25T04:26:23Z">
              <w:del w:author="sarubala .B baskaran" w:id="205" w:date="2026-09-26T06:56:35Z">
                <w:r w:rsidDel="00000000" w:rsidR="00000000" w:rsidRPr="00000000">
                  <w:fldChar w:fldCharType="begin"/>
                </w:r>
                <w:r w:rsidDel="00000000" w:rsidR="00000000" w:rsidRPr="00000000">
                  <w:delInstrText xml:space="preserve">HYPERLINK "https://pypi.org/project/uvicorn/?utm_source=chatgpt.com"</w:delInstrText>
                </w:r>
                <w:r w:rsidDel="00000000" w:rsidR="00000000" w:rsidRPr="00000000">
                  <w:fldChar w:fldCharType="separate"/>
                </w:r>
                <w:sdt>
                  <w:sdtPr>
                    <w:id w:val="1594539417"/>
                    <w:tag w:val="goog_rdk_6270"/>
                  </w:sdtPr>
                  <w:sdtContent>
                    <w:r w:rsidDel="00000000" w:rsidR="00000000" w:rsidRPr="00000000">
                      <w:rPr>
                        <w:color w:val="1155cc"/>
                        <w:u w:val="single"/>
                        <w:rtl w:val="0"/>
                        <w:rPrChange w:author="Thirupathi DD" w:id="199" w:date="2026-09-26T11:22:32Z">
                          <w:rPr>
                            <w:color w:val="0000ff"/>
                            <w:u w:val="single"/>
                          </w:rPr>
                        </w:rPrChange>
                      </w:rPr>
                      <w:delText xml:space="preserve">PyPI</w:delText>
                    </w:r>
                  </w:sdtContent>
                </w:sdt>
                <w:r w:rsidDel="00000000" w:rsidR="00000000" w:rsidRPr="00000000">
                  <w:fldChar w:fldCharType="end"/>
                </w:r>
                <w:sdt>
                  <w:sdtPr>
                    <w:id w:val="934791999"/>
                    <w:tag w:val="goog_rdk_6271"/>
                  </w:sdtPr>
                  <w:sdtContent>
                    <w:r w:rsidDel="00000000" w:rsidR="00000000" w:rsidRPr="00000000">
                      <w:rPr>
                        <w:rtl w:val="0"/>
                      </w:rPr>
                    </w:r>
                  </w:sdtContent>
                </w:sdt>
              </w:del>
            </w:ins>
          </w:sdtContent>
        </w:sdt>
      </w:p>
    </w:sdtContent>
  </w:sdt>
  <w:sdt>
    <w:sdtPr>
      <w:id w:val="-600334092"/>
      <w:tag w:val="goog_rdk_6276"/>
    </w:sdtPr>
    <w:sdtContent>
      <w:p w:rsidR="00000000" w:rsidDel="00000000" w:rsidP="00000000" w:rsidRDefault="00000000" w:rsidRPr="00000000" w14:paraId="00000581">
        <w:pPr>
          <w:numPr>
            <w:ilvl w:val="0"/>
            <w:numId w:val="12"/>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1199732660"/>
            <w:tag w:val="goog_rdk_6273"/>
          </w:sdtPr>
          <w:sdtContent>
            <w:ins w:author="Anonymous" w:id="198" w:date="2026-09-25T04:26:23Z">
              <w:sdt>
                <w:sdtPr>
                  <w:id w:val="875152197"/>
                  <w:tag w:val="goog_rdk_6274"/>
                </w:sdtPr>
                <w:sdtContent>
                  <w:del w:author="sarubala .B baskaran" w:id="205" w:date="2026-09-26T06:56:35Z"/>
                </w:sdtContent>
              </w:sdt>
            </w:ins>
            <w:sdt>
              <w:sdtPr>
                <w:id w:val="-962746003"/>
                <w:tag w:val="goog_rdk_6275"/>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GEMINI_API_KEY=AIzaSyBz9tQMrVBm4LRcudUj1V3-YaIHmiIlybE</w:delText>
                    </w:r>
                  </w:del>
                </w:ins>
              </w:sdtContent>
            </w:sdt>
            <w:ins w:author="Anonymous" w:id="198" w:date="2026-09-25T04:26:23Z">
              <w:del w:author="sarubala .B baskaran" w:id="205" w:date="2026-09-26T06:56:35Z"/>
            </w:ins>
          </w:sdtContent>
        </w:sdt>
      </w:p>
    </w:sdtContent>
  </w:sdt>
  <w:sdt>
    <w:sdtPr>
      <w:id w:val="653228343"/>
      <w:tag w:val="goog_rdk_6280"/>
    </w:sdtPr>
    <w:sdtContent>
      <w:p w:rsidR="00000000" w:rsidDel="00000000" w:rsidP="00000000" w:rsidRDefault="00000000" w:rsidRPr="00000000" w14:paraId="00000582">
        <w:pPr>
          <w:numPr>
            <w:ilvl w:val="0"/>
            <w:numId w:val="12"/>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1543944825"/>
            <w:tag w:val="goog_rdk_6277"/>
          </w:sdtPr>
          <w:sdtContent>
            <w:ins w:author="Anonymous" w:id="198" w:date="2026-09-25T04:26:23Z">
              <w:sdt>
                <w:sdtPr>
                  <w:id w:val="768097067"/>
                  <w:tag w:val="goog_rdk_6278"/>
                </w:sdtPr>
                <w:sdtContent>
                  <w:del w:author="sarubala .B baskaran" w:id="205" w:date="2026-09-26T06:56:35Z"/>
                </w:sdtContent>
              </w:sdt>
            </w:ins>
            <w:sdt>
              <w:sdtPr>
                <w:id w:val="-1370603764"/>
                <w:tag w:val="goog_rdk_6279"/>
              </w:sdtPr>
              <w:sdtContent>
                <w:ins w:author="Anonymous" w:id="198" w:date="2026-09-25T04:26:23Z">
                  <w:del w:author="sarubala .B baskaran" w:id="205" w:date="2026-09-26T06:56:35Z">
                    <w:r w:rsidDel="00000000" w:rsidR="00000000" w:rsidRPr="00000000">
                      <w:rPr>
                        <w:rtl w:val="0"/>
                      </w:rPr>
                    </w:r>
                  </w:del>
                </w:ins>
              </w:sdtContent>
            </w:sdt>
            <w:ins w:author="Anonymous" w:id="198" w:date="2026-09-25T04:26:23Z">
              <w:del w:author="sarubala .B baskaran" w:id="205" w:date="2026-09-26T06:56:35Z"/>
            </w:ins>
          </w:sdtContent>
        </w:sdt>
      </w:p>
    </w:sdtContent>
  </w:sdt>
  <w:sdt>
    <w:sdtPr>
      <w:id w:val="363016025"/>
      <w:tag w:val="goog_rdk_6284"/>
    </w:sdtPr>
    <w:sdtContent>
      <w:p w:rsidR="00000000" w:rsidDel="00000000" w:rsidP="00000000" w:rsidRDefault="00000000" w:rsidRPr="00000000" w14:paraId="00000583">
        <w:pPr>
          <w:numPr>
            <w:ilvl w:val="0"/>
            <w:numId w:val="12"/>
          </w:numPr>
          <w:tabs>
            <w:tab w:val="center" w:leader="none" w:pos="4513"/>
            <w:tab w:val="right" w:leader="none" w:pos="9026"/>
          </w:tabs>
          <w:ind w:left="720" w:hanging="360"/>
          <w:rPr>
            <w:ins w:author="Anonymous" w:id="198" w:date="2026-09-25T04:26:23Z"/>
            <w:del w:author="sarubala .B baskaran" w:id="205" w:date="2026-09-26T06:56:35Z"/>
            <w:rFonts w:ascii="Arial" w:cs="Arial" w:eastAsia="Arial" w:hAnsi="Arial"/>
            <w:b w:val="0"/>
            <w:bCs w:val="0"/>
            <w:i w:val="0"/>
            <w:iCs w:val="0"/>
            <w:smallCaps w:val="0"/>
            <w:strike w:val="0"/>
            <w:color w:val="000000"/>
            <w:sz w:val="22"/>
            <w:szCs w:val="22"/>
            <w:u w:val="none"/>
            <w:shd w:fill="auto" w:val="clear"/>
            <w:vertAlign w:val="baseline"/>
            <w:rPrChange w:author="Thirupathi DD" w:id="199" w:date="2026-09-26T11:22:32Z">
              <w:rPr>
                <w:rFonts w:ascii="Cambria" w:cs="Cambria" w:eastAsia="Cambria" w:hAnsi="Cambria"/>
                <w:sz w:val="22"/>
                <w:szCs w:val="22"/>
              </w:rPr>
            </w:rPrChange>
          </w:rPr>
          <w:pPrChange w:author="Thirupathi DD" w:id="0" w:date="2026-09-26T11:22:32Z">
            <w:pPr>
              <w:numPr>
                <w:ilvl w:val="0"/>
                <w:numId w:val="12"/>
              </w:numPr>
              <w:tabs>
                <w:tab w:val="center" w:leader="none" w:pos="4513"/>
                <w:tab w:val="right" w:leader="none" w:pos="9026"/>
              </w:tabs>
              <w:ind w:left="720" w:hanging="360"/>
            </w:pPr>
          </w:pPrChange>
        </w:pPr>
        <w:sdt>
          <w:sdtPr>
            <w:id w:val="63163560"/>
            <w:tag w:val="goog_rdk_6281"/>
          </w:sdtPr>
          <w:sdtContent>
            <w:ins w:author="Anonymous" w:id="198" w:date="2026-09-25T04:26:23Z">
              <w:sdt>
                <w:sdtPr>
                  <w:id w:val="1580861292"/>
                  <w:tag w:val="goog_rdk_6282"/>
                </w:sdtPr>
                <w:sdtContent>
                  <w:del w:author="sarubala .B baskaran" w:id="205" w:date="2026-09-26T06:56:35Z"/>
                </w:sdtContent>
              </w:sdt>
            </w:ins>
            <w:sdt>
              <w:sdtPr>
                <w:id w:val="154807465"/>
                <w:tag w:val="goog_rdk_6283"/>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Installation Steps:......</w:delText>
                    </w:r>
                  </w:del>
                </w:ins>
              </w:sdtContent>
            </w:sdt>
            <w:ins w:author="Anonymous" w:id="198" w:date="2026-09-25T04:26:23Z">
              <w:del w:author="sarubala .B baskaran" w:id="205" w:date="2026-09-26T06:56:35Z"/>
            </w:ins>
          </w:sdtContent>
        </w:sdt>
      </w:p>
    </w:sdtContent>
  </w:sdt>
  <w:sdt>
    <w:sdtPr>
      <w:id w:val="-1433964791"/>
      <w:tag w:val="goog_rdk_6288"/>
    </w:sdtPr>
    <w:sdtContent>
      <w:p w:rsidR="00000000" w:rsidDel="00000000" w:rsidP="00000000" w:rsidRDefault="00000000" w:rsidRPr="00000000" w14:paraId="00000584">
        <w:pPr>
          <w:numPr>
            <w:ilvl w:val="1"/>
            <w:numId w:val="12"/>
          </w:numPr>
          <w:tabs>
            <w:tab w:val="center" w:leader="none" w:pos="4513"/>
            <w:tab w:val="right" w:leader="none" w:pos="9026"/>
          </w:tabs>
          <w:rPr>
            <w:ins w:author="Anonymous" w:id="198" w:date="2026-09-25T04:26:23Z"/>
            <w:del w:author="sarubala .B baskaran" w:id="205" w:date="2026-09-26T06:56:35Z"/>
          </w:rPr>
        </w:pPr>
        <w:sdt>
          <w:sdtPr>
            <w:id w:val="1755879373"/>
            <w:tag w:val="goog_rdk_6285"/>
          </w:sdtPr>
          <w:sdtContent>
            <w:ins w:author="Anonymous" w:id="198" w:date="2026-09-25T04:26:23Z">
              <w:sdt>
                <w:sdtPr>
                  <w:id w:val="-1244749908"/>
                  <w:tag w:val="goog_rdk_6286"/>
                </w:sdtPr>
                <w:sdtContent>
                  <w:del w:author="sarubala .B baskaran" w:id="205" w:date="2026-09-26T06:56:35Z"/>
                </w:sdtContent>
              </w:sdt>
            </w:ins>
            <w:sdt>
              <w:sdtPr>
                <w:id w:val="-769116830"/>
                <w:tag w:val="goog_rdk_6287"/>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Install Uvicorn using pip: pip install uvicorn </w:delText>
                    </w:r>
                  </w:del>
                </w:ins>
              </w:sdtContent>
            </w:sdt>
            <w:ins w:author="Anonymous" w:id="198" w:date="2026-09-25T04:26:23Z">
              <w:del w:author="sarubala .B baskaran" w:id="205" w:date="2026-09-26T06:56:35Z"/>
            </w:ins>
          </w:sdtContent>
        </w:sdt>
      </w:p>
    </w:sdtContent>
  </w:sdt>
  <w:sdt>
    <w:sdtPr>
      <w:id w:val="-798309957"/>
      <w:tag w:val="goog_rdk_6356"/>
    </w:sdtPr>
    <w:sdtContent>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Change w:author="Subramanian" w:id="228" w:date="2026-09-24T12:08:38Z">
              <w:rPr>
                <w:rFonts w:ascii="Calibri" w:cs="Calibri" w:eastAsia="Calibri" w:hAnsi="Calibri"/>
                <w:b w:val="0"/>
                <w:bCs w:val="0"/>
                <w:i w:val="0"/>
                <w:iCs w:val="0"/>
                <w:smallCaps w:val="0"/>
                <w:strike w:val="0"/>
                <w:color w:val="000000"/>
                <w:sz w:val="24"/>
                <w:szCs w:val="24"/>
                <w:u w:val="none"/>
                <w:shd w:fill="auto" w:val="clear"/>
                <w:vertAlign w:val="baseline"/>
              </w:rPr>
            </w:rPrChange>
          </w:rPr>
          <w:pPrChange w:author="Subramanian" w:id="0" w:date="2026-09-24T12:08:38Z">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pPr>
          </w:pPrChange>
        </w:pPr>
        <w:sdt>
          <w:sdtPr>
            <w:id w:val="-1936554661"/>
            <w:tag w:val="goog_rdk_6289"/>
          </w:sdtPr>
          <w:sdtContent>
            <w:ins w:author="Anonymous" w:id="198" w:date="2026-09-25T04:26:23Z">
              <w:sdt>
                <w:sdtPr>
                  <w:id w:val="727417267"/>
                  <w:tag w:val="goog_rdk_6290"/>
                </w:sdtPr>
                <w:sdtContent>
                  <w:del w:author="sarubala .B baskaran" w:id="205" w:date="2026-09-26T06:56:35Z"/>
                </w:sdtContent>
              </w:sdt>
            </w:ins>
            <w:sdt>
              <w:sdtPr>
                <w:id w:val="2112788448"/>
                <w:tag w:val="goog_rdk_6291"/>
              </w:sdtPr>
              <w:sdtContent>
                <w:ins w:author="Anonymous" w:id="198" w:date="2026-09-25T04:26:23Z">
                  <w:del w:author="sarubala .B baskaran" w:id="205" w:date="2026-09-26T06:56:35Z">
                    <w:r w:rsidDel="00000000" w:rsidR="00000000" w:rsidRPr="00000000">
                      <w:rPr>
                        <w:rtl w:val="0"/>
                        <w:rPrChange w:author="Thirupathi DD" w:id="199" w:date="2026-09-26T11:22:32Z">
                          <w:rPr>
                            <w:rFonts w:ascii="Cambria" w:cs="Cambria" w:eastAsia="Cambria" w:hAnsi="Cambria"/>
                            <w:color w:val="000000"/>
                          </w:rPr>
                        </w:rPrChange>
                      </w:rPr>
                      <w:delText xml:space="preserve">Jinja2 (HTML Templating Engine)</w:delText>
                    </w:r>
                  </w:del>
                </w:ins>
              </w:sdtContent>
            </w:sdt>
            <w:ins w:author="Anonymous" w:id="198" w:date="2026-09-25T04:26:23Z">
              <w:del w:author="sarubala .B baskaran" w:id="205" w:date="2026-09-26T06:56:35Z"/>
            </w:ins>
          </w:sdtContent>
        </w:sdt>
        <w:sdt>
          <w:sdtPr>
            <w:id w:val="1670480215"/>
            <w:tag w:val="goog_rdk_6292"/>
          </w:sdtPr>
          <w:sdtContent>
            <w:del w:author="sarubala .B baskaran" w:id="205" w:date="2026-09-26T06:56:35Z"/>
          </w:sdtContent>
        </w:sdt>
        <w:sdt>
          <w:sdtPr>
            <w:id w:val="2013852664"/>
            <w:tag w:val="goog_rdk_6293"/>
          </w:sdtPr>
          <w:sdtContent>
            <w:ins w:author="Anonymous" w:id="206" w:date="2026-09-24T17:15:00Z">
              <w:sdt>
                <w:sdtPr>
                  <w:id w:val="58396849"/>
                  <w:tag w:val="goog_rdk_6294"/>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16" name="image43.png"/>
                          <a:graphic>
                            <a:graphicData uri="http://schemas.openxmlformats.org/drawingml/2006/picture">
                              <pic:pic>
                                <pic:nvPicPr>
                                  <pic:cNvPr id="0" name="image43.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1137232914"/>
            <w:tag w:val="goog_rdk_6295"/>
          </w:sdtPr>
          <w:sdtContent>
            <w:del w:author="sarubala .B baskaran" w:id="205" w:date="2026-09-26T06:56:35Z"/>
          </w:sdtContent>
        </w:sdt>
        <w:sdt>
          <w:sdtPr>
            <w:id w:val="2025304865"/>
            <w:tag w:val="goog_rdk_6296"/>
          </w:sdtPr>
          <w:sdtContent>
            <w:ins w:author="Yuvashri E" w:id="207" w:date="2026-09-24T17:12:11Z">
              <w:sdt>
                <w:sdtPr>
                  <w:id w:val="-978415952"/>
                  <w:tag w:val="goog_rdk_6297"/>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44" name="image43.png"/>
                          <a:graphic>
                            <a:graphicData uri="http://schemas.openxmlformats.org/drawingml/2006/picture">
                              <pic:pic>
                                <pic:nvPicPr>
                                  <pic:cNvPr id="0" name="image43.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715861317"/>
            <w:tag w:val="goog_rdk_6298"/>
          </w:sdtPr>
          <w:sdtContent>
            <w:del w:author="sarubala .B baskaran" w:id="205" w:date="2026-09-26T06:56:35Z"/>
          </w:sdtContent>
        </w:sdt>
        <w:sdt>
          <w:sdtPr>
            <w:id w:val="1335212283"/>
            <w:tag w:val="goog_rdk_6299"/>
          </w:sdtPr>
          <w:sdtContent>
            <w:ins w:author="Keerthana" w:id="208" w:date="2026-09-24T15:47:38Z">
              <w:sdt>
                <w:sdtPr>
                  <w:id w:val="-1228903188"/>
                  <w:tag w:val="goog_rdk_6300"/>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06" name="image43.png"/>
                          <a:graphic>
                            <a:graphicData uri="http://schemas.openxmlformats.org/drawingml/2006/picture">
                              <pic:pic>
                                <pic:nvPicPr>
                                  <pic:cNvPr id="0" name="image43.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1295917390"/>
            <w:tag w:val="goog_rdk_6301"/>
          </w:sdtPr>
          <w:sdtContent>
            <w:del w:author="sarubala .B baskaran" w:id="205" w:date="2026-09-26T06:56:35Z"/>
          </w:sdtContent>
        </w:sdt>
        <w:sdt>
          <w:sdtPr>
            <w:id w:val="-1819320185"/>
            <w:tag w:val="goog_rdk_6302"/>
          </w:sdtPr>
          <w:sdtContent>
            <w:ins w:author="ꜱᴜʀᴇɴᴅʀᴀɴ. ᴄ" w:id="209" w:date="2026-09-24T15:42:53Z">
              <w:sdt>
                <w:sdtPr>
                  <w:id w:val="-1169298888"/>
                  <w:tag w:val="goog_rdk_6303"/>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29" name="image43.png"/>
                          <a:graphic>
                            <a:graphicData uri="http://schemas.openxmlformats.org/drawingml/2006/picture">
                              <pic:pic>
                                <pic:nvPicPr>
                                  <pic:cNvPr id="0" name="image43.png"/>
                                  <pic:cNvPicPr preferRelativeResize="0"/>
                                </pic:nvPicPr>
                                <pic:blipFill>
                                  <a:blip r:embed="rId7"/>
                                  <a:srcRect b="-5660" l="3322" r="-3322" t="5660"/>
                                  <a:stretch>
                                    <a:fillRect/>
                                  </a:stretch>
                                </pic:blipFill>
                                <pic:spPr>
                                  <a:xfrm>
                                    <a:off x="0" y="0"/>
                                    <a:ext cx="5731510" cy="3033395"/>
                                  </a:xfrm>
                                  <a:prstGeom prst="rect"/>
                                  <a:ln/>
                                </pic:spPr>
                              </pic:pic>
                            </a:graphicData>
                          </a:graphic>
                        </wp:inline>
                      </w:drawing>
                    </w:r>
                  </w:del>
                </w:sdtContent>
              </w:sdt>
            </w:ins>
          </w:sdtContent>
        </w:sdt>
        <w:sdt>
          <w:sdtPr>
            <w:id w:val="1920885366"/>
            <w:tag w:val="goog_rdk_6304"/>
          </w:sdtPr>
          <w:sdtContent>
            <w:del w:author="sarubala .B baskaran" w:id="205" w:date="2026-09-26T06:56:35Z"/>
          </w:sdtContent>
        </w:sdt>
        <w:sdt>
          <w:sdtPr>
            <w:id w:val="1912658330"/>
            <w:tag w:val="goog_rdk_6305"/>
          </w:sdtPr>
          <w:sdtContent>
            <w:ins w:author="MD Ismail" w:id="210" w:date="2026-09-24T15:37:25Z">
              <w:sdt>
                <w:sdtPr>
                  <w:id w:val="98440625"/>
                  <w:tag w:val="goog_rdk_6306"/>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4050" cy="5512118"/>
                          <wp:effectExtent b="0" l="0" r="0" t="0"/>
                          <wp:docPr id="2126916914" name="image43.png"/>
                          <a:graphic>
                            <a:graphicData uri="http://schemas.openxmlformats.org/drawingml/2006/picture">
                              <pic:pic>
                                <pic:nvPicPr>
                                  <pic:cNvPr id="0" name="image43.png"/>
                                  <pic:cNvPicPr preferRelativeResize="0"/>
                                </pic:nvPicPr>
                                <pic:blipFill>
                                  <a:blip r:embed="rId7"/>
                                  <a:srcRect b="1496" l="5999" r="-5999" t="26113"/>
                                  <a:stretch>
                                    <a:fillRect/>
                                  </a:stretch>
                                </pic:blipFill>
                                <pic:spPr>
                                  <a:xfrm>
                                    <a:off x="0" y="0"/>
                                    <a:ext cx="5734050" cy="5512118"/>
                                  </a:xfrm>
                                  <a:prstGeom prst="rect"/>
                                  <a:ln/>
                                </pic:spPr>
                              </pic:pic>
                            </a:graphicData>
                          </a:graphic>
                        </wp:inline>
                      </w:drawing>
                    </w:r>
                  </w:del>
                </w:sdtContent>
              </w:sdt>
            </w:ins>
          </w:sdtContent>
        </w:sdt>
        <w:sdt>
          <w:sdtPr>
            <w:id w:val="-1006929363"/>
            <w:tag w:val="goog_rdk_6307"/>
          </w:sdtPr>
          <w:sdtContent>
            <w:del w:author="sarubala .B baskaran" w:id="205" w:date="2026-09-26T06:56:35Z"/>
          </w:sdtContent>
        </w:sdt>
        <w:sdt>
          <w:sdtPr>
            <w:id w:val="-133635251"/>
            <w:tag w:val="goog_rdk_6308"/>
          </w:sdtPr>
          <w:sdtContent>
            <w:ins w:author="DELIGHT WORLD 1.0" w:id="211" w:date="2026-09-24T13:54:27Z">
              <w:sdt>
                <w:sdtPr>
                  <w:id w:val="753330442"/>
                  <w:tag w:val="goog_rdk_6309"/>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4770000" cy="2527300"/>
                          <wp:effectExtent b="0" l="0" r="0" t="0"/>
                          <wp:docPr id="2126916913" name="image43.png"/>
                          <a:graphic>
                            <a:graphicData uri="http://schemas.openxmlformats.org/drawingml/2006/picture">
                              <pic:pic>
                                <pic:nvPicPr>
                                  <pic:cNvPr id="0" name="image43.png"/>
                                  <pic:cNvPicPr preferRelativeResize="0"/>
                                </pic:nvPicPr>
                                <pic:blipFill>
                                  <a:blip r:embed="rId7"/>
                                  <a:srcRect b="25157" l="-57807" r="57807" t="-25157"/>
                                  <a:stretch>
                                    <a:fillRect/>
                                  </a:stretch>
                                </pic:blipFill>
                                <pic:spPr>
                                  <a:xfrm>
                                    <a:off x="0" y="0"/>
                                    <a:ext cx="4770000" cy="2527300"/>
                                  </a:xfrm>
                                  <a:prstGeom prst="rect"/>
                                  <a:ln/>
                                </pic:spPr>
                              </pic:pic>
                            </a:graphicData>
                          </a:graphic>
                        </wp:inline>
                      </w:drawing>
                    </w:r>
                  </w:del>
                </w:sdtContent>
              </w:sdt>
            </w:ins>
          </w:sdtContent>
        </w:sdt>
        <w:sdt>
          <w:sdtPr>
            <w:id w:val="-1124241100"/>
            <w:tag w:val="goog_rdk_6310"/>
          </w:sdtPr>
          <w:sdtContent>
            <w:del w:author="sarubala .B baskaran" w:id="205" w:date="2026-09-26T06:56:35Z"/>
          </w:sdtContent>
        </w:sdt>
        <w:sdt>
          <w:sdtPr>
            <w:id w:val="847502817"/>
            <w:tag w:val="goog_rdk_6311"/>
          </w:sdtPr>
          <w:sdtContent>
            <w:ins w:author="Mohammed Ismail Jakir Hussain" w:id="212" w:date="2026-09-24T14:34:47Z">
              <w:sdt>
                <w:sdtPr>
                  <w:id w:val="-42091335"/>
                  <w:tag w:val="goog_rdk_6312"/>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62" name="image43.png"/>
                          <a:graphic>
                            <a:graphicData uri="http://schemas.openxmlformats.org/drawingml/2006/picture">
                              <pic:pic>
                                <pic:nvPicPr>
                                  <pic:cNvPr id="0" name="image43.png"/>
                                  <pic:cNvPicPr preferRelativeResize="0"/>
                                </pic:nvPicPr>
                                <pic:blipFill>
                                  <a:blip r:embed="rId7"/>
                                  <a:srcRect b="-53459" l="-2658" r="2658" t="53459"/>
                                  <a:stretch>
                                    <a:fillRect/>
                                  </a:stretch>
                                </pic:blipFill>
                                <pic:spPr>
                                  <a:xfrm>
                                    <a:off x="0" y="0"/>
                                    <a:ext cx="5731510" cy="3033395"/>
                                  </a:xfrm>
                                  <a:prstGeom prst="rect"/>
                                  <a:ln/>
                                </pic:spPr>
                              </pic:pic>
                            </a:graphicData>
                          </a:graphic>
                        </wp:inline>
                      </w:drawing>
                    </w:r>
                  </w:del>
                </w:sdtContent>
              </w:sdt>
            </w:ins>
          </w:sdtContent>
        </w:sdt>
        <w:sdt>
          <w:sdtPr>
            <w:id w:val="-671679015"/>
            <w:tag w:val="goog_rdk_6313"/>
          </w:sdtPr>
          <w:sdtContent>
            <w:del w:author="sarubala .B baskaran" w:id="205" w:date="2026-09-26T06:56:35Z"/>
          </w:sdtContent>
        </w:sdt>
        <w:sdt>
          <w:sdtPr>
            <w:id w:val="254983080"/>
            <w:tag w:val="goog_rdk_6314"/>
          </w:sdtPr>
          <w:sdtContent>
            <w:ins w:author="BHARATH BHARATH" w:id="213" w:date="2026-09-24T14:15:17Z">
              <w:sdt>
                <w:sdtPr>
                  <w:id w:val="-298925504"/>
                  <w:tag w:val="goog_rdk_6315"/>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22" name="image43.png"/>
                          <a:graphic>
                            <a:graphicData uri="http://schemas.openxmlformats.org/drawingml/2006/picture">
                              <pic:pic>
                                <pic:nvPicPr>
                                  <pic:cNvPr id="0" name="image43.png"/>
                                  <pic:cNvPicPr preferRelativeResize="0"/>
                                </pic:nvPicPr>
                                <pic:blipFill>
                                  <a:blip r:embed="rId7"/>
                                  <a:srcRect b="-54088" l="-2658" r="2658" t="54088"/>
                                  <a:stretch>
                                    <a:fillRect/>
                                  </a:stretch>
                                </pic:blipFill>
                                <pic:spPr>
                                  <a:xfrm>
                                    <a:off x="0" y="0"/>
                                    <a:ext cx="5731510" cy="3033395"/>
                                  </a:xfrm>
                                  <a:prstGeom prst="rect"/>
                                  <a:ln/>
                                </pic:spPr>
                              </pic:pic>
                            </a:graphicData>
                          </a:graphic>
                        </wp:inline>
                      </w:drawing>
                    </w:r>
                  </w:del>
                </w:sdtContent>
              </w:sdt>
            </w:ins>
          </w:sdtContent>
        </w:sdt>
        <w:sdt>
          <w:sdtPr>
            <w:id w:val="-890329133"/>
            <w:tag w:val="goog_rdk_6316"/>
          </w:sdtPr>
          <w:sdtContent>
            <w:del w:author="sarubala .B baskaran" w:id="205" w:date="2026-09-26T06:56:35Z"/>
          </w:sdtContent>
        </w:sdt>
        <w:sdt>
          <w:sdtPr>
            <w:id w:val="159626059"/>
            <w:tag w:val="goog_rdk_6317"/>
          </w:sdtPr>
          <w:sdtContent>
            <w:ins w:author="Kogila Kogila" w:id="214" w:date="2026-09-24T08:02:15Z">
              <w:sdt>
                <w:sdtPr>
                  <w:id w:val="119953444"/>
                  <w:tag w:val="goog_rdk_6318"/>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50"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1350301761"/>
            <w:tag w:val="goog_rdk_6319"/>
          </w:sdtPr>
          <w:sdtContent>
            <w:del w:author="sarubala .B baskaran" w:id="205" w:date="2026-09-26T06:56:35Z"/>
          </w:sdtContent>
        </w:sdt>
        <w:sdt>
          <w:sdtPr>
            <w:id w:val="-1688449974"/>
            <w:tag w:val="goog_rdk_6320"/>
          </w:sdtPr>
          <w:sdtContent>
            <w:ins w:author="sivasankari" w:id="215" w:date="2026-09-24T09:40:51Z">
              <w:sdt>
                <w:sdtPr>
                  <w:id w:val="-1096317196"/>
                  <w:tag w:val="goog_rdk_6321"/>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05" name="image43.png"/>
                          <a:graphic>
                            <a:graphicData uri="http://schemas.openxmlformats.org/drawingml/2006/picture">
                              <pic:pic>
                                <pic:nvPicPr>
                                  <pic:cNvPr id="0" name="image43.png"/>
                                  <pic:cNvPicPr preferRelativeResize="0"/>
                                </pic:nvPicPr>
                                <pic:blipFill>
                                  <a:blip r:embed="rId7"/>
                                  <a:srcRect b="-54088" l="-2658" r="2658" t="54088"/>
                                  <a:stretch>
                                    <a:fillRect/>
                                  </a:stretch>
                                </pic:blipFill>
                                <pic:spPr>
                                  <a:xfrm>
                                    <a:off x="0" y="0"/>
                                    <a:ext cx="5731510" cy="3033395"/>
                                  </a:xfrm>
                                  <a:prstGeom prst="rect"/>
                                  <a:ln/>
                                </pic:spPr>
                              </pic:pic>
                            </a:graphicData>
                          </a:graphic>
                        </wp:inline>
                      </w:drawing>
                    </w:r>
                  </w:del>
                </w:sdtContent>
              </w:sdt>
            </w:ins>
          </w:sdtContent>
        </w:sdt>
        <w:sdt>
          <w:sdtPr>
            <w:id w:val="-1883353436"/>
            <w:tag w:val="goog_rdk_6322"/>
          </w:sdtPr>
          <w:sdtContent>
            <w:del w:author="sarubala .B baskaran" w:id="205" w:date="2026-09-26T06:56:35Z"/>
          </w:sdtContent>
        </w:sdt>
        <w:sdt>
          <w:sdtPr>
            <w:id w:val="-635801342"/>
            <w:tag w:val="goog_rdk_6323"/>
          </w:sdtPr>
          <w:sdtContent>
            <w:ins w:author="Sripriya" w:id="216" w:date="2026-09-24T07:30:23Z">
              <w:sdt>
                <w:sdtPr>
                  <w:id w:val="-1797206037"/>
                  <w:tag w:val="goog_rdk_6324"/>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37"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5731510" cy="3033395"/>
                                  </a:xfrm>
                                  <a:prstGeom prst="rect"/>
                                  <a:ln/>
                                </pic:spPr>
                              </pic:pic>
                            </a:graphicData>
                          </a:graphic>
                        </wp:inline>
                      </w:drawing>
                    </w:r>
                  </w:del>
                </w:sdtContent>
              </w:sdt>
            </w:ins>
          </w:sdtContent>
        </w:sdt>
        <w:sdt>
          <w:sdtPr>
            <w:id w:val="-27322068"/>
            <w:tag w:val="goog_rdk_6325"/>
          </w:sdtPr>
          <w:sdtContent>
            <w:del w:author="sarubala .B baskaran" w:id="205" w:date="2026-09-26T06:56:35Z"/>
          </w:sdtContent>
        </w:sdt>
        <w:sdt>
          <w:sdtPr>
            <w:id w:val="277963442"/>
            <w:tag w:val="goog_rdk_6326"/>
          </w:sdtPr>
          <w:sdtContent>
            <w:ins w:author="Dinesh Kumar S" w:id="217" w:date="2026-09-24T07:25:37Z">
              <w:sdt>
                <w:sdtPr>
                  <w:id w:val="219302659"/>
                  <w:tag w:val="goog_rdk_6327"/>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4889500" cy="4000500"/>
                          <wp:effectExtent b="0" l="0" r="0" t="0"/>
                          <wp:docPr id="2126916939"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4889500" cy="4000500"/>
                                  </a:xfrm>
                                  <a:prstGeom prst="rect"/>
                                  <a:ln/>
                                </pic:spPr>
                              </pic:pic>
                            </a:graphicData>
                          </a:graphic>
                        </wp:inline>
                      </w:drawing>
                    </w:r>
                  </w:del>
                </w:sdtContent>
              </w:sdt>
            </w:ins>
          </w:sdtContent>
        </w:sdt>
        <w:sdt>
          <w:sdtPr>
            <w:id w:val="-1737755003"/>
            <w:tag w:val="goog_rdk_6328"/>
          </w:sdtPr>
          <w:sdtContent>
            <w:del w:author="sarubala .B baskaran" w:id="205" w:date="2026-09-26T06:56:35Z"/>
          </w:sdtContent>
        </w:sdt>
        <w:sdt>
          <w:sdtPr>
            <w:id w:val="-1762163445"/>
            <w:tag w:val="goog_rdk_6329"/>
          </w:sdtPr>
          <w:sdtContent>
            <w:ins w:author="Rahul .R" w:id="218" w:date="2026-09-24T06:33:40Z">
              <w:sdt>
                <w:sdtPr>
                  <w:id w:val="527744190"/>
                  <w:tag w:val="goog_rdk_6330"/>
                </w:sdtPr>
                <w:sdtContent>
                  <w:del w:author="sarubala .B baskaran" w:id="205" w:date="2026-09-26T06:56:35Z">
                    <w:r w:rsidDel="00000000" w:rsidR="00000000" w:rsidRPr="00000000">
                      <w:rPr>
                        <w:rPrChange w:author="Thirupathi DD" w:id="199" w:date="2026-09-26T11:22:32Z">
                          <w:rPr>
                            <w:rFonts w:ascii="Cambria" w:cs="Cambria" w:eastAsia="Cambria" w:hAnsi="Cambria"/>
                            <w:color w:val="000000"/>
                          </w:rPr>
                        </w:rPrChange>
                      </w:rPr>
                      <w:drawing>
                        <wp:inline distB="0" distT="0" distL="0" distR="0">
                          <wp:extent cx="5731510" cy="3033395"/>
                          <wp:effectExtent b="0" l="0" r="0" t="0"/>
                          <wp:docPr id="21269169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510" cy="3033395"/>
                                  </a:xfrm>
                                  <a:prstGeom prst="rect"/>
                                  <a:ln/>
                                </pic:spPr>
                              </pic:pic>
                            </a:graphicData>
                          </a:graphic>
                        </wp:inline>
                      </w:drawing>
                    </w:r>
                  </w:del>
                </w:sdtContent>
              </w:sdt>
            </w:ins>
          </w:sdtContent>
        </w:sdt>
        <w:sdt>
          <w:sdtPr>
            <w:id w:val="-126620100"/>
            <w:tag w:val="goog_rdk_6331"/>
          </w:sdtPr>
          <w:sdtContent>
            <w:del w:author="sarubala .B baskaran" w:id="205" w:date="2026-09-26T06:56:35Z">
              <w:r w:rsidDel="00000000" w:rsidR="00000000" w:rsidRPr="00000000">
                <w:rPr>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114300" distT="114300" distL="114300" distR="114300">
                    <wp:extent cx="1585540" cy="681038"/>
                    <wp:effectExtent b="0" l="0" r="0" t="0"/>
                    <wp:docPr id="2126916949"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1585540" cy="681038"/>
                            </a:xfrm>
                            <a:prstGeom prst="rect"/>
                            <a:ln/>
                          </pic:spPr>
                        </pic:pic>
                      </a:graphicData>
                    </a:graphic>
                  </wp:inline>
                </w:drawing>
              </w:r>
            </w:del>
          </w:sdtContent>
        </w:sdt>
        <w:sdt>
          <w:sdtPr>
            <w:id w:val="330486648"/>
            <w:tag w:val="goog_rdk_6332"/>
          </w:sdtPr>
          <w:sdtContent>
            <w:ins w:author="Rivaldo 007" w:id="219" w:date="2026-09-22T12:41:13Z">
              <w:sdt>
                <w:sdtPr>
                  <w:id w:val="-968703301"/>
                  <w:tag w:val="goog_rdk_6333"/>
                </w:sdtPr>
                <w:sdtContent>
                  <w:del w:author="sarubala .B baskaran" w:id="205" w:date="2026-09-26T06:56:35Z"/>
                </w:sdtContent>
              </w:sdt>
            </w:ins>
            <w:sdt>
              <w:sdtPr>
                <w:id w:val="971383536"/>
                <w:tag w:val="goog_rdk_6334"/>
              </w:sdtPr>
              <w:sdtContent>
                <w:ins w:author="Rivaldo 007" w:id="219" w:date="2026-09-22T12:41:13Z">
                  <w:del w:author="sarubala .B baskaran" w:id="205" w:date="2026-09-26T06:56:35Z">
                    <w:r w:rsidDel="00000000" w:rsidR="00000000" w:rsidRPr="00000000">
                      <w:rPr>
                        <w:rtl w:val="0"/>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elText xml:space="preserve"> </w:delText>
                    </w:r>
                  </w:del>
                </w:ins>
              </w:sdtContent>
            </w:sdt>
            <w:ins w:author="Rivaldo 007" w:id="219" w:date="2026-09-22T12:41:13Z">
              <w:del w:author="sarubala .B baskaran" w:id="205" w:date="2026-09-26T06:56:35Z"/>
            </w:ins>
          </w:sdtContent>
        </w:sdt>
        <w:sdt>
          <w:sdtPr>
            <w:id w:val="-1692518444"/>
            <w:tag w:val="goog_rdk_6335"/>
          </w:sdtPr>
          <w:sdtContent>
            <w:del w:author="sarubala .B baskaran" w:id="205" w:date="2026-09-26T06:56:35Z"/>
          </w:sdtContent>
        </w:sdt>
        <w:sdt>
          <w:sdtPr>
            <w:id w:val="-231405062"/>
            <w:tag w:val="goog_rdk_6336"/>
          </w:sdtPr>
          <w:sdtContent>
            <w:ins w:author="Madhumitha S" w:id="220" w:date="2026-09-24T06:10:30Z">
              <w:sdt>
                <w:sdtPr>
                  <w:id w:val="2034506896"/>
                  <w:tag w:val="goog_rdk_6337"/>
                </w:sdtPr>
                <w:sdtContent>
                  <w:del w:author="sarubala .B baskaran" w:id="205" w:date="2026-09-26T06:56:35Z">
                    <w:r w:rsidDel="00000000" w:rsidR="00000000" w:rsidRPr="00000000">
                      <w:rPr>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2826385"/>
                          <wp:effectExtent b="0" l="0" r="0" t="0"/>
                          <wp:docPr id="212691693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510" cy="2826385"/>
                                  </a:xfrm>
                                  <a:prstGeom prst="rect"/>
                                  <a:ln/>
                                </pic:spPr>
                              </pic:pic>
                            </a:graphicData>
                          </a:graphic>
                        </wp:inline>
                      </w:drawing>
                    </w:r>
                  </w:del>
                </w:sdtContent>
              </w:sdt>
            </w:ins>
          </w:sdtContent>
        </w:sdt>
        <w:sdt>
          <w:sdtPr>
            <w:id w:val="1330954610"/>
            <w:tag w:val="goog_rdk_6338"/>
          </w:sdtPr>
          <w:sdtContent>
            <w:del w:author="sarubala .B baskaran" w:id="205" w:date="2026-09-26T06:56:35Z"/>
          </w:sdtContent>
        </w:sdt>
        <w:sdt>
          <w:sdtPr>
            <w:id w:val="-1553090334"/>
            <w:tag w:val="goog_rdk_6339"/>
          </w:sdtPr>
          <w:sdtContent>
            <w:ins w:author="K.thilagavathi" w:id="221" w:date="2026-09-24T05:59:22Z">
              <w:sdt>
                <w:sdtPr>
                  <w:id w:val="-998663065"/>
                  <w:tag w:val="goog_rdk_6340"/>
                </w:sdtPr>
                <w:sdtContent>
                  <w:del w:author="sarubala .B baskaran" w:id="205" w:date="2026-09-26T06:56:35Z">
                    <w:r w:rsidDel="00000000" w:rsidR="00000000" w:rsidRPr="00000000">
                      <w:rPr>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11"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510" cy="3033395"/>
                                  </a:xfrm>
                                  <a:prstGeom prst="rect"/>
                                  <a:ln/>
                                </pic:spPr>
                              </pic:pic>
                            </a:graphicData>
                          </a:graphic>
                        </wp:inline>
                      </w:drawing>
                    </w:r>
                  </w:del>
                </w:sdtContent>
              </w:sdt>
            </w:ins>
          </w:sdtContent>
        </w:sdt>
        <w:sdt>
          <w:sdtPr>
            <w:id w:val="-196692977"/>
            <w:tag w:val="goog_rdk_6341"/>
          </w:sdtPr>
          <w:sdtContent>
            <w:del w:author="sarubala .B baskaran" w:id="205" w:date="2026-09-26T06:56:35Z"/>
          </w:sdtContent>
        </w:sdt>
        <w:sdt>
          <w:sdtPr>
            <w:id w:val="1133150819"/>
            <w:tag w:val="goog_rdk_6342"/>
          </w:sdtPr>
          <w:sdtContent>
            <w:ins w:author="Akash Akash" w:id="222" w:date="2026-09-24T05:58:45Z">
              <w:sdt>
                <w:sdtPr>
                  <w:id w:val="971440285"/>
                  <w:tag w:val="goog_rdk_6343"/>
                </w:sdtPr>
                <w:sdtContent>
                  <w:del w:author="sarubala .B baskaran" w:id="205" w:date="2026-09-26T06:56:35Z">
                    <w:r w:rsidDel="00000000" w:rsidR="00000000" w:rsidRPr="00000000">
                      <w:rPr>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5731510" cy="3033395"/>
                          <wp:effectExtent b="0" l="0" r="0" t="0"/>
                          <wp:docPr id="2126916925"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31510" cy="3033395"/>
                                  </a:xfrm>
                                  <a:prstGeom prst="rect"/>
                                  <a:ln/>
                                </pic:spPr>
                              </pic:pic>
                            </a:graphicData>
                          </a:graphic>
                        </wp:inline>
                      </w:drawing>
                    </w:r>
                  </w:del>
                </w:sdtContent>
              </w:sdt>
            </w:ins>
          </w:sdtContent>
        </w:sdt>
        <w:sdt>
          <w:sdtPr>
            <w:id w:val="920997654"/>
            <w:tag w:val="goog_rdk_6344"/>
          </w:sdtPr>
          <w:sdtContent>
            <w:del w:author="sarubala .B baskaran" w:id="205" w:date="2026-09-26T06:56:35Z"/>
          </w:sdtContent>
        </w:sdt>
        <w:sdt>
          <w:sdtPr>
            <w:id w:val="546313721"/>
            <w:tag w:val="goog_rdk_6345"/>
          </w:sdtPr>
          <w:sdtContent>
            <w:ins w:author="Saraswathi" w:id="223" w:date="2026-09-23T13:57:03Z">
              <w:sdt>
                <w:sdtPr>
                  <w:id w:val="1991767827"/>
                  <w:tag w:val="goog_rdk_6346"/>
                </w:sdtPr>
                <w:sdtContent>
                  <w:del w:author="sarubala .B baskaran" w:id="205" w:date="2026-09-26T06:56:35Z">
                    <w:r w:rsidDel="00000000" w:rsidR="00000000" w:rsidRPr="00000000">
                      <w:rPr>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155700"/>
                          <wp:effectExtent b="0" l="0" r="0" t="0"/>
                          <wp:docPr id="2126916910"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3957150" cy="1155700"/>
                                  </a:xfrm>
                                  <a:prstGeom prst="rect"/>
                                  <a:ln/>
                                </pic:spPr>
                              </pic:pic>
                            </a:graphicData>
                          </a:graphic>
                        </wp:inline>
                      </w:drawing>
                    </w:r>
                  </w:del>
                </w:sdtContent>
              </w:sdt>
            </w:ins>
          </w:sdtContent>
        </w:sdt>
        <w:sdt>
          <w:sdtPr>
            <w:id w:val="1965947351"/>
            <w:tag w:val="goog_rdk_6347"/>
          </w:sdtPr>
          <w:sdtContent>
            <w:del w:author="sarubala .B baskaran" w:id="205" w:date="2026-09-26T06:56:35Z"/>
          </w:sdtContent>
        </w:sdt>
        <w:sdt>
          <w:sdtPr>
            <w:id w:val="-70478143"/>
            <w:tag w:val="goog_rdk_6348"/>
          </w:sdtPr>
          <w:sdtContent>
            <w:ins w:author="rohini selvana" w:id="224" w:date="2026-09-23T09:15:05Z">
              <w:sdt>
                <w:sdtPr>
                  <w:id w:val="1897979429"/>
                  <w:tag w:val="goog_rdk_6349"/>
                </w:sdtPr>
                <w:sdtContent>
                  <w:del w:author="sarubala .B baskaran" w:id="205" w:date="2026-09-26T06:56:35Z">
                    <w:r w:rsidDel="00000000" w:rsidR="00000000" w:rsidRPr="00000000">
                      <w:rPr>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384300"/>
                          <wp:effectExtent b="0" l="0" r="0" t="0"/>
                          <wp:docPr id="2126916908"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957150" cy="1384300"/>
                                  </a:xfrm>
                                  <a:prstGeom prst="rect"/>
                                  <a:ln/>
                                </pic:spPr>
                              </pic:pic>
                            </a:graphicData>
                          </a:graphic>
                        </wp:inline>
                      </w:drawing>
                    </w:r>
                  </w:del>
                </w:sdtContent>
              </w:sdt>
            </w:ins>
          </w:sdtContent>
        </w:sdt>
        <w:sdt>
          <w:sdtPr>
            <w:id w:val="-823865267"/>
            <w:tag w:val="goog_rdk_6350"/>
          </w:sdtPr>
          <w:sdtContent>
            <w:del w:author="sarubala .B baskaran" w:id="205" w:date="2026-09-26T06:56:35Z"/>
          </w:sdtContent>
        </w:sdt>
        <w:sdt>
          <w:sdtPr>
            <w:id w:val="-841197703"/>
            <w:tag w:val="goog_rdk_6351"/>
          </w:sdtPr>
          <w:sdtContent>
            <w:ins w:author="Navaneethan S" w:id="225" w:date="2026-09-22T15:30:32Z">
              <w:sdt>
                <w:sdtPr>
                  <w:id w:val="1587747361"/>
                  <w:tag w:val="goog_rdk_6352"/>
                </w:sdtPr>
                <w:sdtContent>
                  <w:del w:author="sarubala .B baskaran" w:id="205" w:date="2026-09-26T06:56:35Z">
                    <w:r w:rsidDel="00000000" w:rsidR="00000000" w:rsidRPr="00000000">
                      <w:rPr>
                        <w:rPrChange w:author="Thirupathi DD" w:id="199" w:date="2026-09-26T11:22: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244600"/>
                          <wp:effectExtent b="0" l="0" r="0" t="0"/>
                          <wp:docPr id="212691693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957150" cy="1244600"/>
                                  </a:xfrm>
                                  <a:prstGeom prst="rect"/>
                                  <a:ln/>
                                </pic:spPr>
                              </pic:pic>
                            </a:graphicData>
                          </a:graphic>
                        </wp:inline>
                      </w:drawing>
                    </w:r>
                  </w:del>
                </w:sdtContent>
              </w:sdt>
            </w:ins>
          </w:sdtContent>
        </w:sdt>
        <w:sdt>
          <w:sdtPr>
            <w:id w:val="1278569967"/>
            <w:tag w:val="goog_rdk_6353"/>
          </w:sdtPr>
          <w:sdtContent>
            <w:r w:rsidDel="00000000" w:rsidR="00000000" w:rsidRPr="00000000">
              <w:rPr>
                <w:rtl w:val="0"/>
              </w:rPr>
            </w:r>
          </w:sdtContent>
        </w:sdt>
        <w:sdt>
          <w:sdtPr>
            <w:id w:val="-1262033280"/>
            <w:tag w:val="goog_rdk_6354"/>
          </w:sdtPr>
          <w:sdtContent>
            <w:del w:author="NAFILA SB" w:id="226" w:date="2026-09-30T14:14:16Z">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63"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del>
          </w:sdtContent>
        </w:sdt>
        <w:sdt>
          <w:sdtPr>
            <w:id w:val="1762201809"/>
            <w:tag w:val="goog_rdk_6355"/>
          </w:sdtPr>
          <w:sdtContent>
            <w:ins w:author="Vino Paramaiya" w:id="227" w:date="2026-09-24T11:56:43Z">
              <w:r w:rsidDel="00000000" w:rsidR="00000000" w:rsidRPr="00000000">
                <w:drawing>
                  <wp:anchor allowOverlap="1" behindDoc="0" distB="114300" distT="114300" distL="114300" distR="114300" hidden="0" layoutInCell="1" locked="0" relativeHeight="0" simplePos="0">
                    <wp:simplePos x="0" y="0"/>
                    <wp:positionH relativeFrom="column">
                      <wp:posOffset>4655700</wp:posOffset>
                    </wp:positionH>
                    <wp:positionV relativeFrom="paragraph">
                      <wp:posOffset>342900</wp:posOffset>
                    </wp:positionV>
                    <wp:extent cx="1076325" cy="300038"/>
                    <wp:effectExtent b="0" l="0" r="0" t="0"/>
                    <wp:wrapNone/>
                    <wp:docPr id="2126916964"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076325" cy="300038"/>
                            </a:xfrm>
                            <a:prstGeom prst="rect"/>
                            <a:ln/>
                          </pic:spPr>
                        </pic:pic>
                      </a:graphicData>
                    </a:graphic>
                  </wp:anchor>
                </w:drawing>
              </w:r>
            </w:ins>
          </w:sdtContent>
        </w:sdt>
      </w:p>
    </w:sdtContent>
  </w:sdt>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585692419"/>
      <w:tag w:val="goog_rdk_6371"/>
    </w:sdtPr>
    <w:sdtContent>
      <w:p w:rsidR="00000000" w:rsidDel="00000000" w:rsidP="00000000" w:rsidRDefault="00000000" w:rsidRPr="00000000" w14:paraId="00000588">
        <w:pPr>
          <w:rPr>
            <w:ins w:author="MD Ismail" w:id="234" w:date="2026-09-24T15:38:40Z"/>
            <w:rPrChange w:author="MD Ismail" w:id="235" w:date="2026-09-24T15:38:40Z">
              <w:rPr>
                <w:rFonts w:ascii="Calibri" w:cs="Calibri" w:eastAsia="Calibri" w:hAnsi="Calibri"/>
                <w:b w:val="0"/>
                <w:bCs w:val="0"/>
                <w:i w:val="0"/>
                <w:iCs w:val="0"/>
                <w:smallCaps w:val="0"/>
                <w:strike w:val="0"/>
                <w:color w:val="000000"/>
                <w:sz w:val="24"/>
                <w:szCs w:val="24"/>
                <w:u w:val="none"/>
                <w:shd w:fill="auto" w:val="clear"/>
                <w:vertAlign w:val="baseline"/>
              </w:rPr>
            </w:rPrChange>
          </w:rPr>
        </w:pPr>
        <w:sdt>
          <w:sdtPr>
            <w:id w:val="-1778540"/>
            <w:tag w:val="goog_rdk_6369"/>
          </w:sdtPr>
          <w:sdtContent>
            <w:ins w:author="MD Ismail" w:id="234" w:date="2026-09-24T15:38:40Z"/>
            <w:sdt>
              <w:sdtPr>
                <w:id w:val="1074249535"/>
                <w:tag w:val="goog_rdk_6370"/>
              </w:sdtPr>
              <w:sdtContent>
                <w:ins w:author="MD Ismail" w:id="234" w:date="2026-09-24T15:38:40Z">
                  <w:r w:rsidDel="00000000" w:rsidR="00000000" w:rsidRPr="00000000">
                    <w:rPr>
                      <w:rtl w:val="0"/>
                    </w:rPr>
                  </w:r>
                </w:ins>
              </w:sdtContent>
            </w:sdt>
            <w:ins w:author="MD Ismail" w:id="234" w:date="2026-09-24T15:38:40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48.png"/><Relationship Id="rId41" Type="http://schemas.openxmlformats.org/officeDocument/2006/relationships/image" Target="media/image51.png"/><Relationship Id="rId44" Type="http://schemas.openxmlformats.org/officeDocument/2006/relationships/image" Target="media/image49.png"/><Relationship Id="rId43" Type="http://schemas.openxmlformats.org/officeDocument/2006/relationships/image" Target="media/image47.png"/><Relationship Id="rId46" Type="http://schemas.openxmlformats.org/officeDocument/2006/relationships/image" Target="media/image30.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0.png"/><Relationship Id="rId48" Type="http://schemas.openxmlformats.org/officeDocument/2006/relationships/image" Target="media/image44.png"/><Relationship Id="rId47" Type="http://schemas.openxmlformats.org/officeDocument/2006/relationships/image" Target="media/image50.png"/><Relationship Id="rId49" Type="http://schemas.openxmlformats.org/officeDocument/2006/relationships/image" Target="media/image3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header" Target="header2.xml"/><Relationship Id="rId33" Type="http://schemas.openxmlformats.org/officeDocument/2006/relationships/image" Target="media/image14.png"/><Relationship Id="rId32" Type="http://schemas.openxmlformats.org/officeDocument/2006/relationships/footer" Target="footer2.xml"/><Relationship Id="rId35" Type="http://schemas.openxmlformats.org/officeDocument/2006/relationships/image" Target="media/image26.png"/><Relationship Id="rId34" Type="http://schemas.openxmlformats.org/officeDocument/2006/relationships/image" Target="media/image21.png"/><Relationship Id="rId37" Type="http://schemas.openxmlformats.org/officeDocument/2006/relationships/image" Target="media/image37.png"/><Relationship Id="rId36" Type="http://schemas.openxmlformats.org/officeDocument/2006/relationships/image" Target="media/image39.png"/><Relationship Id="rId39" Type="http://schemas.openxmlformats.org/officeDocument/2006/relationships/image" Target="media/image38.png"/><Relationship Id="rId38" Type="http://schemas.openxmlformats.org/officeDocument/2006/relationships/image" Target="media/image42.png"/><Relationship Id="rId20" Type="http://schemas.openxmlformats.org/officeDocument/2006/relationships/image" Target="media/image28.jpg"/><Relationship Id="rId22" Type="http://schemas.openxmlformats.org/officeDocument/2006/relationships/image" Target="media/image43.png"/><Relationship Id="rId21" Type="http://schemas.openxmlformats.org/officeDocument/2006/relationships/image" Target="media/image13.png"/><Relationship Id="rId24" Type="http://schemas.openxmlformats.org/officeDocument/2006/relationships/image" Target="media/image32.png"/><Relationship Id="rId23" Type="http://schemas.openxmlformats.org/officeDocument/2006/relationships/image" Target="media/image3.png"/><Relationship Id="rId26" Type="http://schemas.openxmlformats.org/officeDocument/2006/relationships/image" Target="media/image36.png"/><Relationship Id="rId25" Type="http://schemas.openxmlformats.org/officeDocument/2006/relationships/image" Target="media/image27.png"/><Relationship Id="rId28" Type="http://schemas.openxmlformats.org/officeDocument/2006/relationships/image" Target="media/image15.png"/><Relationship Id="rId27" Type="http://schemas.openxmlformats.org/officeDocument/2006/relationships/image" Target="media/image41.png"/><Relationship Id="rId29" Type="http://schemas.openxmlformats.org/officeDocument/2006/relationships/header" Target="header1.xml"/><Relationship Id="rId50" Type="http://schemas.openxmlformats.org/officeDocument/2006/relationships/image" Target="media/image45.png"/><Relationship Id="rId11" Type="http://schemas.openxmlformats.org/officeDocument/2006/relationships/image" Target="media/image22.png"/><Relationship Id="rId10" Type="http://schemas.openxmlformats.org/officeDocument/2006/relationships/image" Target="media/image7.png"/><Relationship Id="rId13" Type="http://schemas.openxmlformats.org/officeDocument/2006/relationships/image" Target="media/image18.jpg"/><Relationship Id="rId12" Type="http://schemas.openxmlformats.org/officeDocument/2006/relationships/image" Target="media/image9.png"/><Relationship Id="rId15" Type="http://schemas.openxmlformats.org/officeDocument/2006/relationships/image" Target="media/image35.png"/><Relationship Id="rId14" Type="http://schemas.openxmlformats.org/officeDocument/2006/relationships/image" Target="media/image25.png"/><Relationship Id="rId17" Type="http://schemas.openxmlformats.org/officeDocument/2006/relationships/image" Target="media/image29.jpg"/><Relationship Id="rId16" Type="http://schemas.openxmlformats.org/officeDocument/2006/relationships/image" Target="media/image19.png"/><Relationship Id="rId19" Type="http://schemas.openxmlformats.org/officeDocument/2006/relationships/image" Target="media/image11.png"/><Relationship Id="rId18" Type="http://schemas.openxmlformats.org/officeDocument/2006/relationships/image" Target="media/image2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1" Type="http://schemas.openxmlformats.org/officeDocument/2006/relationships/image" Target="media/image26.png"/><Relationship Id="rId10" Type="http://schemas.openxmlformats.org/officeDocument/2006/relationships/image" Target="media/image34.png"/><Relationship Id="rId13" Type="http://schemas.openxmlformats.org/officeDocument/2006/relationships/image" Target="media/image30.png"/><Relationship Id="rId12" Type="http://schemas.openxmlformats.org/officeDocument/2006/relationships/image" Target="media/image32.png"/><Relationship Id="rId1" Type="http://schemas.openxmlformats.org/officeDocument/2006/relationships/image" Target="media/image10.png"/><Relationship Id="rId2" Type="http://schemas.openxmlformats.org/officeDocument/2006/relationships/image" Target="media/image40.png"/><Relationship Id="rId3" Type="http://schemas.openxmlformats.org/officeDocument/2006/relationships/image" Target="media/image3.png"/><Relationship Id="rId4" Type="http://schemas.openxmlformats.org/officeDocument/2006/relationships/image" Target="media/image15.png"/><Relationship Id="rId9" Type="http://schemas.openxmlformats.org/officeDocument/2006/relationships/image" Target="media/image33.png"/><Relationship Id="rId14" Type="http://schemas.openxmlformats.org/officeDocument/2006/relationships/image" Target="media/image21.png"/><Relationship Id="rId5" Type="http://schemas.openxmlformats.org/officeDocument/2006/relationships/image" Target="media/image14.png"/><Relationship Id="rId6" Type="http://schemas.openxmlformats.org/officeDocument/2006/relationships/image" Target="media/image45.png"/><Relationship Id="rId7" Type="http://schemas.openxmlformats.org/officeDocument/2006/relationships/image" Target="media/image43.png"/><Relationship Id="rId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6yen43sIxNJat3QQSqXuRkofoA==">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